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498E6A" w14:textId="77777777" w:rsidR="001D0F05" w:rsidRDefault="001D0F05" w:rsidP="000640CF">
      <w:pPr>
        <w:pStyle w:val="Titolo11"/>
        <w:spacing w:before="78"/>
        <w:outlineLvl w:val="9"/>
        <w:rPr>
          <w:rFonts w:ascii="Times New Roman" w:hAnsi="Times New Roman" w:cs="Times New Roman"/>
          <w:b/>
          <w:sz w:val="24"/>
          <w:szCs w:val="24"/>
        </w:rPr>
      </w:pPr>
      <w:bookmarkStart w:id="0" w:name="_Toc57474675"/>
    </w:p>
    <w:p w14:paraId="17E95F16" w14:textId="77777777" w:rsidR="001D0F05" w:rsidRDefault="001D0F05" w:rsidP="000640CF">
      <w:pPr>
        <w:pStyle w:val="Titolo11"/>
        <w:spacing w:before="78"/>
        <w:outlineLvl w:val="9"/>
        <w:rPr>
          <w:rFonts w:ascii="Times New Roman" w:hAnsi="Times New Roman" w:cs="Times New Roman"/>
          <w:b/>
          <w:sz w:val="24"/>
          <w:szCs w:val="24"/>
        </w:rPr>
      </w:pPr>
    </w:p>
    <w:p w14:paraId="6EF19C04" w14:textId="77777777" w:rsidR="001D0F05" w:rsidRDefault="001D0F05" w:rsidP="000640CF">
      <w:pPr>
        <w:pStyle w:val="Titolo11"/>
        <w:spacing w:before="78"/>
        <w:outlineLvl w:val="9"/>
        <w:rPr>
          <w:rFonts w:ascii="Times New Roman" w:hAnsi="Times New Roman" w:cs="Times New Roman"/>
          <w:b/>
          <w:sz w:val="24"/>
          <w:szCs w:val="24"/>
        </w:rPr>
      </w:pPr>
    </w:p>
    <w:p w14:paraId="45FB3B2A" w14:textId="77777777" w:rsidR="0081331E" w:rsidRPr="006D2271" w:rsidRDefault="0081331E" w:rsidP="000640CF">
      <w:pPr>
        <w:pStyle w:val="Titolo11"/>
        <w:spacing w:before="78"/>
        <w:outlineLvl w:val="9"/>
        <w:rPr>
          <w:rFonts w:ascii="Times New Roman" w:hAnsi="Times New Roman" w:cs="Times New Roman"/>
          <w:b/>
          <w:sz w:val="24"/>
          <w:szCs w:val="24"/>
        </w:rPr>
      </w:pPr>
      <w:r w:rsidRPr="006D2271">
        <w:rPr>
          <w:rFonts w:ascii="Times New Roman" w:hAnsi="Times New Roman" w:cs="Times New Roman"/>
          <w:b/>
          <w:sz w:val="24"/>
          <w:szCs w:val="24"/>
        </w:rPr>
        <w:t>ALMA MATER STUDIORUM - UNIVERSITA' DI BOLOGNA CAMPUS DI CESENA</w:t>
      </w:r>
      <w:bookmarkEnd w:id="0"/>
    </w:p>
    <w:p w14:paraId="5219A1E2" w14:textId="77777777" w:rsidR="006D2271" w:rsidRPr="006D2271" w:rsidRDefault="004D3C7D" w:rsidP="000640CF">
      <w:pPr>
        <w:pStyle w:val="Titolo11"/>
        <w:spacing w:before="78"/>
        <w:outlineLvl w:val="9"/>
        <w:rPr>
          <w:rFonts w:ascii="Times New Roman" w:hAnsi="Times New Roman" w:cs="Times New Roman"/>
          <w:b/>
          <w:sz w:val="24"/>
          <w:szCs w:val="24"/>
        </w:rPr>
      </w:pPr>
      <w:r>
        <w:rPr>
          <w:rFonts w:ascii="Times New Roman" w:hAnsi="Times New Roman" w:cs="Times New Roman"/>
          <w:b/>
          <w:noProof/>
          <w:sz w:val="24"/>
          <w:szCs w:val="24"/>
          <w:lang w:bidi="ar-SA"/>
        </w:rPr>
        <w:pict w14:anchorId="4508D0F6">
          <v:shapetype id="_x0000_t32" coordsize="21600,21600" o:spt="32" o:oned="t" path="m,l21600,21600e" filled="f">
            <v:path arrowok="t" fillok="f" o:connecttype="none"/>
            <o:lock v:ext="edit" shapetype="t"/>
          </v:shapetype>
          <v:shape id="_x0000_s1028" type="#_x0000_t32" style="position:absolute;left:0;text-align:left;margin-left:26.4pt;margin-top:14.35pt;width:6in;height:.05pt;z-index:251660800" o:connectortype="straight"/>
        </w:pict>
      </w:r>
    </w:p>
    <w:p w14:paraId="3C643CF5" w14:textId="77777777" w:rsidR="0081331E" w:rsidRPr="00A826B8" w:rsidRDefault="0081331E" w:rsidP="0081331E">
      <w:pPr>
        <w:pStyle w:val="Corpotesto"/>
        <w:spacing w:before="1"/>
        <w:rPr>
          <w:rFonts w:ascii="Times New Roman" w:hAnsi="Times New Roman" w:cs="Times New Roman"/>
          <w:sz w:val="28"/>
        </w:rPr>
      </w:pPr>
    </w:p>
    <w:p w14:paraId="6C836562" w14:textId="77777777" w:rsidR="006D2271" w:rsidRDefault="0081331E" w:rsidP="0081331E">
      <w:pPr>
        <w:spacing w:line="480" w:lineRule="auto"/>
        <w:ind w:left="954" w:right="955" w:firstLine="2"/>
        <w:jc w:val="center"/>
        <w:rPr>
          <w:rFonts w:ascii="Times New Roman" w:hAnsi="Times New Roman" w:cs="Times New Roman"/>
          <w:sz w:val="24"/>
          <w:szCs w:val="24"/>
        </w:rPr>
      </w:pPr>
      <w:r w:rsidRPr="00A826B8">
        <w:rPr>
          <w:rFonts w:ascii="Times New Roman" w:hAnsi="Times New Roman" w:cs="Times New Roman"/>
          <w:sz w:val="24"/>
          <w:szCs w:val="24"/>
        </w:rPr>
        <w:t xml:space="preserve">DIPARTIMENTO DI INFORMATICA – SCIENZA E INGEGNERIA </w:t>
      </w:r>
    </w:p>
    <w:p w14:paraId="07D54D67" w14:textId="77777777" w:rsidR="0081331E" w:rsidRPr="00A826B8" w:rsidRDefault="0081331E" w:rsidP="0081331E">
      <w:pPr>
        <w:spacing w:line="480" w:lineRule="auto"/>
        <w:ind w:left="954" w:right="955" w:firstLine="2"/>
        <w:jc w:val="center"/>
        <w:rPr>
          <w:rFonts w:ascii="Times New Roman" w:hAnsi="Times New Roman" w:cs="Times New Roman"/>
          <w:sz w:val="24"/>
          <w:szCs w:val="24"/>
        </w:rPr>
      </w:pPr>
      <w:r w:rsidRPr="00A826B8">
        <w:rPr>
          <w:rFonts w:ascii="Times New Roman" w:hAnsi="Times New Roman" w:cs="Times New Roman"/>
          <w:sz w:val="24"/>
          <w:szCs w:val="24"/>
        </w:rPr>
        <w:t>CORSO DI LAUREA IN INGEGNERIA E SCIENZE INFORMATICHE</w:t>
      </w:r>
    </w:p>
    <w:p w14:paraId="1D071201" w14:textId="77777777" w:rsidR="0081331E" w:rsidRPr="00A826B8" w:rsidRDefault="0081331E" w:rsidP="0081331E">
      <w:pPr>
        <w:pStyle w:val="Corpotesto"/>
        <w:spacing w:before="11"/>
        <w:rPr>
          <w:rFonts w:ascii="Times New Roman" w:hAnsi="Times New Roman" w:cs="Times New Roman"/>
          <w:sz w:val="43"/>
        </w:rPr>
      </w:pPr>
    </w:p>
    <w:p w14:paraId="334A82EF" w14:textId="77777777" w:rsidR="0081331E" w:rsidRPr="00A826B8" w:rsidRDefault="00DD58BF" w:rsidP="0081331E">
      <w:pPr>
        <w:ind w:left="1448" w:right="1449"/>
        <w:jc w:val="center"/>
        <w:rPr>
          <w:rFonts w:ascii="Times New Roman" w:hAnsi="Times New Roman" w:cs="Times New Roman"/>
          <w:b/>
          <w:sz w:val="40"/>
          <w:szCs w:val="40"/>
        </w:rPr>
      </w:pPr>
      <w:r>
        <w:rPr>
          <w:rFonts w:ascii="Times New Roman" w:hAnsi="Times New Roman" w:cs="Times New Roman"/>
          <w:b/>
          <w:sz w:val="40"/>
          <w:szCs w:val="40"/>
        </w:rPr>
        <w:t>PROGETTAZIONE E SVILUPPO DI UN SISTEMA DISTRIBUITO DI NOTIFICHE BASATO SU DATABASE REAL-TIME</w:t>
      </w:r>
    </w:p>
    <w:p w14:paraId="4C8DEB1B" w14:textId="77777777" w:rsidR="005F3246" w:rsidRPr="00A826B8" w:rsidRDefault="005F3246" w:rsidP="0081331E">
      <w:pPr>
        <w:ind w:left="1448" w:right="1449"/>
        <w:jc w:val="center"/>
        <w:rPr>
          <w:rFonts w:ascii="Times New Roman" w:hAnsi="Times New Roman" w:cs="Times New Roman"/>
          <w:sz w:val="28"/>
        </w:rPr>
      </w:pPr>
    </w:p>
    <w:p w14:paraId="7B81544E" w14:textId="77777777" w:rsidR="0081331E" w:rsidRPr="00A826B8" w:rsidRDefault="0081331E" w:rsidP="005F3246">
      <w:pPr>
        <w:pStyle w:val="Corpotesto"/>
        <w:jc w:val="center"/>
        <w:rPr>
          <w:rFonts w:ascii="Times New Roman" w:hAnsi="Times New Roman" w:cs="Times New Roman"/>
          <w:sz w:val="28"/>
        </w:rPr>
      </w:pPr>
    </w:p>
    <w:p w14:paraId="2B8C2AF3" w14:textId="77777777" w:rsidR="0081331E" w:rsidRPr="00A826B8" w:rsidRDefault="0081331E" w:rsidP="0081331E">
      <w:pPr>
        <w:pStyle w:val="Corpotesto"/>
        <w:rPr>
          <w:rFonts w:ascii="Times New Roman" w:hAnsi="Times New Roman" w:cs="Times New Roman"/>
          <w:sz w:val="28"/>
        </w:rPr>
      </w:pPr>
    </w:p>
    <w:p w14:paraId="3B58746F" w14:textId="77777777" w:rsidR="0081331E" w:rsidRPr="00A826B8" w:rsidRDefault="0081331E" w:rsidP="0081331E">
      <w:pPr>
        <w:pStyle w:val="Corpotesto"/>
        <w:rPr>
          <w:rFonts w:ascii="Times New Roman" w:hAnsi="Times New Roman" w:cs="Times New Roman"/>
          <w:sz w:val="28"/>
        </w:rPr>
      </w:pPr>
    </w:p>
    <w:p w14:paraId="4B779D17" w14:textId="77777777" w:rsidR="0081331E" w:rsidRPr="00A826B8" w:rsidRDefault="0081331E" w:rsidP="0081331E">
      <w:pPr>
        <w:pStyle w:val="Corpotesto"/>
        <w:rPr>
          <w:rFonts w:ascii="Times New Roman" w:hAnsi="Times New Roman" w:cs="Times New Roman"/>
          <w:sz w:val="28"/>
        </w:rPr>
      </w:pPr>
    </w:p>
    <w:p w14:paraId="46D2623B" w14:textId="77777777" w:rsidR="0081331E" w:rsidRPr="00A826B8" w:rsidRDefault="0081331E" w:rsidP="0081331E">
      <w:pPr>
        <w:pStyle w:val="Corpotesto"/>
        <w:spacing w:before="240"/>
        <w:ind w:left="1446" w:right="1449"/>
        <w:jc w:val="center"/>
        <w:rPr>
          <w:rFonts w:ascii="Times New Roman" w:hAnsi="Times New Roman" w:cs="Times New Roman"/>
          <w:i/>
          <w:sz w:val="28"/>
          <w:szCs w:val="28"/>
        </w:rPr>
      </w:pPr>
      <w:r w:rsidRPr="00A826B8">
        <w:rPr>
          <w:rFonts w:ascii="Times New Roman" w:hAnsi="Times New Roman" w:cs="Times New Roman"/>
          <w:i/>
          <w:sz w:val="28"/>
          <w:szCs w:val="28"/>
        </w:rPr>
        <w:t>Elaborato in</w:t>
      </w:r>
    </w:p>
    <w:p w14:paraId="100F5A56" w14:textId="77777777" w:rsidR="0081331E" w:rsidRPr="00A826B8" w:rsidRDefault="0081331E" w:rsidP="0081331E">
      <w:pPr>
        <w:pStyle w:val="Corpotesto"/>
        <w:spacing w:before="1"/>
        <w:rPr>
          <w:rFonts w:ascii="Times New Roman" w:hAnsi="Times New Roman" w:cs="Times New Roman"/>
        </w:rPr>
      </w:pPr>
    </w:p>
    <w:p w14:paraId="3809541C" w14:textId="77777777" w:rsidR="0081331E" w:rsidRPr="00A826B8" w:rsidRDefault="005F3246" w:rsidP="005F3246">
      <w:pPr>
        <w:pStyle w:val="Corpotesto"/>
        <w:jc w:val="center"/>
        <w:rPr>
          <w:rFonts w:ascii="Times New Roman" w:hAnsi="Times New Roman" w:cs="Times New Roman"/>
          <w:sz w:val="32"/>
          <w:szCs w:val="32"/>
        </w:rPr>
      </w:pPr>
      <w:r w:rsidRPr="00A826B8">
        <w:rPr>
          <w:rFonts w:ascii="Times New Roman" w:hAnsi="Times New Roman" w:cs="Times New Roman"/>
          <w:sz w:val="32"/>
          <w:szCs w:val="32"/>
        </w:rPr>
        <w:t>BASI DI DATI AVANZATE</w:t>
      </w:r>
    </w:p>
    <w:p w14:paraId="58EC78DB" w14:textId="77777777" w:rsidR="0081331E" w:rsidRPr="00A826B8" w:rsidRDefault="0081331E" w:rsidP="0081331E">
      <w:pPr>
        <w:pStyle w:val="Corpotesto"/>
        <w:rPr>
          <w:rFonts w:ascii="Times New Roman" w:hAnsi="Times New Roman" w:cs="Times New Roman"/>
          <w:sz w:val="18"/>
        </w:rPr>
      </w:pPr>
    </w:p>
    <w:p w14:paraId="02E55CBA" w14:textId="77777777" w:rsidR="0081331E" w:rsidRPr="00A826B8" w:rsidRDefault="0081331E" w:rsidP="0081331E">
      <w:pPr>
        <w:pStyle w:val="Corpotesto"/>
        <w:rPr>
          <w:rFonts w:ascii="Times New Roman" w:hAnsi="Times New Roman" w:cs="Times New Roman"/>
          <w:sz w:val="18"/>
        </w:rPr>
      </w:pPr>
    </w:p>
    <w:p w14:paraId="34230604" w14:textId="77777777" w:rsidR="0081331E" w:rsidRPr="00A826B8" w:rsidRDefault="0081331E" w:rsidP="0081331E">
      <w:pPr>
        <w:pStyle w:val="Corpotesto"/>
        <w:rPr>
          <w:rFonts w:ascii="Times New Roman" w:hAnsi="Times New Roman" w:cs="Times New Roman"/>
          <w:sz w:val="18"/>
        </w:rPr>
      </w:pPr>
    </w:p>
    <w:p w14:paraId="3EAA9502" w14:textId="77777777" w:rsidR="0081331E" w:rsidRPr="00A826B8" w:rsidRDefault="0081331E" w:rsidP="0081331E">
      <w:pPr>
        <w:pStyle w:val="Corpotesto"/>
        <w:spacing w:before="1"/>
        <w:rPr>
          <w:rFonts w:ascii="Times New Roman" w:hAnsi="Times New Roman" w:cs="Times New Roman"/>
        </w:rPr>
      </w:pPr>
    </w:p>
    <w:p w14:paraId="31233822" w14:textId="77777777" w:rsidR="0081331E" w:rsidRPr="00A826B8" w:rsidRDefault="0081331E" w:rsidP="0081331E">
      <w:pPr>
        <w:pStyle w:val="Corpotesto"/>
        <w:tabs>
          <w:tab w:val="left" w:pos="5792"/>
        </w:tabs>
        <w:ind w:left="412"/>
        <w:jc w:val="center"/>
        <w:rPr>
          <w:rFonts w:ascii="Times New Roman" w:hAnsi="Times New Roman" w:cs="Times New Roman"/>
        </w:rPr>
      </w:pPr>
      <w:r w:rsidRPr="00A826B8">
        <w:rPr>
          <w:rFonts w:ascii="Times New Roman" w:hAnsi="Times New Roman" w:cs="Times New Roman"/>
          <w:i/>
          <w:sz w:val="28"/>
          <w:szCs w:val="28"/>
        </w:rPr>
        <w:t>Relatore</w:t>
      </w:r>
      <w:r w:rsidRPr="00A826B8">
        <w:rPr>
          <w:rFonts w:ascii="Times New Roman" w:hAnsi="Times New Roman" w:cs="Times New Roman"/>
        </w:rPr>
        <w:tab/>
      </w:r>
      <w:r w:rsidRPr="00A826B8">
        <w:rPr>
          <w:rFonts w:ascii="Times New Roman" w:hAnsi="Times New Roman" w:cs="Times New Roman"/>
          <w:i/>
          <w:sz w:val="28"/>
          <w:szCs w:val="28"/>
        </w:rPr>
        <w:t>Presentata</w:t>
      </w:r>
      <w:r w:rsidRPr="00A826B8">
        <w:rPr>
          <w:rFonts w:ascii="Times New Roman" w:hAnsi="Times New Roman" w:cs="Times New Roman"/>
          <w:i/>
          <w:spacing w:val="-1"/>
          <w:sz w:val="28"/>
          <w:szCs w:val="28"/>
        </w:rPr>
        <w:t xml:space="preserve"> </w:t>
      </w:r>
      <w:r w:rsidRPr="00A826B8">
        <w:rPr>
          <w:rFonts w:ascii="Times New Roman" w:hAnsi="Times New Roman" w:cs="Times New Roman"/>
          <w:i/>
          <w:sz w:val="28"/>
          <w:szCs w:val="28"/>
        </w:rPr>
        <w:t>da</w:t>
      </w:r>
    </w:p>
    <w:p w14:paraId="2F2D31FD" w14:textId="77777777" w:rsidR="0081331E" w:rsidRPr="00A826B8" w:rsidRDefault="0081331E" w:rsidP="0081331E">
      <w:pPr>
        <w:pStyle w:val="Corpotesto"/>
        <w:spacing w:before="11"/>
        <w:rPr>
          <w:rFonts w:ascii="Times New Roman" w:hAnsi="Times New Roman" w:cs="Times New Roman"/>
          <w:sz w:val="23"/>
        </w:rPr>
      </w:pPr>
    </w:p>
    <w:p w14:paraId="73E3953E" w14:textId="77777777" w:rsidR="0081331E" w:rsidRPr="00A826B8" w:rsidRDefault="005F3246" w:rsidP="005F3246">
      <w:pPr>
        <w:pStyle w:val="Corpotesto"/>
        <w:tabs>
          <w:tab w:val="left" w:pos="5914"/>
        </w:tabs>
        <w:spacing w:line="289" w:lineRule="exact"/>
        <w:ind w:right="1"/>
        <w:rPr>
          <w:rFonts w:ascii="Times New Roman" w:hAnsi="Times New Roman" w:cs="Times New Roman"/>
        </w:rPr>
      </w:pPr>
      <w:r w:rsidRPr="00A826B8">
        <w:rPr>
          <w:rFonts w:ascii="Times New Roman" w:hAnsi="Times New Roman" w:cs="Times New Roman"/>
        </w:rPr>
        <w:t xml:space="preserve">                   </w:t>
      </w:r>
      <w:r w:rsidRPr="0023756C">
        <w:rPr>
          <w:rFonts w:ascii="Times New Roman" w:hAnsi="Times New Roman" w:cs="Times New Roman"/>
          <w:b/>
          <w:sz w:val="28"/>
          <w:szCs w:val="28"/>
        </w:rPr>
        <w:t>Prof. Alessandra Lumini</w:t>
      </w:r>
      <w:r w:rsidRPr="00A826B8">
        <w:rPr>
          <w:rFonts w:ascii="Times New Roman" w:hAnsi="Times New Roman" w:cs="Times New Roman"/>
        </w:rPr>
        <w:t xml:space="preserve">                                  </w:t>
      </w:r>
      <w:r w:rsidRPr="0023756C">
        <w:rPr>
          <w:rFonts w:ascii="Times New Roman" w:hAnsi="Times New Roman" w:cs="Times New Roman"/>
          <w:b/>
          <w:sz w:val="28"/>
          <w:szCs w:val="28"/>
        </w:rPr>
        <w:t>Francesco Foschini</w:t>
      </w:r>
    </w:p>
    <w:p w14:paraId="7CE15FA9" w14:textId="77777777" w:rsidR="0081331E" w:rsidRPr="00A826B8" w:rsidRDefault="0081331E" w:rsidP="0081331E">
      <w:pPr>
        <w:tabs>
          <w:tab w:val="left" w:pos="5860"/>
        </w:tabs>
        <w:spacing w:line="193" w:lineRule="exact"/>
        <w:ind w:left="223"/>
        <w:jc w:val="center"/>
        <w:rPr>
          <w:rFonts w:ascii="Times New Roman" w:hAnsi="Times New Roman" w:cs="Times New Roman"/>
          <w:sz w:val="16"/>
        </w:rPr>
      </w:pPr>
      <w:r w:rsidRPr="00A826B8">
        <w:rPr>
          <w:rFonts w:ascii="Times New Roman" w:hAnsi="Times New Roman" w:cs="Times New Roman"/>
          <w:sz w:val="16"/>
        </w:rPr>
        <w:tab/>
      </w:r>
    </w:p>
    <w:p w14:paraId="6D1FC536" w14:textId="77777777" w:rsidR="0081331E" w:rsidRPr="00A826B8" w:rsidRDefault="0081331E" w:rsidP="0081331E">
      <w:pPr>
        <w:pStyle w:val="Corpotesto"/>
        <w:rPr>
          <w:rFonts w:ascii="Times New Roman" w:hAnsi="Times New Roman" w:cs="Times New Roman"/>
          <w:sz w:val="18"/>
        </w:rPr>
      </w:pPr>
    </w:p>
    <w:p w14:paraId="76DD9B54" w14:textId="77777777" w:rsidR="0081331E" w:rsidRPr="00A826B8" w:rsidRDefault="0081331E" w:rsidP="0081331E">
      <w:pPr>
        <w:pStyle w:val="Corpotesto"/>
        <w:rPr>
          <w:rFonts w:ascii="Times New Roman" w:hAnsi="Times New Roman" w:cs="Times New Roman"/>
          <w:sz w:val="18"/>
        </w:rPr>
      </w:pPr>
    </w:p>
    <w:p w14:paraId="2E9CE951" w14:textId="77777777" w:rsidR="0081331E" w:rsidRPr="00A826B8" w:rsidRDefault="0081331E" w:rsidP="0081331E">
      <w:pPr>
        <w:pStyle w:val="Corpotesto"/>
        <w:rPr>
          <w:rFonts w:ascii="Times New Roman" w:hAnsi="Times New Roman" w:cs="Times New Roman"/>
          <w:sz w:val="18"/>
        </w:rPr>
      </w:pPr>
    </w:p>
    <w:p w14:paraId="54AF8F62" w14:textId="77777777" w:rsidR="0081331E" w:rsidRPr="00A826B8" w:rsidRDefault="0081331E" w:rsidP="0081331E">
      <w:pPr>
        <w:pStyle w:val="Corpotesto"/>
        <w:rPr>
          <w:rFonts w:ascii="Times New Roman" w:hAnsi="Times New Roman" w:cs="Times New Roman"/>
          <w:sz w:val="18"/>
        </w:rPr>
      </w:pPr>
    </w:p>
    <w:p w14:paraId="6E1C7CF6" w14:textId="77777777" w:rsidR="0081331E" w:rsidRPr="00A826B8" w:rsidRDefault="0081331E" w:rsidP="0081331E">
      <w:pPr>
        <w:pStyle w:val="Corpotesto"/>
        <w:rPr>
          <w:rFonts w:ascii="Times New Roman" w:hAnsi="Times New Roman" w:cs="Times New Roman"/>
          <w:sz w:val="18"/>
        </w:rPr>
      </w:pPr>
    </w:p>
    <w:p w14:paraId="55F2EBD1" w14:textId="77777777" w:rsidR="0081331E" w:rsidRPr="00A826B8" w:rsidRDefault="0081331E" w:rsidP="0081331E">
      <w:pPr>
        <w:pStyle w:val="Corpotesto"/>
        <w:rPr>
          <w:rFonts w:ascii="Times New Roman" w:hAnsi="Times New Roman" w:cs="Times New Roman"/>
          <w:sz w:val="18"/>
        </w:rPr>
      </w:pPr>
    </w:p>
    <w:p w14:paraId="634D93E7" w14:textId="77777777" w:rsidR="0081331E" w:rsidRPr="00A826B8" w:rsidRDefault="0081331E" w:rsidP="0081331E">
      <w:pPr>
        <w:pStyle w:val="Corpotesto"/>
        <w:spacing w:before="2"/>
        <w:rPr>
          <w:rFonts w:ascii="Times New Roman" w:hAnsi="Times New Roman" w:cs="Times New Roman"/>
          <w:sz w:val="32"/>
          <w:szCs w:val="32"/>
        </w:rPr>
      </w:pPr>
    </w:p>
    <w:p w14:paraId="32300319" w14:textId="77777777" w:rsidR="0081331E" w:rsidRPr="00A826B8" w:rsidRDefault="0081331E" w:rsidP="0081331E">
      <w:pPr>
        <w:pStyle w:val="Corpotesto"/>
        <w:ind w:left="1448" w:right="1448"/>
        <w:jc w:val="center"/>
        <w:rPr>
          <w:rFonts w:ascii="Times New Roman" w:hAnsi="Times New Roman" w:cs="Times New Roman"/>
          <w:sz w:val="30"/>
          <w:szCs w:val="30"/>
        </w:rPr>
      </w:pPr>
      <w:r w:rsidRPr="00A826B8">
        <w:rPr>
          <w:rFonts w:ascii="Times New Roman" w:hAnsi="Times New Roman" w:cs="Times New Roman"/>
          <w:sz w:val="30"/>
          <w:szCs w:val="30"/>
        </w:rPr>
        <w:t>Anno Accademico</w:t>
      </w:r>
      <w:r w:rsidR="005726D9">
        <w:rPr>
          <w:rFonts w:ascii="Times New Roman" w:hAnsi="Times New Roman" w:cs="Times New Roman"/>
          <w:sz w:val="30"/>
          <w:szCs w:val="30"/>
        </w:rPr>
        <w:t xml:space="preserve"> 2019</w:t>
      </w:r>
      <w:r w:rsidR="005F3246" w:rsidRPr="00A826B8">
        <w:rPr>
          <w:rFonts w:ascii="Times New Roman" w:hAnsi="Times New Roman" w:cs="Times New Roman"/>
          <w:sz w:val="30"/>
          <w:szCs w:val="30"/>
        </w:rPr>
        <w:t xml:space="preserve"> - 2020</w:t>
      </w:r>
    </w:p>
    <w:p w14:paraId="76F3AB6C" w14:textId="77777777" w:rsidR="006541E4" w:rsidRPr="00A826B8" w:rsidRDefault="006541E4">
      <w:pPr>
        <w:rPr>
          <w:rFonts w:ascii="Times New Roman" w:hAnsi="Times New Roman" w:cs="Times New Roman"/>
        </w:rPr>
      </w:pPr>
    </w:p>
    <w:p w14:paraId="7D044A2A" w14:textId="77777777" w:rsidR="00EE192F" w:rsidRPr="00A826B8" w:rsidRDefault="00EE192F">
      <w:pPr>
        <w:rPr>
          <w:rFonts w:ascii="Times New Roman" w:hAnsi="Times New Roman" w:cs="Times New Roman"/>
        </w:rPr>
      </w:pPr>
    </w:p>
    <w:p w14:paraId="289E17E2" w14:textId="77777777" w:rsidR="00EE192F" w:rsidRPr="00A826B8" w:rsidRDefault="00EE192F">
      <w:pPr>
        <w:rPr>
          <w:rFonts w:ascii="Times New Roman" w:hAnsi="Times New Roman" w:cs="Times New Roman"/>
        </w:rPr>
      </w:pPr>
    </w:p>
    <w:p w14:paraId="5406FEDC" w14:textId="77777777" w:rsidR="00EE192F" w:rsidRPr="00A826B8" w:rsidRDefault="00EE192F">
      <w:pPr>
        <w:rPr>
          <w:rFonts w:ascii="Times New Roman" w:hAnsi="Times New Roman" w:cs="Times New Roman"/>
        </w:rPr>
      </w:pPr>
    </w:p>
    <w:p w14:paraId="2B6C1BE2" w14:textId="77777777" w:rsidR="00EE192F" w:rsidRPr="00A826B8" w:rsidRDefault="00EE192F">
      <w:pPr>
        <w:rPr>
          <w:rFonts w:ascii="Times New Roman" w:hAnsi="Times New Roman" w:cs="Times New Roman"/>
        </w:rPr>
      </w:pPr>
    </w:p>
    <w:p w14:paraId="6D767E65" w14:textId="77777777" w:rsidR="00EE192F" w:rsidRPr="00A826B8" w:rsidRDefault="00EE192F">
      <w:pPr>
        <w:rPr>
          <w:rFonts w:ascii="Times New Roman" w:hAnsi="Times New Roman" w:cs="Times New Roman"/>
        </w:rPr>
      </w:pPr>
    </w:p>
    <w:p w14:paraId="75DBEBF6" w14:textId="77777777" w:rsidR="00EE192F" w:rsidRPr="00A826B8" w:rsidRDefault="00EE192F">
      <w:pPr>
        <w:rPr>
          <w:rFonts w:ascii="Times New Roman" w:hAnsi="Times New Roman" w:cs="Times New Roman"/>
        </w:rPr>
      </w:pPr>
    </w:p>
    <w:p w14:paraId="10F84590" w14:textId="77777777" w:rsidR="00EE192F" w:rsidRPr="00A826B8" w:rsidRDefault="00EE192F">
      <w:pPr>
        <w:rPr>
          <w:rFonts w:ascii="Times New Roman" w:hAnsi="Times New Roman" w:cs="Times New Roman"/>
        </w:rPr>
      </w:pPr>
    </w:p>
    <w:p w14:paraId="1F916F45" w14:textId="77777777" w:rsidR="00EE192F" w:rsidRPr="00A826B8" w:rsidRDefault="00EE192F">
      <w:pPr>
        <w:rPr>
          <w:rFonts w:ascii="Times New Roman" w:hAnsi="Times New Roman" w:cs="Times New Roman"/>
        </w:rPr>
      </w:pPr>
    </w:p>
    <w:p w14:paraId="29666842" w14:textId="77777777" w:rsidR="00EE192F" w:rsidRDefault="00EE192F">
      <w:pPr>
        <w:rPr>
          <w:rFonts w:ascii="Times New Roman" w:hAnsi="Times New Roman" w:cs="Times New Roman"/>
        </w:rPr>
      </w:pPr>
    </w:p>
    <w:p w14:paraId="58BA7CAC" w14:textId="77777777" w:rsidR="00E11C2F" w:rsidRDefault="00E11C2F">
      <w:pPr>
        <w:rPr>
          <w:rFonts w:ascii="Times New Roman" w:hAnsi="Times New Roman" w:cs="Times New Roman"/>
        </w:rPr>
      </w:pPr>
    </w:p>
    <w:p w14:paraId="054DC461" w14:textId="77777777" w:rsidR="00E11C2F" w:rsidRDefault="00E11C2F">
      <w:pPr>
        <w:rPr>
          <w:rFonts w:ascii="Times New Roman" w:hAnsi="Times New Roman" w:cs="Times New Roman"/>
        </w:rPr>
      </w:pPr>
    </w:p>
    <w:p w14:paraId="13737450" w14:textId="77777777" w:rsidR="00E11C2F" w:rsidRDefault="00E11C2F">
      <w:pPr>
        <w:rPr>
          <w:rFonts w:ascii="Times New Roman" w:hAnsi="Times New Roman" w:cs="Times New Roman"/>
        </w:rPr>
      </w:pPr>
    </w:p>
    <w:p w14:paraId="4F41E7F2" w14:textId="77777777" w:rsidR="00E11C2F" w:rsidRDefault="00E11C2F">
      <w:pPr>
        <w:rPr>
          <w:rFonts w:ascii="Times New Roman" w:hAnsi="Times New Roman" w:cs="Times New Roman"/>
        </w:rPr>
      </w:pPr>
    </w:p>
    <w:p w14:paraId="2E6C0250" w14:textId="77777777" w:rsidR="00E11C2F" w:rsidRDefault="00E11C2F">
      <w:pPr>
        <w:rPr>
          <w:rFonts w:ascii="Times New Roman" w:hAnsi="Times New Roman" w:cs="Times New Roman"/>
        </w:rPr>
      </w:pPr>
    </w:p>
    <w:p w14:paraId="00A170E9" w14:textId="77777777" w:rsidR="00E11C2F" w:rsidRDefault="00E11C2F">
      <w:pPr>
        <w:rPr>
          <w:rFonts w:ascii="Times New Roman" w:hAnsi="Times New Roman" w:cs="Times New Roman"/>
        </w:rPr>
      </w:pPr>
    </w:p>
    <w:p w14:paraId="4C7556D0" w14:textId="77777777" w:rsidR="00E11C2F" w:rsidRDefault="00E11C2F">
      <w:pPr>
        <w:rPr>
          <w:rFonts w:ascii="Times New Roman" w:hAnsi="Times New Roman" w:cs="Times New Roman"/>
        </w:rPr>
      </w:pPr>
    </w:p>
    <w:p w14:paraId="4C903DEF" w14:textId="77777777" w:rsidR="00E11C2F" w:rsidRDefault="00E11C2F">
      <w:pPr>
        <w:rPr>
          <w:rFonts w:ascii="Times New Roman" w:hAnsi="Times New Roman" w:cs="Times New Roman"/>
        </w:rPr>
      </w:pPr>
    </w:p>
    <w:p w14:paraId="54A4CCFE" w14:textId="77777777" w:rsidR="00E11C2F" w:rsidRDefault="00E11C2F">
      <w:pPr>
        <w:rPr>
          <w:rFonts w:ascii="Times New Roman" w:hAnsi="Times New Roman" w:cs="Times New Roman"/>
        </w:rPr>
      </w:pPr>
    </w:p>
    <w:p w14:paraId="51591DF0" w14:textId="77777777" w:rsidR="00E11C2F" w:rsidRDefault="00E11C2F">
      <w:pPr>
        <w:rPr>
          <w:rFonts w:ascii="Times New Roman" w:hAnsi="Times New Roman" w:cs="Times New Roman"/>
        </w:rPr>
      </w:pPr>
    </w:p>
    <w:p w14:paraId="62DE6F14" w14:textId="77777777" w:rsidR="00E11C2F" w:rsidRDefault="00E11C2F">
      <w:pPr>
        <w:rPr>
          <w:rFonts w:ascii="Times New Roman" w:hAnsi="Times New Roman" w:cs="Times New Roman"/>
        </w:rPr>
      </w:pPr>
    </w:p>
    <w:p w14:paraId="0A584BE1" w14:textId="77777777" w:rsidR="00E11C2F" w:rsidRDefault="00E11C2F">
      <w:pPr>
        <w:rPr>
          <w:rFonts w:ascii="Times New Roman" w:hAnsi="Times New Roman" w:cs="Times New Roman"/>
        </w:rPr>
      </w:pPr>
    </w:p>
    <w:p w14:paraId="7863A2A5" w14:textId="77777777" w:rsidR="00E11C2F" w:rsidRDefault="00E11C2F">
      <w:pPr>
        <w:rPr>
          <w:rFonts w:ascii="Times New Roman" w:hAnsi="Times New Roman" w:cs="Times New Roman"/>
        </w:rPr>
      </w:pPr>
    </w:p>
    <w:p w14:paraId="21637EB7" w14:textId="77777777" w:rsidR="00E11C2F" w:rsidRDefault="00E11C2F">
      <w:pPr>
        <w:rPr>
          <w:rFonts w:ascii="Times New Roman" w:hAnsi="Times New Roman" w:cs="Times New Roman"/>
        </w:rPr>
      </w:pPr>
    </w:p>
    <w:p w14:paraId="0101062E" w14:textId="77777777" w:rsidR="00E11C2F" w:rsidRDefault="00E11C2F">
      <w:pPr>
        <w:rPr>
          <w:rFonts w:ascii="Times New Roman" w:hAnsi="Times New Roman" w:cs="Times New Roman"/>
        </w:rPr>
      </w:pPr>
    </w:p>
    <w:p w14:paraId="1F56C211" w14:textId="77777777" w:rsidR="00E11C2F" w:rsidRDefault="00E11C2F">
      <w:pPr>
        <w:rPr>
          <w:rFonts w:ascii="Times New Roman" w:hAnsi="Times New Roman" w:cs="Times New Roman"/>
        </w:rPr>
      </w:pPr>
    </w:p>
    <w:p w14:paraId="5E5FD839" w14:textId="77777777" w:rsidR="00E11C2F" w:rsidRDefault="00E11C2F">
      <w:pPr>
        <w:rPr>
          <w:rFonts w:ascii="Times New Roman" w:hAnsi="Times New Roman" w:cs="Times New Roman"/>
        </w:rPr>
      </w:pPr>
    </w:p>
    <w:p w14:paraId="1DF6E414" w14:textId="77777777" w:rsidR="00E11C2F" w:rsidRDefault="00E11C2F">
      <w:pPr>
        <w:rPr>
          <w:rFonts w:ascii="Times New Roman" w:hAnsi="Times New Roman" w:cs="Times New Roman"/>
        </w:rPr>
      </w:pPr>
    </w:p>
    <w:p w14:paraId="23989B80" w14:textId="77777777" w:rsidR="00E11C2F" w:rsidRDefault="00E11C2F">
      <w:pPr>
        <w:rPr>
          <w:rFonts w:ascii="Times New Roman" w:hAnsi="Times New Roman" w:cs="Times New Roman"/>
        </w:rPr>
      </w:pPr>
    </w:p>
    <w:p w14:paraId="309234E0" w14:textId="77777777" w:rsidR="00E11C2F" w:rsidRDefault="00E11C2F">
      <w:pPr>
        <w:rPr>
          <w:rFonts w:ascii="Times New Roman" w:hAnsi="Times New Roman" w:cs="Times New Roman"/>
        </w:rPr>
      </w:pPr>
    </w:p>
    <w:p w14:paraId="740331C4" w14:textId="77777777" w:rsidR="00E11C2F" w:rsidRDefault="00E11C2F">
      <w:pPr>
        <w:rPr>
          <w:rFonts w:ascii="Times New Roman" w:hAnsi="Times New Roman" w:cs="Times New Roman"/>
        </w:rPr>
      </w:pPr>
    </w:p>
    <w:p w14:paraId="3999157A" w14:textId="77777777" w:rsidR="00E11C2F" w:rsidRDefault="00E11C2F">
      <w:pPr>
        <w:rPr>
          <w:rFonts w:ascii="Times New Roman" w:hAnsi="Times New Roman" w:cs="Times New Roman"/>
        </w:rPr>
      </w:pPr>
    </w:p>
    <w:p w14:paraId="40D9CB1A" w14:textId="77777777" w:rsidR="00E11C2F" w:rsidRDefault="00E11C2F">
      <w:pPr>
        <w:rPr>
          <w:rFonts w:ascii="Times New Roman" w:hAnsi="Times New Roman" w:cs="Times New Roman"/>
        </w:rPr>
      </w:pPr>
    </w:p>
    <w:p w14:paraId="7E517FDB" w14:textId="77777777" w:rsidR="00E11C2F" w:rsidRDefault="00E11C2F">
      <w:pPr>
        <w:rPr>
          <w:rFonts w:ascii="Times New Roman" w:hAnsi="Times New Roman" w:cs="Times New Roman"/>
        </w:rPr>
      </w:pPr>
    </w:p>
    <w:p w14:paraId="17A2E57A" w14:textId="77777777" w:rsidR="00E11C2F" w:rsidRDefault="00E11C2F">
      <w:pPr>
        <w:rPr>
          <w:rFonts w:ascii="Times New Roman" w:hAnsi="Times New Roman" w:cs="Times New Roman"/>
        </w:rPr>
      </w:pPr>
    </w:p>
    <w:p w14:paraId="5F4A48F8" w14:textId="77777777" w:rsidR="00E11C2F" w:rsidRDefault="00E11C2F">
      <w:pPr>
        <w:rPr>
          <w:rFonts w:ascii="Times New Roman" w:hAnsi="Times New Roman" w:cs="Times New Roman"/>
        </w:rPr>
      </w:pPr>
    </w:p>
    <w:p w14:paraId="3FDE2F28" w14:textId="77777777" w:rsidR="00E11C2F" w:rsidRDefault="00E11C2F">
      <w:pPr>
        <w:rPr>
          <w:rFonts w:ascii="Times New Roman" w:hAnsi="Times New Roman" w:cs="Times New Roman"/>
        </w:rPr>
      </w:pPr>
    </w:p>
    <w:p w14:paraId="49C3DBEF" w14:textId="77777777" w:rsidR="00E11C2F" w:rsidRDefault="00E11C2F">
      <w:pPr>
        <w:rPr>
          <w:rFonts w:ascii="Times New Roman" w:hAnsi="Times New Roman" w:cs="Times New Roman"/>
        </w:rPr>
      </w:pPr>
    </w:p>
    <w:p w14:paraId="79D947D2" w14:textId="77777777" w:rsidR="00E11C2F" w:rsidRDefault="00E11C2F">
      <w:pPr>
        <w:rPr>
          <w:rFonts w:ascii="Times New Roman" w:hAnsi="Times New Roman" w:cs="Times New Roman"/>
        </w:rPr>
      </w:pPr>
    </w:p>
    <w:p w14:paraId="1FA547FD" w14:textId="77777777" w:rsidR="00E11C2F" w:rsidRDefault="00E11C2F">
      <w:pPr>
        <w:rPr>
          <w:rFonts w:ascii="Times New Roman" w:hAnsi="Times New Roman" w:cs="Times New Roman"/>
        </w:rPr>
      </w:pPr>
    </w:p>
    <w:p w14:paraId="22C782C3" w14:textId="77777777" w:rsidR="00E11C2F" w:rsidRDefault="00E11C2F">
      <w:pPr>
        <w:rPr>
          <w:rFonts w:ascii="Times New Roman" w:hAnsi="Times New Roman" w:cs="Times New Roman"/>
        </w:rPr>
      </w:pPr>
    </w:p>
    <w:p w14:paraId="5AF0421D" w14:textId="77777777" w:rsidR="00E11C2F" w:rsidRDefault="00E11C2F">
      <w:pPr>
        <w:rPr>
          <w:rFonts w:ascii="Times New Roman" w:hAnsi="Times New Roman" w:cs="Times New Roman"/>
        </w:rPr>
      </w:pPr>
    </w:p>
    <w:p w14:paraId="4E25331E" w14:textId="77777777" w:rsidR="00E11C2F" w:rsidRDefault="00E11C2F">
      <w:pPr>
        <w:rPr>
          <w:rFonts w:ascii="Times New Roman" w:hAnsi="Times New Roman" w:cs="Times New Roman"/>
        </w:rPr>
      </w:pPr>
    </w:p>
    <w:p w14:paraId="0426E4E9" w14:textId="77777777" w:rsidR="00E11C2F" w:rsidRDefault="00E11C2F">
      <w:pPr>
        <w:rPr>
          <w:rFonts w:ascii="Times New Roman" w:hAnsi="Times New Roman" w:cs="Times New Roman"/>
        </w:rPr>
      </w:pPr>
    </w:p>
    <w:p w14:paraId="63287E68" w14:textId="77777777" w:rsidR="00E11C2F" w:rsidRDefault="00E11C2F">
      <w:pPr>
        <w:rPr>
          <w:rFonts w:ascii="Times New Roman" w:hAnsi="Times New Roman" w:cs="Times New Roman"/>
        </w:rPr>
      </w:pPr>
    </w:p>
    <w:p w14:paraId="23864BBA" w14:textId="77777777" w:rsidR="00E11C2F" w:rsidRDefault="00E11C2F">
      <w:pPr>
        <w:rPr>
          <w:rFonts w:ascii="Times New Roman" w:hAnsi="Times New Roman" w:cs="Times New Roman"/>
        </w:rPr>
      </w:pPr>
    </w:p>
    <w:p w14:paraId="7213E048" w14:textId="77777777" w:rsidR="00E11C2F" w:rsidRDefault="00E11C2F">
      <w:pPr>
        <w:rPr>
          <w:rFonts w:ascii="Times New Roman" w:hAnsi="Times New Roman" w:cs="Times New Roman"/>
        </w:rPr>
      </w:pPr>
    </w:p>
    <w:p w14:paraId="7F900F75" w14:textId="77777777" w:rsidR="00E11C2F" w:rsidRDefault="00E11C2F">
      <w:pPr>
        <w:rPr>
          <w:rFonts w:ascii="Times New Roman" w:hAnsi="Times New Roman" w:cs="Times New Roman"/>
        </w:rPr>
      </w:pPr>
    </w:p>
    <w:p w14:paraId="54ADEB85" w14:textId="77777777" w:rsidR="00E11C2F" w:rsidRDefault="00E11C2F">
      <w:pPr>
        <w:rPr>
          <w:rFonts w:ascii="Times New Roman" w:hAnsi="Times New Roman" w:cs="Times New Roman"/>
        </w:rPr>
      </w:pPr>
    </w:p>
    <w:p w14:paraId="2F313C70" w14:textId="77777777" w:rsidR="00E11C2F" w:rsidRDefault="00E11C2F">
      <w:pPr>
        <w:rPr>
          <w:rFonts w:ascii="Times New Roman" w:hAnsi="Times New Roman" w:cs="Times New Roman"/>
        </w:rPr>
      </w:pPr>
    </w:p>
    <w:p w14:paraId="0EE8567A" w14:textId="77777777" w:rsidR="00E11C2F" w:rsidRDefault="00E11C2F">
      <w:pPr>
        <w:rPr>
          <w:rFonts w:ascii="Times New Roman" w:hAnsi="Times New Roman" w:cs="Times New Roman"/>
        </w:rPr>
      </w:pPr>
    </w:p>
    <w:p w14:paraId="024A4C3C" w14:textId="77777777" w:rsidR="00E11C2F" w:rsidRDefault="00E11C2F">
      <w:pPr>
        <w:rPr>
          <w:rFonts w:ascii="Times New Roman" w:hAnsi="Times New Roman" w:cs="Times New Roman"/>
        </w:rPr>
      </w:pPr>
    </w:p>
    <w:p w14:paraId="775B38F7" w14:textId="77777777" w:rsidR="00E11C2F" w:rsidRDefault="00E11C2F">
      <w:pPr>
        <w:rPr>
          <w:rFonts w:ascii="Times New Roman" w:hAnsi="Times New Roman" w:cs="Times New Roman"/>
        </w:rPr>
      </w:pPr>
    </w:p>
    <w:p w14:paraId="01A54B28" w14:textId="77777777" w:rsidR="00E11C2F" w:rsidRDefault="00E11C2F">
      <w:pPr>
        <w:rPr>
          <w:rFonts w:ascii="Times New Roman" w:hAnsi="Times New Roman" w:cs="Times New Roman"/>
        </w:rPr>
      </w:pPr>
    </w:p>
    <w:p w14:paraId="3D40E578" w14:textId="77777777" w:rsidR="00E11C2F" w:rsidRDefault="00E11C2F">
      <w:pPr>
        <w:rPr>
          <w:rFonts w:ascii="Times New Roman" w:hAnsi="Times New Roman" w:cs="Times New Roman"/>
        </w:rPr>
      </w:pPr>
    </w:p>
    <w:p w14:paraId="7DAFFF50" w14:textId="77777777" w:rsidR="00E11C2F" w:rsidRDefault="00E11C2F">
      <w:pPr>
        <w:rPr>
          <w:rFonts w:ascii="Times New Roman" w:hAnsi="Times New Roman" w:cs="Times New Roman"/>
        </w:rPr>
      </w:pPr>
    </w:p>
    <w:p w14:paraId="63E299BF" w14:textId="77777777" w:rsidR="00E11C2F" w:rsidRDefault="00E11C2F">
      <w:pPr>
        <w:rPr>
          <w:rFonts w:ascii="Times New Roman" w:hAnsi="Times New Roman" w:cs="Times New Roman"/>
        </w:rPr>
      </w:pPr>
    </w:p>
    <w:p w14:paraId="07310DA1" w14:textId="77777777" w:rsidR="00E11C2F" w:rsidRDefault="00E11C2F">
      <w:pPr>
        <w:rPr>
          <w:rFonts w:ascii="Times New Roman" w:hAnsi="Times New Roman" w:cs="Times New Roman"/>
        </w:rPr>
      </w:pPr>
    </w:p>
    <w:p w14:paraId="7FE499C6" w14:textId="77777777" w:rsidR="00E11C2F" w:rsidRDefault="00E11C2F">
      <w:pPr>
        <w:rPr>
          <w:rFonts w:ascii="Times New Roman" w:hAnsi="Times New Roman" w:cs="Times New Roman"/>
        </w:rPr>
      </w:pPr>
    </w:p>
    <w:p w14:paraId="7FEC3B49" w14:textId="77777777" w:rsidR="00E11C2F" w:rsidRDefault="00E11C2F">
      <w:pPr>
        <w:rPr>
          <w:rFonts w:ascii="Times New Roman" w:hAnsi="Times New Roman" w:cs="Times New Roman"/>
        </w:rPr>
      </w:pPr>
    </w:p>
    <w:p w14:paraId="24AB5130" w14:textId="77777777" w:rsidR="007676F5" w:rsidRDefault="007676F5" w:rsidP="00E51E58">
      <w:pPr>
        <w:pStyle w:val="Titolo1"/>
        <w:ind w:left="0"/>
        <w:rPr>
          <w:rFonts w:ascii="Times New Roman" w:hAnsi="Times New Roman" w:cs="Times New Roman"/>
        </w:rPr>
      </w:pPr>
    </w:p>
    <w:p w14:paraId="5B56670B" w14:textId="77777777" w:rsidR="00E11C2F" w:rsidRPr="00E11C2F" w:rsidRDefault="00E11C2F" w:rsidP="00B57C6D">
      <w:pPr>
        <w:pStyle w:val="Titolo1"/>
        <w:ind w:left="0"/>
        <w:jc w:val="both"/>
        <w:rPr>
          <w:rFonts w:ascii="Times New Roman" w:hAnsi="Times New Roman" w:cs="Times New Roman"/>
        </w:rPr>
      </w:pPr>
      <w:bookmarkStart w:id="1" w:name="_Toc61196289"/>
      <w:r w:rsidRPr="00E11C2F">
        <w:rPr>
          <w:rFonts w:ascii="Times New Roman" w:hAnsi="Times New Roman" w:cs="Times New Roman"/>
        </w:rPr>
        <w:lastRenderedPageBreak/>
        <w:t>Sommario</w:t>
      </w:r>
      <w:bookmarkEnd w:id="1"/>
    </w:p>
    <w:p w14:paraId="1CBBEB36" w14:textId="77777777" w:rsidR="00E11C2F" w:rsidRDefault="00E11C2F" w:rsidP="00B57C6D">
      <w:pPr>
        <w:jc w:val="both"/>
        <w:rPr>
          <w:rFonts w:ascii="Times New Roman" w:hAnsi="Times New Roman" w:cs="Times New Roman"/>
        </w:rPr>
      </w:pPr>
    </w:p>
    <w:p w14:paraId="703B44C4" w14:textId="77777777" w:rsidR="00ED7CDD" w:rsidRDefault="007676F5" w:rsidP="00B57C6D">
      <w:pPr>
        <w:pStyle w:val="Corpotesto"/>
        <w:spacing w:before="41"/>
        <w:ind w:left="0" w:right="148"/>
        <w:jc w:val="both"/>
        <w:rPr>
          <w:rFonts w:ascii="Times New Roman" w:hAnsi="Times New Roman" w:cs="Times New Roman"/>
        </w:rPr>
      </w:pPr>
      <w:r>
        <w:rPr>
          <w:rFonts w:ascii="Times New Roman" w:hAnsi="Times New Roman" w:cs="Times New Roman"/>
        </w:rPr>
        <w:tab/>
      </w:r>
      <w:r w:rsidR="000B19C8">
        <w:rPr>
          <w:rFonts w:ascii="Times New Roman" w:hAnsi="Times New Roman" w:cs="Times New Roman"/>
        </w:rPr>
        <w:t>Lo studio eseguito</w:t>
      </w:r>
      <w:r w:rsidR="00E11C2F" w:rsidRPr="00A826B8">
        <w:rPr>
          <w:rFonts w:ascii="Times New Roman" w:hAnsi="Times New Roman" w:cs="Times New Roman"/>
        </w:rPr>
        <w:t xml:space="preserve"> prevede la realizzazione di un sistema che permetta di distribuire</w:t>
      </w:r>
      <w:r w:rsidR="00014B94">
        <w:rPr>
          <w:rFonts w:ascii="Times New Roman" w:hAnsi="Times New Roman" w:cs="Times New Roman"/>
        </w:rPr>
        <w:t xml:space="preserve"> </w:t>
      </w:r>
      <w:r w:rsidR="00014B94" w:rsidRPr="00A826B8">
        <w:rPr>
          <w:rFonts w:ascii="Times New Roman" w:hAnsi="Times New Roman" w:cs="Times New Roman"/>
        </w:rPr>
        <w:t>notifiche</w:t>
      </w:r>
      <w:r w:rsidR="00014B94">
        <w:rPr>
          <w:rFonts w:ascii="Times New Roman" w:hAnsi="Times New Roman" w:cs="Times New Roman"/>
        </w:rPr>
        <w:t xml:space="preserve"> </w:t>
      </w:r>
      <w:r w:rsidR="00DD22EE">
        <w:rPr>
          <w:rFonts w:ascii="Times New Roman" w:hAnsi="Times New Roman" w:cs="Times New Roman"/>
        </w:rPr>
        <w:t>che si riferiscono a</w:t>
      </w:r>
      <w:r w:rsidR="00014B94">
        <w:rPr>
          <w:rFonts w:ascii="Times New Roman" w:hAnsi="Times New Roman" w:cs="Times New Roman"/>
        </w:rPr>
        <w:t xml:space="preserve"> </w:t>
      </w:r>
      <w:r w:rsidR="00E11C2F" w:rsidRPr="00A826B8">
        <w:rPr>
          <w:rFonts w:ascii="Times New Roman" w:hAnsi="Times New Roman" w:cs="Times New Roman"/>
        </w:rPr>
        <w:t>eventi generati su</w:t>
      </w:r>
      <w:r w:rsidR="000B19C8">
        <w:rPr>
          <w:rFonts w:ascii="Times New Roman" w:hAnsi="Times New Roman" w:cs="Times New Roman"/>
        </w:rPr>
        <w:t>i</w:t>
      </w:r>
      <w:r w:rsidR="00DD22EE">
        <w:rPr>
          <w:rFonts w:ascii="Times New Roman" w:hAnsi="Times New Roman" w:cs="Times New Roman"/>
        </w:rPr>
        <w:t xml:space="preserve"> software di ba</w:t>
      </w:r>
      <w:r w:rsidR="00E11C2F" w:rsidRPr="00A826B8">
        <w:rPr>
          <w:rFonts w:ascii="Times New Roman" w:hAnsi="Times New Roman" w:cs="Times New Roman"/>
        </w:rPr>
        <w:t>ckend e di frontend</w:t>
      </w:r>
      <w:r w:rsidR="005425CF">
        <w:rPr>
          <w:rFonts w:ascii="Times New Roman" w:hAnsi="Times New Roman" w:cs="Times New Roman"/>
        </w:rPr>
        <w:t xml:space="preserve"> aziendali</w:t>
      </w:r>
      <w:r w:rsidR="000B19C8">
        <w:rPr>
          <w:rFonts w:ascii="Times New Roman" w:hAnsi="Times New Roman" w:cs="Times New Roman"/>
        </w:rPr>
        <w:t>,</w:t>
      </w:r>
      <w:r w:rsidR="00DD22EE">
        <w:rPr>
          <w:rFonts w:ascii="Times New Roman" w:hAnsi="Times New Roman" w:cs="Times New Roman"/>
        </w:rPr>
        <w:t xml:space="preserve"> </w:t>
      </w:r>
      <w:r w:rsidR="00014B94">
        <w:rPr>
          <w:rFonts w:ascii="Times New Roman" w:hAnsi="Times New Roman" w:cs="Times New Roman"/>
        </w:rPr>
        <w:t>per</w:t>
      </w:r>
      <w:r w:rsidR="00DD22EE">
        <w:rPr>
          <w:rFonts w:ascii="Times New Roman" w:hAnsi="Times New Roman" w:cs="Times New Roman"/>
        </w:rPr>
        <w:t xml:space="preserve"> </w:t>
      </w:r>
      <w:r w:rsidR="00E11C2F" w:rsidRPr="00A826B8">
        <w:rPr>
          <w:rFonts w:ascii="Times New Roman" w:hAnsi="Times New Roman" w:cs="Times New Roman"/>
        </w:rPr>
        <w:t>fornire informazioni costantemente aggiornate agli utenti delle applicazioni web</w:t>
      </w:r>
      <w:r w:rsidR="00E51E58">
        <w:rPr>
          <w:rFonts w:ascii="Times New Roman" w:hAnsi="Times New Roman" w:cs="Times New Roman"/>
        </w:rPr>
        <w:t xml:space="preserve"> </w:t>
      </w:r>
      <w:r w:rsidR="00E11C2F">
        <w:rPr>
          <w:rFonts w:ascii="Times New Roman" w:hAnsi="Times New Roman" w:cs="Times New Roman"/>
        </w:rPr>
        <w:t>e monitorare lo stato di avanzam</w:t>
      </w:r>
      <w:r w:rsidR="00102F05">
        <w:rPr>
          <w:rFonts w:ascii="Times New Roman" w:hAnsi="Times New Roman" w:cs="Times New Roman"/>
        </w:rPr>
        <w:t>ento di task/procedure</w:t>
      </w:r>
      <w:r w:rsidR="00E11C2F" w:rsidRPr="00A826B8">
        <w:rPr>
          <w:rFonts w:ascii="Times New Roman" w:hAnsi="Times New Roman" w:cs="Times New Roman"/>
        </w:rPr>
        <w:t>.</w:t>
      </w:r>
    </w:p>
    <w:p w14:paraId="2CC9FE5A" w14:textId="77777777" w:rsidR="00102F05" w:rsidRDefault="007676F5" w:rsidP="00B57C6D">
      <w:pPr>
        <w:pStyle w:val="Corpotesto"/>
        <w:spacing w:before="41"/>
        <w:ind w:left="0" w:right="148"/>
        <w:jc w:val="both"/>
        <w:rPr>
          <w:rFonts w:ascii="Times New Roman" w:hAnsi="Times New Roman" w:cs="Times New Roman"/>
        </w:rPr>
      </w:pPr>
      <w:r>
        <w:rPr>
          <w:rFonts w:ascii="Times New Roman" w:hAnsi="Times New Roman" w:cs="Times New Roman"/>
        </w:rPr>
        <w:tab/>
      </w:r>
      <w:r w:rsidR="00014B94" w:rsidRPr="00A826B8">
        <w:rPr>
          <w:rFonts w:ascii="Times New Roman" w:hAnsi="Times New Roman" w:cs="Times New Roman"/>
        </w:rPr>
        <w:t>Per il design</w:t>
      </w:r>
      <w:r w:rsidR="00014B94">
        <w:rPr>
          <w:rFonts w:ascii="Times New Roman" w:hAnsi="Times New Roman" w:cs="Times New Roman"/>
        </w:rPr>
        <w:t xml:space="preserve"> del sistema</w:t>
      </w:r>
      <w:r w:rsidR="00014B94" w:rsidRPr="00A826B8">
        <w:rPr>
          <w:rFonts w:ascii="Times New Roman" w:hAnsi="Times New Roman" w:cs="Times New Roman"/>
        </w:rPr>
        <w:t xml:space="preserve"> è stato necessario acquisire una solida conoscenza dei sistemi distribuiti, dei problemi di concorrenza sui dati condivisi e dell’interfacciamento con database </w:t>
      </w:r>
      <w:r w:rsidR="00DD22EE" w:rsidRPr="00A826B8">
        <w:rPr>
          <w:rFonts w:ascii="Times New Roman" w:hAnsi="Times New Roman" w:cs="Times New Roman"/>
        </w:rPr>
        <w:t>real-time</w:t>
      </w:r>
      <w:r w:rsidR="00014B94" w:rsidRPr="00A826B8">
        <w:rPr>
          <w:rFonts w:ascii="Times New Roman" w:hAnsi="Times New Roman" w:cs="Times New Roman"/>
        </w:rPr>
        <w:t>.</w:t>
      </w:r>
    </w:p>
    <w:p w14:paraId="5C2F92F1" w14:textId="77777777" w:rsidR="00014B94" w:rsidRPr="00A826B8" w:rsidRDefault="00601416" w:rsidP="00B57C6D">
      <w:pPr>
        <w:pStyle w:val="Corpotesto"/>
        <w:spacing w:before="41"/>
        <w:ind w:left="0" w:right="148"/>
        <w:jc w:val="both"/>
        <w:rPr>
          <w:rFonts w:ascii="Times New Roman" w:hAnsi="Times New Roman" w:cs="Times New Roman"/>
        </w:rPr>
      </w:pPr>
      <w:r>
        <w:rPr>
          <w:rFonts w:ascii="Times New Roman" w:hAnsi="Times New Roman" w:cs="Times New Roman"/>
        </w:rPr>
        <w:tab/>
      </w:r>
      <w:r w:rsidR="00014B94">
        <w:rPr>
          <w:rFonts w:ascii="Times New Roman" w:hAnsi="Times New Roman" w:cs="Times New Roman"/>
        </w:rPr>
        <w:t>Il progetto ha previsto l’implementaz</w:t>
      </w:r>
      <w:r w:rsidR="00102F05">
        <w:rPr>
          <w:rFonts w:ascii="Times New Roman" w:hAnsi="Times New Roman" w:cs="Times New Roman"/>
        </w:rPr>
        <w:t>ione d</w:t>
      </w:r>
      <w:r w:rsidR="00422BBB">
        <w:rPr>
          <w:rFonts w:ascii="Times New Roman" w:hAnsi="Times New Roman" w:cs="Times New Roman"/>
        </w:rPr>
        <w:t>el</w:t>
      </w:r>
      <w:r w:rsidR="00102F05">
        <w:rPr>
          <w:rFonts w:ascii="Times New Roman" w:hAnsi="Times New Roman" w:cs="Times New Roman"/>
        </w:rPr>
        <w:t xml:space="preserve"> server</w:t>
      </w:r>
      <w:r w:rsidR="009F7624">
        <w:rPr>
          <w:rFonts w:ascii="Times New Roman" w:hAnsi="Times New Roman" w:cs="Times New Roman"/>
        </w:rPr>
        <w:t xml:space="preserve"> </w:t>
      </w:r>
      <w:r w:rsidR="00102F05">
        <w:rPr>
          <w:rFonts w:ascii="Times New Roman" w:hAnsi="Times New Roman" w:cs="Times New Roman"/>
        </w:rPr>
        <w:t>e d</w:t>
      </w:r>
      <w:r w:rsidR="00422BBB">
        <w:rPr>
          <w:rFonts w:ascii="Times New Roman" w:hAnsi="Times New Roman" w:cs="Times New Roman"/>
        </w:rPr>
        <w:t>ella</w:t>
      </w:r>
      <w:r w:rsidR="00102F05">
        <w:rPr>
          <w:rFonts w:ascii="Times New Roman" w:hAnsi="Times New Roman" w:cs="Times New Roman"/>
        </w:rPr>
        <w:t xml:space="preserve"> libreria</w:t>
      </w:r>
      <w:r w:rsidR="00422BBB">
        <w:rPr>
          <w:rFonts w:ascii="Times New Roman" w:hAnsi="Times New Roman" w:cs="Times New Roman"/>
        </w:rPr>
        <w:t xml:space="preserve"> di sistema</w:t>
      </w:r>
      <w:r w:rsidR="00802589">
        <w:rPr>
          <w:rFonts w:ascii="Times New Roman" w:hAnsi="Times New Roman" w:cs="Times New Roman"/>
        </w:rPr>
        <w:t xml:space="preserve"> UtilityRethink</w:t>
      </w:r>
      <w:r w:rsidR="00102F05">
        <w:rPr>
          <w:rFonts w:ascii="Times New Roman" w:hAnsi="Times New Roman" w:cs="Times New Roman"/>
        </w:rPr>
        <w:t>.</w:t>
      </w:r>
      <w:r w:rsidR="000B19C8">
        <w:rPr>
          <w:rFonts w:ascii="Times New Roman" w:hAnsi="Times New Roman" w:cs="Times New Roman"/>
        </w:rPr>
        <w:t xml:space="preserve"> </w:t>
      </w:r>
      <w:r w:rsidR="00102F05">
        <w:rPr>
          <w:rFonts w:ascii="Times New Roman" w:hAnsi="Times New Roman" w:cs="Times New Roman"/>
        </w:rPr>
        <w:t xml:space="preserve">In seguito ad </w:t>
      </w:r>
      <w:r w:rsidR="00DD22EE">
        <w:rPr>
          <w:rFonts w:ascii="Times New Roman" w:hAnsi="Times New Roman" w:cs="Times New Roman"/>
        </w:rPr>
        <w:t>un’</w:t>
      </w:r>
      <w:r w:rsidR="00102F05">
        <w:rPr>
          <w:rFonts w:ascii="Times New Roman" w:hAnsi="Times New Roman" w:cs="Times New Roman"/>
        </w:rPr>
        <w:t>attenta ricerca</w:t>
      </w:r>
      <w:r w:rsidR="00422BBB">
        <w:rPr>
          <w:rFonts w:ascii="Times New Roman" w:hAnsi="Times New Roman" w:cs="Times New Roman"/>
        </w:rPr>
        <w:t xml:space="preserve"> iniziale</w:t>
      </w:r>
      <w:r w:rsidR="00102F05">
        <w:rPr>
          <w:rFonts w:ascii="Times New Roman" w:hAnsi="Times New Roman" w:cs="Times New Roman"/>
        </w:rPr>
        <w:t xml:space="preserve"> è stato deciso di</w:t>
      </w:r>
      <w:r w:rsidR="00422BBB">
        <w:rPr>
          <w:rFonts w:ascii="Times New Roman" w:hAnsi="Times New Roman" w:cs="Times New Roman"/>
        </w:rPr>
        <w:t xml:space="preserve"> affidare il ruolo del</w:t>
      </w:r>
      <w:r w:rsidR="00102F05">
        <w:rPr>
          <w:rFonts w:ascii="Times New Roman" w:hAnsi="Times New Roman" w:cs="Times New Roman"/>
        </w:rPr>
        <w:t xml:space="preserve"> server di sistema </w:t>
      </w:r>
      <w:r w:rsidR="00422BBB">
        <w:rPr>
          <w:rFonts w:ascii="Times New Roman" w:hAnsi="Times New Roman" w:cs="Times New Roman"/>
        </w:rPr>
        <w:t xml:space="preserve">al </w:t>
      </w:r>
      <w:r w:rsidR="00102F05">
        <w:rPr>
          <w:rFonts w:ascii="Times New Roman" w:hAnsi="Times New Roman" w:cs="Times New Roman"/>
        </w:rPr>
        <w:t>dbms RethinkDB.</w:t>
      </w:r>
      <w:r w:rsidR="000B19C8">
        <w:rPr>
          <w:rFonts w:ascii="Times New Roman" w:hAnsi="Times New Roman" w:cs="Times New Roman"/>
        </w:rPr>
        <w:t xml:space="preserve"> </w:t>
      </w:r>
      <w:r w:rsidR="00102F05">
        <w:rPr>
          <w:rFonts w:ascii="Times New Roman" w:hAnsi="Times New Roman" w:cs="Times New Roman"/>
        </w:rPr>
        <w:t xml:space="preserve">La libreria, invece, è stata </w:t>
      </w:r>
      <w:r w:rsidR="00014B94">
        <w:rPr>
          <w:rFonts w:ascii="Times New Roman" w:hAnsi="Times New Roman" w:cs="Times New Roman"/>
        </w:rPr>
        <w:t>scritta in linguaggio C#</w:t>
      </w:r>
      <w:r w:rsidR="00DD22EE">
        <w:rPr>
          <w:rFonts w:ascii="Times New Roman" w:hAnsi="Times New Roman" w:cs="Times New Roman"/>
        </w:rPr>
        <w:t xml:space="preserve"> </w:t>
      </w:r>
      <w:r w:rsidR="00014B94" w:rsidRPr="00A826B8">
        <w:rPr>
          <w:rFonts w:ascii="Times New Roman" w:hAnsi="Times New Roman" w:cs="Times New Roman"/>
        </w:rPr>
        <w:t>su piattafo</w:t>
      </w:r>
      <w:r w:rsidR="00014B94">
        <w:rPr>
          <w:rFonts w:ascii="Times New Roman" w:hAnsi="Times New Roman" w:cs="Times New Roman"/>
        </w:rPr>
        <w:t>rma .NET Core</w:t>
      </w:r>
      <w:r w:rsidR="005F769B">
        <w:rPr>
          <w:rFonts w:ascii="Times New Roman" w:hAnsi="Times New Roman" w:cs="Times New Roman"/>
        </w:rPr>
        <w:t xml:space="preserve"> allo scopo di garantire ai </w:t>
      </w:r>
      <w:r w:rsidR="005425CF">
        <w:rPr>
          <w:rFonts w:ascii="Times New Roman" w:hAnsi="Times New Roman" w:cs="Times New Roman"/>
        </w:rPr>
        <w:t xml:space="preserve">servizi </w:t>
      </w:r>
      <w:r w:rsidR="005F769B">
        <w:rPr>
          <w:rFonts w:ascii="Times New Roman" w:hAnsi="Times New Roman" w:cs="Times New Roman"/>
        </w:rPr>
        <w:t>client l’interfacciamento al server di sistema</w:t>
      </w:r>
      <w:r w:rsidR="00014B94">
        <w:rPr>
          <w:rFonts w:ascii="Times New Roman" w:hAnsi="Times New Roman" w:cs="Times New Roman"/>
        </w:rPr>
        <w:t>.</w:t>
      </w:r>
      <w:r w:rsidR="000B19C8">
        <w:rPr>
          <w:rFonts w:ascii="Times New Roman" w:hAnsi="Times New Roman" w:cs="Times New Roman"/>
        </w:rPr>
        <w:t xml:space="preserve"> </w:t>
      </w:r>
      <w:r w:rsidR="00014B94">
        <w:rPr>
          <w:rFonts w:ascii="Times New Roman" w:hAnsi="Times New Roman" w:cs="Times New Roman"/>
        </w:rPr>
        <w:t>I</w:t>
      </w:r>
      <w:r w:rsidR="00014B94" w:rsidRPr="00A826B8">
        <w:rPr>
          <w:rFonts w:ascii="Times New Roman" w:hAnsi="Times New Roman" w:cs="Times New Roman"/>
        </w:rPr>
        <w:t>l codice prodotto è stato organizzato in maniera efficiente e riutilizzabile nei prodotti della società.</w:t>
      </w:r>
    </w:p>
    <w:p w14:paraId="282515FF" w14:textId="77777777" w:rsidR="00014B94" w:rsidRDefault="00601416" w:rsidP="00B57C6D">
      <w:pPr>
        <w:pStyle w:val="Corpotesto"/>
        <w:spacing w:before="41"/>
        <w:ind w:left="0" w:right="148"/>
        <w:jc w:val="both"/>
        <w:rPr>
          <w:rFonts w:ascii="Times New Roman" w:hAnsi="Times New Roman" w:cs="Times New Roman"/>
        </w:rPr>
      </w:pPr>
      <w:r>
        <w:rPr>
          <w:rFonts w:ascii="Times New Roman" w:hAnsi="Times New Roman" w:cs="Times New Roman"/>
        </w:rPr>
        <w:tab/>
      </w:r>
      <w:r w:rsidR="00014B94" w:rsidRPr="00A826B8">
        <w:rPr>
          <w:rFonts w:ascii="Times New Roman" w:hAnsi="Times New Roman" w:cs="Times New Roman"/>
        </w:rPr>
        <w:t xml:space="preserve">Dal punto di vista del database, </w:t>
      </w:r>
      <w:r w:rsidR="00014B94">
        <w:rPr>
          <w:rFonts w:ascii="Times New Roman" w:hAnsi="Times New Roman" w:cs="Times New Roman"/>
        </w:rPr>
        <w:t>è stato studiato lo schema migliore di</w:t>
      </w:r>
      <w:r w:rsidR="00DD22EE">
        <w:rPr>
          <w:rFonts w:ascii="Times New Roman" w:hAnsi="Times New Roman" w:cs="Times New Roman"/>
        </w:rPr>
        <w:t xml:space="preserve"> </w:t>
      </w:r>
      <w:r w:rsidR="00014B94" w:rsidRPr="00A826B8">
        <w:rPr>
          <w:rFonts w:ascii="Times New Roman" w:hAnsi="Times New Roman" w:cs="Times New Roman"/>
        </w:rPr>
        <w:t xml:space="preserve">rappresentazione </w:t>
      </w:r>
      <w:r w:rsidR="00DD22EE">
        <w:rPr>
          <w:rFonts w:ascii="Times New Roman" w:hAnsi="Times New Roman" w:cs="Times New Roman"/>
        </w:rPr>
        <w:t xml:space="preserve">delle notifiche per </w:t>
      </w:r>
      <w:r w:rsidR="00014B94" w:rsidRPr="00A826B8">
        <w:rPr>
          <w:rFonts w:ascii="Times New Roman" w:hAnsi="Times New Roman" w:cs="Times New Roman"/>
        </w:rPr>
        <w:t xml:space="preserve">ottenere le migliori prestazioni possibili a fronte delle necessarie caratteristiche di consistenza </w:t>
      </w:r>
      <w:r w:rsidR="00DD22EE" w:rsidRPr="00A826B8">
        <w:rPr>
          <w:rFonts w:ascii="Times New Roman" w:hAnsi="Times New Roman" w:cs="Times New Roman"/>
        </w:rPr>
        <w:t>e</w:t>
      </w:r>
      <w:r w:rsidR="00014B94" w:rsidRPr="00A826B8">
        <w:rPr>
          <w:rFonts w:ascii="Times New Roman" w:hAnsi="Times New Roman" w:cs="Times New Roman"/>
        </w:rPr>
        <w:t xml:space="preserve"> isolamento.</w:t>
      </w:r>
    </w:p>
    <w:p w14:paraId="31C9A770" w14:textId="77777777" w:rsidR="00E0467A" w:rsidRDefault="00601416" w:rsidP="00B57C6D">
      <w:pPr>
        <w:pStyle w:val="Corpotesto"/>
        <w:spacing w:line="252" w:lineRule="auto"/>
        <w:ind w:left="0" w:right="148"/>
        <w:jc w:val="both"/>
        <w:rPr>
          <w:rFonts w:ascii="Times New Roman" w:hAnsi="Times New Roman" w:cs="Times New Roman"/>
        </w:rPr>
      </w:pPr>
      <w:r>
        <w:rPr>
          <w:rFonts w:ascii="Times New Roman" w:hAnsi="Times New Roman" w:cs="Times New Roman"/>
        </w:rPr>
        <w:tab/>
      </w:r>
      <w:r w:rsidR="00E0467A">
        <w:rPr>
          <w:rFonts w:ascii="Times New Roman" w:hAnsi="Times New Roman" w:cs="Times New Roman"/>
        </w:rPr>
        <w:t>L’attività è stata svolta</w:t>
      </w:r>
      <w:r w:rsidR="009F7624">
        <w:rPr>
          <w:rFonts w:ascii="Times New Roman" w:hAnsi="Times New Roman" w:cs="Times New Roman"/>
        </w:rPr>
        <w:t xml:space="preserve"> interamente</w:t>
      </w:r>
      <w:r w:rsidR="00E0467A" w:rsidRPr="00A826B8">
        <w:rPr>
          <w:rFonts w:ascii="Times New Roman" w:hAnsi="Times New Roman" w:cs="Times New Roman"/>
        </w:rPr>
        <w:t xml:space="preserve"> presso l’azienda Energy Software</w:t>
      </w:r>
      <w:r w:rsidR="000B19C8">
        <w:rPr>
          <w:rFonts w:ascii="Times New Roman" w:hAnsi="Times New Roman" w:cs="Times New Roman"/>
        </w:rPr>
        <w:t xml:space="preserve"> s.r.l. di Faenza che</w:t>
      </w:r>
      <w:r w:rsidR="00E0467A" w:rsidRPr="00A826B8">
        <w:rPr>
          <w:rFonts w:ascii="Times New Roman" w:hAnsi="Times New Roman" w:cs="Times New Roman"/>
        </w:rPr>
        <w:t xml:space="preserve"> è un’azienda </w:t>
      </w:r>
      <w:r w:rsidR="000B19C8">
        <w:rPr>
          <w:rFonts w:ascii="Times New Roman" w:hAnsi="Times New Roman" w:cs="Times New Roman"/>
        </w:rPr>
        <w:t>nata</w:t>
      </w:r>
      <w:r w:rsidR="00E0467A" w:rsidRPr="00A826B8">
        <w:rPr>
          <w:rFonts w:ascii="Times New Roman" w:hAnsi="Times New Roman" w:cs="Times New Roman"/>
        </w:rPr>
        <w:t xml:space="preserve"> nel 2015 </w:t>
      </w:r>
      <w:r w:rsidR="000B19C8">
        <w:rPr>
          <w:rFonts w:ascii="Times New Roman" w:hAnsi="Times New Roman" w:cs="Times New Roman"/>
        </w:rPr>
        <w:t>grazie a</w:t>
      </w:r>
      <w:r w:rsidR="00E0467A" w:rsidRPr="00A826B8">
        <w:rPr>
          <w:rFonts w:ascii="Times New Roman" w:hAnsi="Times New Roman" w:cs="Times New Roman"/>
        </w:rPr>
        <w:t xml:space="preserve"> un team di persone con esperienza decennale</w:t>
      </w:r>
      <w:r w:rsidR="00DD22EE" w:rsidRPr="00A826B8">
        <w:rPr>
          <w:rFonts w:ascii="Times New Roman" w:hAnsi="Times New Roman" w:cs="Times New Roman"/>
        </w:rPr>
        <w:t xml:space="preserve"> </w:t>
      </w:r>
      <w:r w:rsidR="000B19C8">
        <w:rPr>
          <w:rFonts w:ascii="Times New Roman" w:hAnsi="Times New Roman" w:cs="Times New Roman"/>
        </w:rPr>
        <w:t>unite dall’</w:t>
      </w:r>
      <w:r w:rsidR="00E0467A" w:rsidRPr="00A826B8">
        <w:rPr>
          <w:rFonts w:ascii="Times New Roman" w:hAnsi="Times New Roman" w:cs="Times New Roman"/>
        </w:rPr>
        <w:t xml:space="preserve">obiettivo di fornire tutta una serie di servizi legati al mondo dell’informatica tra cui </w:t>
      </w:r>
      <w:r w:rsidR="000B19C8">
        <w:rPr>
          <w:rFonts w:ascii="Times New Roman" w:hAnsi="Times New Roman" w:cs="Times New Roman"/>
        </w:rPr>
        <w:t xml:space="preserve">lo </w:t>
      </w:r>
      <w:r w:rsidR="00E0467A" w:rsidRPr="00A826B8">
        <w:rPr>
          <w:rFonts w:ascii="Times New Roman" w:hAnsi="Times New Roman" w:cs="Times New Roman"/>
        </w:rPr>
        <w:t xml:space="preserve">sviluppo di software per i mercati energetici, </w:t>
      </w:r>
      <w:r w:rsidR="000B19C8">
        <w:rPr>
          <w:rFonts w:ascii="Times New Roman" w:hAnsi="Times New Roman" w:cs="Times New Roman"/>
        </w:rPr>
        <w:t xml:space="preserve">lo </w:t>
      </w:r>
      <w:r w:rsidR="00E0467A" w:rsidRPr="00A826B8">
        <w:rPr>
          <w:rFonts w:ascii="Times New Roman" w:hAnsi="Times New Roman" w:cs="Times New Roman"/>
        </w:rPr>
        <w:t>sviluppo</w:t>
      </w:r>
      <w:r w:rsidR="00E0467A">
        <w:rPr>
          <w:rFonts w:ascii="Times New Roman" w:hAnsi="Times New Roman" w:cs="Times New Roman"/>
        </w:rPr>
        <w:t xml:space="preserve"> </w:t>
      </w:r>
      <w:r w:rsidR="00E0467A" w:rsidRPr="00A826B8">
        <w:rPr>
          <w:rFonts w:ascii="Times New Roman" w:hAnsi="Times New Roman" w:cs="Times New Roman"/>
        </w:rPr>
        <w:t xml:space="preserve">di applicativi per </w:t>
      </w:r>
      <w:r w:rsidR="000B19C8">
        <w:rPr>
          <w:rFonts w:ascii="Times New Roman" w:hAnsi="Times New Roman" w:cs="Times New Roman"/>
        </w:rPr>
        <w:t>specifiche esigenze del cliente e</w:t>
      </w:r>
      <w:r w:rsidR="00DD22EE" w:rsidRPr="00A826B8">
        <w:rPr>
          <w:rFonts w:ascii="Times New Roman" w:hAnsi="Times New Roman" w:cs="Times New Roman"/>
        </w:rPr>
        <w:t xml:space="preserve"> </w:t>
      </w:r>
      <w:r w:rsidR="000B19C8">
        <w:rPr>
          <w:rFonts w:ascii="Times New Roman" w:hAnsi="Times New Roman" w:cs="Times New Roman"/>
        </w:rPr>
        <w:t xml:space="preserve">la </w:t>
      </w:r>
      <w:r w:rsidR="00E0467A" w:rsidRPr="00A826B8">
        <w:rPr>
          <w:rFonts w:ascii="Times New Roman" w:hAnsi="Times New Roman" w:cs="Times New Roman"/>
        </w:rPr>
        <w:t>consulenza sistematica</w:t>
      </w:r>
      <w:r w:rsidR="00E0467A">
        <w:rPr>
          <w:rFonts w:ascii="Times New Roman" w:hAnsi="Times New Roman" w:cs="Times New Roman"/>
        </w:rPr>
        <w:t xml:space="preserve"> specializzata </w:t>
      </w:r>
      <w:r w:rsidR="00E0467A" w:rsidRPr="00A826B8">
        <w:rPr>
          <w:rFonts w:ascii="Times New Roman" w:hAnsi="Times New Roman" w:cs="Times New Roman"/>
        </w:rPr>
        <w:t>su server e networking.</w:t>
      </w:r>
    </w:p>
    <w:p w14:paraId="20293853" w14:textId="77777777" w:rsidR="00014B94" w:rsidRDefault="00014B94" w:rsidP="00B57C6D">
      <w:pPr>
        <w:pStyle w:val="Corpotesto"/>
        <w:spacing w:before="41"/>
        <w:ind w:left="0" w:right="148"/>
        <w:jc w:val="both"/>
        <w:rPr>
          <w:rFonts w:ascii="Times New Roman" w:hAnsi="Times New Roman" w:cs="Times New Roman"/>
        </w:rPr>
      </w:pPr>
      <w:r w:rsidRPr="00A826B8">
        <w:rPr>
          <w:rFonts w:ascii="Times New Roman" w:hAnsi="Times New Roman" w:cs="Times New Roman"/>
        </w:rPr>
        <w:t>I risultati ottenuti sono stati oggetto di misurazione e presentazione.</w:t>
      </w:r>
    </w:p>
    <w:p w14:paraId="68628A50" w14:textId="77777777" w:rsidR="00014B94" w:rsidRDefault="00014B94" w:rsidP="00B57C6D">
      <w:pPr>
        <w:widowControl/>
        <w:adjustRightInd w:val="0"/>
        <w:jc w:val="both"/>
        <w:rPr>
          <w:rFonts w:ascii="Times New Roman" w:eastAsiaTheme="minorHAnsi" w:hAnsi="Times New Roman" w:cs="Times New Roman"/>
          <w:b/>
          <w:sz w:val="26"/>
          <w:szCs w:val="26"/>
          <w:lang w:eastAsia="en-US" w:bidi="ar-SA"/>
        </w:rPr>
      </w:pPr>
    </w:p>
    <w:p w14:paraId="276107D0" w14:textId="77777777" w:rsidR="00014B94" w:rsidRPr="00401C04" w:rsidRDefault="006B0BF4" w:rsidP="00B57C6D">
      <w:pPr>
        <w:widowControl/>
        <w:adjustRightInd w:val="0"/>
        <w:jc w:val="both"/>
        <w:rPr>
          <w:rFonts w:ascii="Times New Roman" w:eastAsiaTheme="minorHAnsi" w:hAnsi="Times New Roman" w:cs="Times New Roman"/>
          <w:sz w:val="26"/>
          <w:szCs w:val="26"/>
          <w:lang w:eastAsia="en-US" w:bidi="ar-SA"/>
        </w:rPr>
      </w:pPr>
      <w:r>
        <w:rPr>
          <w:rFonts w:ascii="Times New Roman" w:eastAsiaTheme="minorHAnsi" w:hAnsi="Times New Roman" w:cs="Times New Roman"/>
          <w:sz w:val="26"/>
          <w:szCs w:val="26"/>
          <w:lang w:eastAsia="en-US" w:bidi="ar-SA"/>
        </w:rPr>
        <w:tab/>
      </w:r>
      <w:r w:rsidR="00401C04">
        <w:rPr>
          <w:rFonts w:ascii="Times New Roman" w:eastAsiaTheme="minorHAnsi" w:hAnsi="Times New Roman" w:cs="Times New Roman"/>
          <w:sz w:val="26"/>
          <w:szCs w:val="26"/>
          <w:lang w:eastAsia="en-US" w:bidi="ar-SA"/>
        </w:rPr>
        <w:t>Il seguito della tesi è articolato in 5 capitoli:</w:t>
      </w:r>
    </w:p>
    <w:p w14:paraId="50758DDA" w14:textId="77777777" w:rsidR="00014B94" w:rsidRDefault="00014B94" w:rsidP="00B57C6D">
      <w:pPr>
        <w:widowControl/>
        <w:adjustRightInd w:val="0"/>
        <w:jc w:val="both"/>
        <w:rPr>
          <w:rFonts w:ascii="Times New Roman" w:eastAsiaTheme="minorHAnsi" w:hAnsi="Times New Roman" w:cs="Times New Roman"/>
          <w:sz w:val="26"/>
          <w:szCs w:val="26"/>
          <w:lang w:eastAsia="en-US" w:bidi="ar-SA"/>
        </w:rPr>
      </w:pPr>
    </w:p>
    <w:p w14:paraId="48CFD57D" w14:textId="77777777" w:rsidR="00014B94" w:rsidRPr="000B19C8" w:rsidRDefault="005F769B" w:rsidP="00B57C6D">
      <w:pPr>
        <w:pStyle w:val="Paragrafoelenco"/>
        <w:widowControl/>
        <w:numPr>
          <w:ilvl w:val="0"/>
          <w:numId w:val="10"/>
        </w:numPr>
        <w:adjustRightInd w:val="0"/>
        <w:jc w:val="both"/>
        <w:rPr>
          <w:rFonts w:ascii="Times New Roman" w:eastAsiaTheme="minorHAnsi" w:hAnsi="Times New Roman" w:cs="Times New Roman"/>
          <w:sz w:val="26"/>
          <w:szCs w:val="26"/>
          <w:lang w:eastAsia="en-US" w:bidi="ar-SA"/>
        </w:rPr>
      </w:pPr>
      <w:r w:rsidRPr="000B19C8">
        <w:rPr>
          <w:rFonts w:ascii="Times New Roman" w:eastAsiaTheme="minorHAnsi" w:hAnsi="Times New Roman" w:cs="Times New Roman"/>
          <w:sz w:val="26"/>
          <w:szCs w:val="26"/>
          <w:lang w:eastAsia="en-US" w:bidi="ar-SA"/>
        </w:rPr>
        <w:t>C</w:t>
      </w:r>
      <w:r w:rsidR="00014B94" w:rsidRPr="000B19C8">
        <w:rPr>
          <w:rFonts w:ascii="Times New Roman" w:eastAsiaTheme="minorHAnsi" w:hAnsi="Times New Roman" w:cs="Times New Roman"/>
          <w:sz w:val="26"/>
          <w:szCs w:val="26"/>
          <w:lang w:eastAsia="en-US" w:bidi="ar-SA"/>
        </w:rPr>
        <w:t xml:space="preserve">apitolo 1: introduce </w:t>
      </w:r>
      <w:r w:rsidR="00401C04" w:rsidRPr="000B19C8">
        <w:rPr>
          <w:rFonts w:ascii="Times New Roman" w:eastAsiaTheme="minorHAnsi" w:hAnsi="Times New Roman" w:cs="Times New Roman"/>
          <w:sz w:val="26"/>
          <w:szCs w:val="26"/>
          <w:lang w:eastAsia="en-US" w:bidi="ar-SA"/>
        </w:rPr>
        <w:t xml:space="preserve">nei dettagli </w:t>
      </w:r>
      <w:r w:rsidR="000B19C8" w:rsidRPr="000B19C8">
        <w:rPr>
          <w:rFonts w:ascii="Times New Roman" w:eastAsiaTheme="minorHAnsi" w:hAnsi="Times New Roman" w:cs="Times New Roman"/>
          <w:sz w:val="26"/>
          <w:szCs w:val="26"/>
          <w:lang w:eastAsia="en-US" w:bidi="ar-SA"/>
        </w:rPr>
        <w:t>la</w:t>
      </w:r>
      <w:r w:rsidR="00401C04" w:rsidRPr="000B19C8">
        <w:rPr>
          <w:rFonts w:ascii="Times New Roman" w:eastAsiaTheme="minorHAnsi" w:hAnsi="Times New Roman" w:cs="Times New Roman"/>
          <w:sz w:val="26"/>
          <w:szCs w:val="26"/>
          <w:lang w:eastAsia="en-US" w:bidi="ar-SA"/>
        </w:rPr>
        <w:t xml:space="preserve"> collocazione di questo </w:t>
      </w:r>
      <w:r w:rsidR="000B19C8" w:rsidRPr="000B19C8">
        <w:rPr>
          <w:rFonts w:ascii="Times New Roman" w:eastAsiaTheme="minorHAnsi" w:hAnsi="Times New Roman" w:cs="Times New Roman"/>
          <w:sz w:val="26"/>
          <w:szCs w:val="26"/>
          <w:lang w:eastAsia="en-US" w:bidi="ar-SA"/>
        </w:rPr>
        <w:t>sistema sviluppato</w:t>
      </w:r>
      <w:r w:rsidR="00401C04" w:rsidRPr="000B19C8">
        <w:rPr>
          <w:rFonts w:ascii="Times New Roman" w:eastAsiaTheme="minorHAnsi" w:hAnsi="Times New Roman" w:cs="Times New Roman"/>
          <w:sz w:val="26"/>
          <w:szCs w:val="26"/>
          <w:lang w:eastAsia="en-US" w:bidi="ar-SA"/>
        </w:rPr>
        <w:t xml:space="preserve">. </w:t>
      </w:r>
      <w:r w:rsidR="00DD22EE">
        <w:rPr>
          <w:rFonts w:ascii="Times New Roman" w:eastAsiaTheme="minorHAnsi" w:hAnsi="Times New Roman" w:cs="Times New Roman"/>
          <w:sz w:val="26"/>
          <w:szCs w:val="26"/>
          <w:lang w:eastAsia="en-US" w:bidi="ar-SA"/>
        </w:rPr>
        <w:t>S</w:t>
      </w:r>
      <w:r w:rsidR="00DD22EE" w:rsidRPr="000B19C8">
        <w:rPr>
          <w:rFonts w:ascii="Times New Roman" w:eastAsiaTheme="minorHAnsi" w:hAnsi="Times New Roman" w:cs="Times New Roman"/>
          <w:sz w:val="26"/>
          <w:szCs w:val="26"/>
          <w:lang w:eastAsia="en-US" w:bidi="ar-SA"/>
        </w:rPr>
        <w:t>ono</w:t>
      </w:r>
      <w:r w:rsidR="00401C04" w:rsidRPr="000B19C8">
        <w:rPr>
          <w:rFonts w:ascii="Times New Roman" w:eastAsiaTheme="minorHAnsi" w:hAnsi="Times New Roman" w:cs="Times New Roman"/>
          <w:sz w:val="26"/>
          <w:szCs w:val="26"/>
          <w:lang w:eastAsia="en-US" w:bidi="ar-SA"/>
        </w:rPr>
        <w:t xml:space="preserve"> inizialmente</w:t>
      </w:r>
      <w:r w:rsidR="001E171D" w:rsidRPr="000B19C8">
        <w:rPr>
          <w:rFonts w:ascii="Times New Roman" w:eastAsiaTheme="minorHAnsi" w:hAnsi="Times New Roman" w:cs="Times New Roman"/>
          <w:sz w:val="26"/>
          <w:szCs w:val="26"/>
          <w:lang w:eastAsia="en-US" w:bidi="ar-SA"/>
        </w:rPr>
        <w:t xml:space="preserve"> trattati i nuovi sistemi dbms real-time e</w:t>
      </w:r>
      <w:r w:rsidR="00401C04" w:rsidRPr="000B19C8">
        <w:rPr>
          <w:rFonts w:ascii="Times New Roman" w:eastAsiaTheme="minorHAnsi" w:hAnsi="Times New Roman" w:cs="Times New Roman"/>
          <w:sz w:val="26"/>
          <w:szCs w:val="26"/>
          <w:lang w:eastAsia="en-US" w:bidi="ar-SA"/>
        </w:rPr>
        <w:t xml:space="preserve"> il design pattern Publish/Subscribe.</w:t>
      </w:r>
      <w:r w:rsidR="000B19C8">
        <w:rPr>
          <w:rFonts w:ascii="Times New Roman" w:eastAsiaTheme="minorHAnsi" w:hAnsi="Times New Roman" w:cs="Times New Roman"/>
          <w:sz w:val="26"/>
          <w:szCs w:val="26"/>
          <w:lang w:eastAsia="en-US" w:bidi="ar-SA"/>
        </w:rPr>
        <w:t xml:space="preserve"> V</w:t>
      </w:r>
      <w:r w:rsidR="00401C04" w:rsidRPr="000B19C8">
        <w:rPr>
          <w:rFonts w:ascii="Times New Roman" w:eastAsiaTheme="minorHAnsi" w:hAnsi="Times New Roman" w:cs="Times New Roman"/>
          <w:sz w:val="26"/>
          <w:szCs w:val="26"/>
          <w:lang w:eastAsia="en-US" w:bidi="ar-SA"/>
        </w:rPr>
        <w:t>engono</w:t>
      </w:r>
      <w:r w:rsidR="000B19C8">
        <w:rPr>
          <w:rFonts w:ascii="Times New Roman" w:eastAsiaTheme="minorHAnsi" w:hAnsi="Times New Roman" w:cs="Times New Roman"/>
          <w:sz w:val="26"/>
          <w:szCs w:val="26"/>
          <w:lang w:eastAsia="en-US" w:bidi="ar-SA"/>
        </w:rPr>
        <w:t xml:space="preserve"> infine</w:t>
      </w:r>
      <w:r w:rsidR="00DD22EE">
        <w:rPr>
          <w:rFonts w:ascii="Times New Roman" w:eastAsiaTheme="minorHAnsi" w:hAnsi="Times New Roman" w:cs="Times New Roman"/>
          <w:sz w:val="26"/>
          <w:szCs w:val="26"/>
          <w:lang w:eastAsia="en-US" w:bidi="ar-SA"/>
        </w:rPr>
        <w:t xml:space="preserve"> </w:t>
      </w:r>
      <w:r w:rsidR="00401C04" w:rsidRPr="000B19C8">
        <w:rPr>
          <w:rFonts w:ascii="Times New Roman" w:eastAsiaTheme="minorHAnsi" w:hAnsi="Times New Roman" w:cs="Times New Roman"/>
          <w:sz w:val="26"/>
          <w:szCs w:val="26"/>
          <w:lang w:eastAsia="en-US" w:bidi="ar-SA"/>
        </w:rPr>
        <w:t>defin</w:t>
      </w:r>
      <w:r w:rsidR="00796C85" w:rsidRPr="000B19C8">
        <w:rPr>
          <w:rFonts w:ascii="Times New Roman" w:eastAsiaTheme="minorHAnsi" w:hAnsi="Times New Roman" w:cs="Times New Roman"/>
          <w:sz w:val="26"/>
          <w:szCs w:val="26"/>
          <w:lang w:eastAsia="en-US" w:bidi="ar-SA"/>
        </w:rPr>
        <w:t>i</w:t>
      </w:r>
      <w:r w:rsidR="00401C04" w:rsidRPr="000B19C8">
        <w:rPr>
          <w:rFonts w:ascii="Times New Roman" w:eastAsiaTheme="minorHAnsi" w:hAnsi="Times New Roman" w:cs="Times New Roman"/>
          <w:sz w:val="26"/>
          <w:szCs w:val="26"/>
          <w:lang w:eastAsia="en-US" w:bidi="ar-SA"/>
        </w:rPr>
        <w:t>te</w:t>
      </w:r>
      <w:r w:rsidR="00014B94" w:rsidRPr="000B19C8">
        <w:rPr>
          <w:rFonts w:ascii="Times New Roman" w:eastAsiaTheme="minorHAnsi" w:hAnsi="Times New Roman" w:cs="Times New Roman"/>
          <w:sz w:val="26"/>
          <w:szCs w:val="26"/>
          <w:lang w:eastAsia="en-US" w:bidi="ar-SA"/>
        </w:rPr>
        <w:t xml:space="preserve"> le specifiche funzionali e architetturali del sistema.</w:t>
      </w:r>
    </w:p>
    <w:p w14:paraId="683DE876" w14:textId="77777777" w:rsidR="00E0467A" w:rsidRPr="00E0467A" w:rsidRDefault="00E0467A" w:rsidP="00B57C6D">
      <w:pPr>
        <w:pStyle w:val="Paragrafoelenco"/>
        <w:widowControl/>
        <w:adjustRightInd w:val="0"/>
        <w:jc w:val="both"/>
        <w:rPr>
          <w:rFonts w:ascii="Times New Roman" w:eastAsiaTheme="minorHAnsi" w:hAnsi="Times New Roman" w:cs="Times New Roman"/>
          <w:sz w:val="26"/>
          <w:szCs w:val="26"/>
          <w:lang w:eastAsia="en-US" w:bidi="ar-SA"/>
        </w:rPr>
      </w:pPr>
    </w:p>
    <w:p w14:paraId="2A0BDEB8" w14:textId="77777777" w:rsidR="00014B94" w:rsidRDefault="00014B94" w:rsidP="00B57C6D">
      <w:pPr>
        <w:pStyle w:val="Paragrafoelenco"/>
        <w:widowControl/>
        <w:numPr>
          <w:ilvl w:val="0"/>
          <w:numId w:val="10"/>
        </w:numPr>
        <w:adjustRightInd w:val="0"/>
        <w:jc w:val="both"/>
        <w:rPr>
          <w:rFonts w:ascii="Times New Roman" w:eastAsiaTheme="minorHAnsi" w:hAnsi="Times New Roman" w:cs="Times New Roman"/>
          <w:sz w:val="26"/>
          <w:szCs w:val="26"/>
          <w:lang w:eastAsia="en-US" w:bidi="ar-SA"/>
        </w:rPr>
      </w:pPr>
      <w:r>
        <w:rPr>
          <w:rFonts w:ascii="Times New Roman" w:eastAsiaTheme="minorHAnsi" w:hAnsi="Times New Roman" w:cs="Times New Roman"/>
          <w:sz w:val="26"/>
          <w:szCs w:val="26"/>
          <w:lang w:eastAsia="en-US" w:bidi="ar-SA"/>
        </w:rPr>
        <w:t>C</w:t>
      </w:r>
      <w:r w:rsidRPr="00940D81">
        <w:rPr>
          <w:rFonts w:ascii="Times New Roman" w:eastAsiaTheme="minorHAnsi" w:hAnsi="Times New Roman" w:cs="Times New Roman"/>
          <w:sz w:val="26"/>
          <w:szCs w:val="26"/>
          <w:lang w:eastAsia="en-US" w:bidi="ar-SA"/>
        </w:rPr>
        <w:t>apitolo 2</w:t>
      </w:r>
      <w:r>
        <w:rPr>
          <w:rFonts w:ascii="Times New Roman" w:eastAsiaTheme="minorHAnsi" w:hAnsi="Times New Roman" w:cs="Times New Roman"/>
          <w:sz w:val="26"/>
          <w:szCs w:val="26"/>
          <w:lang w:eastAsia="en-US" w:bidi="ar-SA"/>
        </w:rPr>
        <w:t xml:space="preserve">: </w:t>
      </w:r>
      <w:r w:rsidR="00310BAB">
        <w:rPr>
          <w:rFonts w:ascii="Times New Roman" w:eastAsiaTheme="minorHAnsi" w:hAnsi="Times New Roman" w:cs="Times New Roman"/>
          <w:sz w:val="26"/>
          <w:szCs w:val="26"/>
          <w:lang w:eastAsia="en-US" w:bidi="ar-SA"/>
        </w:rPr>
        <w:t>presenta altre tecnologie utilizzabili in futuro per un’altra implementazione del sistema.</w:t>
      </w:r>
    </w:p>
    <w:p w14:paraId="246C093E" w14:textId="77777777" w:rsidR="00D006FF" w:rsidRDefault="00D006FF" w:rsidP="00B57C6D">
      <w:pPr>
        <w:pStyle w:val="Paragrafoelenco"/>
        <w:widowControl/>
        <w:adjustRightInd w:val="0"/>
        <w:jc w:val="both"/>
        <w:rPr>
          <w:rFonts w:ascii="Times New Roman" w:eastAsiaTheme="minorHAnsi" w:hAnsi="Times New Roman" w:cs="Times New Roman"/>
          <w:sz w:val="26"/>
          <w:szCs w:val="26"/>
          <w:lang w:eastAsia="en-US" w:bidi="ar-SA"/>
        </w:rPr>
      </w:pPr>
    </w:p>
    <w:p w14:paraId="5FAB658A" w14:textId="77777777" w:rsidR="00796C85" w:rsidRPr="000140E8" w:rsidRDefault="00014B94" w:rsidP="00B57C6D">
      <w:pPr>
        <w:pStyle w:val="Paragrafoelenco"/>
        <w:widowControl/>
        <w:numPr>
          <w:ilvl w:val="0"/>
          <w:numId w:val="10"/>
        </w:numPr>
        <w:adjustRightInd w:val="0"/>
        <w:jc w:val="both"/>
        <w:rPr>
          <w:rFonts w:ascii="Times New Roman" w:hAnsi="Times New Roman" w:cs="Times New Roman"/>
          <w:sz w:val="26"/>
          <w:szCs w:val="26"/>
        </w:rPr>
      </w:pPr>
      <w:r>
        <w:rPr>
          <w:rFonts w:ascii="Times New Roman" w:eastAsiaTheme="minorHAnsi" w:hAnsi="Times New Roman" w:cs="Times New Roman"/>
          <w:sz w:val="26"/>
          <w:szCs w:val="26"/>
          <w:lang w:eastAsia="en-US" w:bidi="ar-SA"/>
        </w:rPr>
        <w:t xml:space="preserve">Capitolo 3: </w:t>
      </w:r>
      <w:r w:rsidR="00310BAB">
        <w:rPr>
          <w:rFonts w:ascii="Times New Roman" w:eastAsiaTheme="minorHAnsi" w:hAnsi="Times New Roman" w:cs="Times New Roman"/>
          <w:sz w:val="26"/>
          <w:szCs w:val="26"/>
          <w:lang w:eastAsia="en-US" w:bidi="ar-SA"/>
        </w:rPr>
        <w:t>descrive la progettazione della libreria di sistema UtilityRethink implementata.</w:t>
      </w:r>
    </w:p>
    <w:p w14:paraId="4D634D0D" w14:textId="77777777" w:rsidR="00014B94" w:rsidRPr="00940D81" w:rsidRDefault="00014B94" w:rsidP="00B57C6D">
      <w:pPr>
        <w:pStyle w:val="Paragrafoelenco"/>
        <w:jc w:val="both"/>
        <w:rPr>
          <w:rFonts w:ascii="Times New Roman" w:hAnsi="Times New Roman" w:cs="Times New Roman"/>
          <w:sz w:val="26"/>
          <w:szCs w:val="26"/>
        </w:rPr>
      </w:pPr>
    </w:p>
    <w:p w14:paraId="758FD777" w14:textId="77777777" w:rsidR="000B19C8" w:rsidRPr="004359B5" w:rsidRDefault="00014B94" w:rsidP="00B57C6D">
      <w:pPr>
        <w:pStyle w:val="Paragrafoelenco"/>
        <w:widowControl/>
        <w:numPr>
          <w:ilvl w:val="0"/>
          <w:numId w:val="10"/>
        </w:numPr>
        <w:adjustRightInd w:val="0"/>
        <w:jc w:val="both"/>
        <w:rPr>
          <w:rFonts w:ascii="Times New Roman" w:hAnsi="Times New Roman" w:cs="Times New Roman"/>
          <w:sz w:val="26"/>
          <w:szCs w:val="26"/>
        </w:rPr>
      </w:pPr>
      <w:r>
        <w:rPr>
          <w:rFonts w:ascii="Times New Roman" w:hAnsi="Times New Roman" w:cs="Times New Roman"/>
          <w:sz w:val="26"/>
          <w:szCs w:val="26"/>
        </w:rPr>
        <w:t xml:space="preserve">Capitolo 4: </w:t>
      </w:r>
      <w:r w:rsidR="004359B5">
        <w:rPr>
          <w:rFonts w:ascii="Times New Roman" w:hAnsi="Times New Roman" w:cs="Times New Roman"/>
          <w:sz w:val="26"/>
          <w:szCs w:val="26"/>
        </w:rPr>
        <w:t>analizza i software che sono stati scelti e utilizzati per l’implementazione del sistema per il caso di utilizzo aziendale.</w:t>
      </w:r>
    </w:p>
    <w:p w14:paraId="2A49F814" w14:textId="77777777" w:rsidR="000B19C8" w:rsidRPr="00D006FF" w:rsidRDefault="000B19C8" w:rsidP="00B57C6D">
      <w:pPr>
        <w:pStyle w:val="Paragrafoelenco"/>
        <w:widowControl/>
        <w:adjustRightInd w:val="0"/>
        <w:jc w:val="both"/>
        <w:rPr>
          <w:rFonts w:ascii="Times New Roman" w:hAnsi="Times New Roman" w:cs="Times New Roman"/>
          <w:sz w:val="26"/>
          <w:szCs w:val="26"/>
        </w:rPr>
      </w:pPr>
    </w:p>
    <w:p w14:paraId="72BED6E1" w14:textId="77777777" w:rsidR="00014B94" w:rsidRPr="00A826B8" w:rsidRDefault="00014B94" w:rsidP="00B57C6D">
      <w:pPr>
        <w:pStyle w:val="Paragrafoelenco"/>
        <w:widowControl/>
        <w:numPr>
          <w:ilvl w:val="0"/>
          <w:numId w:val="10"/>
        </w:numPr>
        <w:adjustRightInd w:val="0"/>
        <w:jc w:val="both"/>
        <w:rPr>
          <w:rFonts w:ascii="Times New Roman" w:hAnsi="Times New Roman" w:cs="Times New Roman"/>
        </w:rPr>
      </w:pPr>
      <w:r>
        <w:rPr>
          <w:rFonts w:ascii="Times New Roman" w:hAnsi="Times New Roman" w:cs="Times New Roman"/>
          <w:sz w:val="26"/>
          <w:szCs w:val="26"/>
        </w:rPr>
        <w:t xml:space="preserve">Capitolo 5: </w:t>
      </w:r>
      <w:r w:rsidR="004359B5">
        <w:rPr>
          <w:rFonts w:ascii="Times New Roman" w:hAnsi="Times New Roman" w:cs="Times New Roman"/>
          <w:sz w:val="26"/>
          <w:szCs w:val="26"/>
        </w:rPr>
        <w:t xml:space="preserve">mostra </w:t>
      </w:r>
      <w:r w:rsidR="00DD58BF">
        <w:rPr>
          <w:rFonts w:ascii="Times New Roman" w:hAnsi="Times New Roman" w:cs="Times New Roman"/>
          <w:sz w:val="26"/>
          <w:szCs w:val="26"/>
        </w:rPr>
        <w:t>come è stato implementato il server del sistema.</w:t>
      </w:r>
    </w:p>
    <w:p w14:paraId="1E4657BF" w14:textId="77777777" w:rsidR="00C26415" w:rsidRDefault="00C26415" w:rsidP="00B57C6D">
      <w:pPr>
        <w:jc w:val="both"/>
        <w:rPr>
          <w:rFonts w:ascii="Times New Roman" w:hAnsi="Times New Roman" w:cs="Times New Roman"/>
        </w:rPr>
      </w:pPr>
    </w:p>
    <w:p w14:paraId="0BA10458" w14:textId="77777777" w:rsidR="00C26415" w:rsidRDefault="00C26415">
      <w:pPr>
        <w:rPr>
          <w:rFonts w:ascii="Times New Roman" w:hAnsi="Times New Roman" w:cs="Times New Roman"/>
        </w:rPr>
      </w:pPr>
    </w:p>
    <w:p w14:paraId="3B306229" w14:textId="77777777" w:rsidR="00EE192F" w:rsidRDefault="00EE192F">
      <w:pPr>
        <w:rPr>
          <w:rFonts w:ascii="Times New Roman" w:hAnsi="Times New Roman" w:cs="Times New Roman"/>
          <w:sz w:val="40"/>
          <w:szCs w:val="40"/>
        </w:rPr>
      </w:pPr>
    </w:p>
    <w:p w14:paraId="4A328F98" w14:textId="77777777" w:rsidR="00D006FF" w:rsidRDefault="00D006FF">
      <w:pPr>
        <w:rPr>
          <w:rFonts w:ascii="Times New Roman" w:hAnsi="Times New Roman" w:cs="Times New Roman"/>
          <w:sz w:val="40"/>
          <w:szCs w:val="40"/>
        </w:rPr>
      </w:pPr>
    </w:p>
    <w:p w14:paraId="10BB85C0" w14:textId="77777777" w:rsidR="00D006FF" w:rsidRDefault="00D006FF">
      <w:pPr>
        <w:rPr>
          <w:rFonts w:ascii="Times New Roman" w:hAnsi="Times New Roman" w:cs="Times New Roman"/>
          <w:sz w:val="40"/>
          <w:szCs w:val="40"/>
        </w:rPr>
      </w:pPr>
    </w:p>
    <w:p w14:paraId="0506CDD4" w14:textId="77777777" w:rsidR="00D006FF" w:rsidRDefault="00D006FF">
      <w:pPr>
        <w:rPr>
          <w:rFonts w:ascii="Times New Roman" w:hAnsi="Times New Roman" w:cs="Times New Roman"/>
          <w:sz w:val="40"/>
          <w:szCs w:val="40"/>
        </w:rPr>
      </w:pPr>
    </w:p>
    <w:p w14:paraId="7112DE88" w14:textId="77777777" w:rsidR="00D006FF" w:rsidRDefault="00D006FF">
      <w:pPr>
        <w:rPr>
          <w:rFonts w:ascii="Times New Roman" w:hAnsi="Times New Roman" w:cs="Times New Roman"/>
          <w:sz w:val="40"/>
          <w:szCs w:val="40"/>
        </w:rPr>
      </w:pPr>
    </w:p>
    <w:p w14:paraId="7BF00129" w14:textId="77777777" w:rsidR="00D006FF" w:rsidRDefault="00D006FF">
      <w:pPr>
        <w:rPr>
          <w:rFonts w:ascii="Times New Roman" w:hAnsi="Times New Roman" w:cs="Times New Roman"/>
          <w:sz w:val="40"/>
          <w:szCs w:val="40"/>
        </w:rPr>
      </w:pPr>
    </w:p>
    <w:p w14:paraId="4169888A" w14:textId="77777777" w:rsidR="00D006FF" w:rsidRDefault="00D006FF">
      <w:pPr>
        <w:rPr>
          <w:rFonts w:ascii="Times New Roman" w:hAnsi="Times New Roman" w:cs="Times New Roman"/>
          <w:sz w:val="40"/>
          <w:szCs w:val="40"/>
        </w:rPr>
      </w:pPr>
    </w:p>
    <w:p w14:paraId="08A7FFB6" w14:textId="77777777" w:rsidR="00D006FF" w:rsidRDefault="00D006FF">
      <w:pPr>
        <w:rPr>
          <w:rFonts w:ascii="Times New Roman" w:hAnsi="Times New Roman" w:cs="Times New Roman"/>
          <w:sz w:val="40"/>
          <w:szCs w:val="40"/>
        </w:rPr>
      </w:pPr>
    </w:p>
    <w:p w14:paraId="300999F9" w14:textId="77777777" w:rsidR="00D006FF" w:rsidRDefault="00D006FF">
      <w:pPr>
        <w:rPr>
          <w:rFonts w:ascii="Times New Roman" w:hAnsi="Times New Roman" w:cs="Times New Roman"/>
          <w:sz w:val="40"/>
          <w:szCs w:val="40"/>
        </w:rPr>
      </w:pPr>
    </w:p>
    <w:p w14:paraId="7B64A96A" w14:textId="77777777" w:rsidR="00D006FF" w:rsidRDefault="00D006FF">
      <w:pPr>
        <w:rPr>
          <w:rFonts w:ascii="Times New Roman" w:hAnsi="Times New Roman" w:cs="Times New Roman"/>
          <w:sz w:val="40"/>
          <w:szCs w:val="40"/>
        </w:rPr>
      </w:pPr>
    </w:p>
    <w:p w14:paraId="5FC43E0B" w14:textId="77777777" w:rsidR="00D006FF" w:rsidRDefault="00D006FF">
      <w:pPr>
        <w:rPr>
          <w:rFonts w:ascii="Times New Roman" w:hAnsi="Times New Roman" w:cs="Times New Roman"/>
          <w:sz w:val="40"/>
          <w:szCs w:val="40"/>
        </w:rPr>
      </w:pPr>
    </w:p>
    <w:p w14:paraId="068D13A0" w14:textId="77777777" w:rsidR="00D006FF" w:rsidRDefault="00D006FF">
      <w:pPr>
        <w:rPr>
          <w:rFonts w:ascii="Times New Roman" w:hAnsi="Times New Roman" w:cs="Times New Roman"/>
          <w:sz w:val="40"/>
          <w:szCs w:val="40"/>
        </w:rPr>
      </w:pPr>
    </w:p>
    <w:p w14:paraId="6D369C9E" w14:textId="77777777" w:rsidR="00D006FF" w:rsidRDefault="00D006FF">
      <w:pPr>
        <w:rPr>
          <w:rFonts w:ascii="Times New Roman" w:hAnsi="Times New Roman" w:cs="Times New Roman"/>
          <w:sz w:val="40"/>
          <w:szCs w:val="40"/>
        </w:rPr>
      </w:pPr>
    </w:p>
    <w:p w14:paraId="63233BC7" w14:textId="77777777" w:rsidR="00D006FF" w:rsidRDefault="00D006FF">
      <w:pPr>
        <w:rPr>
          <w:rFonts w:ascii="Times New Roman" w:hAnsi="Times New Roman" w:cs="Times New Roman"/>
          <w:sz w:val="40"/>
          <w:szCs w:val="40"/>
        </w:rPr>
      </w:pPr>
    </w:p>
    <w:p w14:paraId="59B92E2A" w14:textId="77777777" w:rsidR="00D006FF" w:rsidRDefault="00D006FF">
      <w:pPr>
        <w:rPr>
          <w:rFonts w:ascii="Times New Roman" w:hAnsi="Times New Roman" w:cs="Times New Roman"/>
          <w:sz w:val="40"/>
          <w:szCs w:val="40"/>
        </w:rPr>
      </w:pPr>
    </w:p>
    <w:p w14:paraId="302CD82D" w14:textId="77777777" w:rsidR="00D006FF" w:rsidRDefault="00D006FF">
      <w:pPr>
        <w:rPr>
          <w:rFonts w:ascii="Times New Roman" w:hAnsi="Times New Roman" w:cs="Times New Roman"/>
          <w:sz w:val="40"/>
          <w:szCs w:val="40"/>
        </w:rPr>
      </w:pPr>
    </w:p>
    <w:p w14:paraId="436E04CC" w14:textId="77777777" w:rsidR="00D006FF" w:rsidRDefault="00D006FF">
      <w:pPr>
        <w:rPr>
          <w:rFonts w:ascii="Times New Roman" w:hAnsi="Times New Roman" w:cs="Times New Roman"/>
          <w:sz w:val="40"/>
          <w:szCs w:val="40"/>
        </w:rPr>
      </w:pPr>
    </w:p>
    <w:p w14:paraId="6EBAE6C4" w14:textId="77777777" w:rsidR="00D006FF" w:rsidRDefault="00D006FF">
      <w:pPr>
        <w:rPr>
          <w:rFonts w:ascii="Times New Roman" w:hAnsi="Times New Roman" w:cs="Times New Roman"/>
          <w:sz w:val="40"/>
          <w:szCs w:val="40"/>
        </w:rPr>
      </w:pPr>
    </w:p>
    <w:p w14:paraId="1333D32F" w14:textId="77777777" w:rsidR="00D006FF" w:rsidRDefault="00D006FF">
      <w:pPr>
        <w:rPr>
          <w:rFonts w:ascii="Times New Roman" w:hAnsi="Times New Roman" w:cs="Times New Roman"/>
          <w:sz w:val="40"/>
          <w:szCs w:val="40"/>
        </w:rPr>
      </w:pPr>
    </w:p>
    <w:p w14:paraId="46396DCB" w14:textId="77777777" w:rsidR="00D006FF" w:rsidRDefault="00D006FF">
      <w:pPr>
        <w:rPr>
          <w:rFonts w:ascii="Times New Roman" w:hAnsi="Times New Roman" w:cs="Times New Roman"/>
          <w:sz w:val="40"/>
          <w:szCs w:val="40"/>
        </w:rPr>
      </w:pPr>
    </w:p>
    <w:p w14:paraId="2435D5AC" w14:textId="77777777" w:rsidR="00D006FF" w:rsidRDefault="00D006FF">
      <w:pPr>
        <w:rPr>
          <w:rFonts w:ascii="Times New Roman" w:hAnsi="Times New Roman" w:cs="Times New Roman"/>
          <w:sz w:val="40"/>
          <w:szCs w:val="40"/>
        </w:rPr>
      </w:pPr>
    </w:p>
    <w:p w14:paraId="4052E18E" w14:textId="77777777" w:rsidR="00D006FF" w:rsidRDefault="00D006FF">
      <w:pPr>
        <w:rPr>
          <w:rFonts w:ascii="Times New Roman" w:hAnsi="Times New Roman" w:cs="Times New Roman"/>
          <w:sz w:val="40"/>
          <w:szCs w:val="40"/>
        </w:rPr>
      </w:pPr>
    </w:p>
    <w:p w14:paraId="46A3D5A9" w14:textId="77777777" w:rsidR="00D006FF" w:rsidRDefault="00D006FF">
      <w:pPr>
        <w:rPr>
          <w:rFonts w:ascii="Times New Roman" w:hAnsi="Times New Roman" w:cs="Times New Roman"/>
          <w:sz w:val="40"/>
          <w:szCs w:val="40"/>
        </w:rPr>
      </w:pPr>
    </w:p>
    <w:p w14:paraId="16487C67" w14:textId="77777777" w:rsidR="00D006FF" w:rsidRDefault="00D006FF">
      <w:pPr>
        <w:rPr>
          <w:rFonts w:ascii="Times New Roman" w:hAnsi="Times New Roman" w:cs="Times New Roman"/>
          <w:sz w:val="40"/>
          <w:szCs w:val="40"/>
        </w:rPr>
      </w:pPr>
    </w:p>
    <w:p w14:paraId="75D9443F" w14:textId="77777777" w:rsidR="00D006FF" w:rsidRDefault="00D006FF">
      <w:pPr>
        <w:rPr>
          <w:rFonts w:ascii="Times New Roman" w:hAnsi="Times New Roman" w:cs="Times New Roman"/>
          <w:sz w:val="40"/>
          <w:szCs w:val="40"/>
        </w:rPr>
      </w:pPr>
    </w:p>
    <w:p w14:paraId="2B1C1402" w14:textId="77777777" w:rsidR="00D006FF" w:rsidRDefault="00D006FF">
      <w:pPr>
        <w:rPr>
          <w:rFonts w:ascii="Times New Roman" w:hAnsi="Times New Roman" w:cs="Times New Roman"/>
          <w:sz w:val="40"/>
          <w:szCs w:val="40"/>
        </w:rPr>
      </w:pPr>
    </w:p>
    <w:p w14:paraId="6F385296" w14:textId="77777777" w:rsidR="00D006FF" w:rsidRDefault="00D006FF">
      <w:pPr>
        <w:rPr>
          <w:rFonts w:ascii="Times New Roman" w:hAnsi="Times New Roman" w:cs="Times New Roman"/>
          <w:sz w:val="40"/>
          <w:szCs w:val="40"/>
        </w:rPr>
      </w:pPr>
    </w:p>
    <w:p w14:paraId="5EC537BB" w14:textId="77777777" w:rsidR="00D006FF" w:rsidRDefault="00D006FF">
      <w:pPr>
        <w:rPr>
          <w:rFonts w:ascii="Times New Roman" w:hAnsi="Times New Roman" w:cs="Times New Roman"/>
          <w:sz w:val="40"/>
          <w:szCs w:val="40"/>
        </w:rPr>
      </w:pPr>
    </w:p>
    <w:p w14:paraId="4EF7E8DC" w14:textId="77777777" w:rsidR="00D006FF" w:rsidRDefault="00D006FF">
      <w:pPr>
        <w:rPr>
          <w:rFonts w:ascii="Times New Roman" w:hAnsi="Times New Roman" w:cs="Times New Roman"/>
          <w:sz w:val="40"/>
          <w:szCs w:val="40"/>
        </w:rPr>
      </w:pPr>
    </w:p>
    <w:p w14:paraId="17AD174B" w14:textId="77777777" w:rsidR="00D006FF" w:rsidRPr="00A826B8" w:rsidRDefault="00D006FF">
      <w:pPr>
        <w:rPr>
          <w:rFonts w:ascii="Times New Roman" w:hAnsi="Times New Roman" w:cs="Times New Roman"/>
          <w:sz w:val="40"/>
          <w:szCs w:val="40"/>
        </w:rPr>
      </w:pPr>
    </w:p>
    <w:sdt>
      <w:sdtPr>
        <w:rPr>
          <w:rFonts w:ascii="Times New Roman" w:hAnsi="Times New Roman" w:cs="Times New Roman"/>
        </w:rPr>
        <w:id w:val="119180438"/>
        <w:docPartObj>
          <w:docPartGallery w:val="Table of Contents"/>
          <w:docPartUnique/>
        </w:docPartObj>
      </w:sdtPr>
      <w:sdtContent>
        <w:p w14:paraId="666343C7" w14:textId="77777777" w:rsidR="00293B25" w:rsidRDefault="00293B25" w:rsidP="00293B25">
          <w:pPr>
            <w:rPr>
              <w:rFonts w:ascii="Times New Roman" w:hAnsi="Times New Roman" w:cs="Times New Roman"/>
              <w:b/>
              <w:sz w:val="40"/>
              <w:szCs w:val="40"/>
            </w:rPr>
          </w:pPr>
          <w:r w:rsidRPr="00A826B8">
            <w:rPr>
              <w:rFonts w:ascii="Times New Roman" w:hAnsi="Times New Roman" w:cs="Times New Roman"/>
              <w:b/>
              <w:sz w:val="40"/>
              <w:szCs w:val="40"/>
            </w:rPr>
            <w:t>Indice</w:t>
          </w:r>
        </w:p>
        <w:p w14:paraId="092C1797" w14:textId="77777777" w:rsidR="00247B8A" w:rsidRDefault="003D173B">
          <w:pPr>
            <w:pStyle w:val="Sommario1"/>
            <w:rPr>
              <w:rFonts w:asciiTheme="minorHAnsi" w:eastAsiaTheme="minorEastAsia" w:hAnsiTheme="minorHAnsi" w:cstheme="minorBidi"/>
              <w:b w:val="0"/>
              <w:sz w:val="22"/>
              <w:szCs w:val="22"/>
              <w:lang w:bidi="ar-SA"/>
            </w:rPr>
          </w:pPr>
          <w:r>
            <w:rPr>
              <w:rFonts w:ascii="Times New Roman" w:hAnsi="Times New Roman" w:cs="Times New Roman"/>
            </w:rPr>
            <w:fldChar w:fldCharType="begin"/>
          </w:r>
          <w:r w:rsidR="00143B0E">
            <w:rPr>
              <w:rFonts w:ascii="Times New Roman" w:hAnsi="Times New Roman" w:cs="Times New Roman"/>
            </w:rPr>
            <w:instrText xml:space="preserve"> TOC \o "1-5" \h \z \u </w:instrText>
          </w:r>
          <w:r>
            <w:rPr>
              <w:rFonts w:ascii="Times New Roman" w:hAnsi="Times New Roman" w:cs="Times New Roman"/>
            </w:rPr>
            <w:fldChar w:fldCharType="separate"/>
          </w:r>
          <w:hyperlink w:anchor="_Toc61196289" w:history="1">
            <w:r w:rsidR="00247B8A" w:rsidRPr="003163B7">
              <w:rPr>
                <w:rStyle w:val="Collegamentoipertestuale"/>
                <w:rFonts w:ascii="Times New Roman" w:hAnsi="Times New Roman" w:cs="Times New Roman"/>
              </w:rPr>
              <w:t>Sommario</w:t>
            </w:r>
            <w:r w:rsidR="00247B8A">
              <w:rPr>
                <w:webHidden/>
              </w:rPr>
              <w:tab/>
            </w:r>
            <w:r>
              <w:rPr>
                <w:webHidden/>
              </w:rPr>
              <w:fldChar w:fldCharType="begin"/>
            </w:r>
            <w:r w:rsidR="00247B8A">
              <w:rPr>
                <w:webHidden/>
              </w:rPr>
              <w:instrText xml:space="preserve"> PAGEREF _Toc61196289 \h </w:instrText>
            </w:r>
            <w:r>
              <w:rPr>
                <w:webHidden/>
              </w:rPr>
            </w:r>
            <w:r>
              <w:rPr>
                <w:webHidden/>
              </w:rPr>
              <w:fldChar w:fldCharType="separate"/>
            </w:r>
            <w:r w:rsidR="00247B8A">
              <w:rPr>
                <w:webHidden/>
              </w:rPr>
              <w:t>3</w:t>
            </w:r>
            <w:r>
              <w:rPr>
                <w:webHidden/>
              </w:rPr>
              <w:fldChar w:fldCharType="end"/>
            </w:r>
          </w:hyperlink>
        </w:p>
        <w:p w14:paraId="7B91BDB7" w14:textId="77777777" w:rsidR="00247B8A" w:rsidRDefault="004D3C7D">
          <w:pPr>
            <w:pStyle w:val="Sommario1"/>
            <w:rPr>
              <w:rFonts w:asciiTheme="minorHAnsi" w:eastAsiaTheme="minorEastAsia" w:hAnsiTheme="minorHAnsi" w:cstheme="minorBidi"/>
              <w:b w:val="0"/>
              <w:sz w:val="22"/>
              <w:szCs w:val="22"/>
              <w:lang w:bidi="ar-SA"/>
            </w:rPr>
          </w:pPr>
          <w:hyperlink w:anchor="_Toc61196290" w:history="1">
            <w:r w:rsidR="00247B8A" w:rsidRPr="003163B7">
              <w:rPr>
                <w:rStyle w:val="Collegamentoipertestuale"/>
                <w:rFonts w:ascii="Times New Roman" w:hAnsi="Times New Roman" w:cs="Times New Roman"/>
              </w:rPr>
              <w:t>Specifiche e descrizione del problema</w:t>
            </w:r>
            <w:r w:rsidR="00247B8A">
              <w:rPr>
                <w:webHidden/>
              </w:rPr>
              <w:tab/>
            </w:r>
            <w:r w:rsidR="003D173B">
              <w:rPr>
                <w:webHidden/>
              </w:rPr>
              <w:fldChar w:fldCharType="begin"/>
            </w:r>
            <w:r w:rsidR="00247B8A">
              <w:rPr>
                <w:webHidden/>
              </w:rPr>
              <w:instrText xml:space="preserve"> PAGEREF _Toc61196290 \h </w:instrText>
            </w:r>
            <w:r w:rsidR="003D173B">
              <w:rPr>
                <w:webHidden/>
              </w:rPr>
            </w:r>
            <w:r w:rsidR="003D173B">
              <w:rPr>
                <w:webHidden/>
              </w:rPr>
              <w:fldChar w:fldCharType="separate"/>
            </w:r>
            <w:r w:rsidR="00247B8A">
              <w:rPr>
                <w:webHidden/>
              </w:rPr>
              <w:t>7</w:t>
            </w:r>
            <w:r w:rsidR="003D173B">
              <w:rPr>
                <w:webHidden/>
              </w:rPr>
              <w:fldChar w:fldCharType="end"/>
            </w:r>
          </w:hyperlink>
        </w:p>
        <w:p w14:paraId="212808B9" w14:textId="77777777" w:rsidR="00247B8A" w:rsidRDefault="004D3C7D">
          <w:pPr>
            <w:pStyle w:val="Sommario2"/>
            <w:tabs>
              <w:tab w:val="right" w:leader="dot" w:pos="9628"/>
            </w:tabs>
            <w:rPr>
              <w:rFonts w:asciiTheme="minorHAnsi" w:eastAsiaTheme="minorEastAsia" w:hAnsiTheme="minorHAnsi" w:cstheme="minorBidi"/>
              <w:noProof/>
              <w:lang w:bidi="ar-SA"/>
            </w:rPr>
          </w:pPr>
          <w:hyperlink w:anchor="_Toc61196291" w:history="1">
            <w:r w:rsidR="00247B8A" w:rsidRPr="003163B7">
              <w:rPr>
                <w:rStyle w:val="Collegamentoipertestuale"/>
                <w:rFonts w:ascii="Times New Roman" w:hAnsi="Times New Roman" w:cs="Times New Roman"/>
                <w:noProof/>
              </w:rPr>
              <w:t>Introduzione al problema</w:t>
            </w:r>
            <w:r w:rsidR="00247B8A">
              <w:rPr>
                <w:noProof/>
                <w:webHidden/>
              </w:rPr>
              <w:tab/>
            </w:r>
            <w:r w:rsidR="003D173B">
              <w:rPr>
                <w:noProof/>
                <w:webHidden/>
              </w:rPr>
              <w:fldChar w:fldCharType="begin"/>
            </w:r>
            <w:r w:rsidR="00247B8A">
              <w:rPr>
                <w:noProof/>
                <w:webHidden/>
              </w:rPr>
              <w:instrText xml:space="preserve"> PAGEREF _Toc61196291 \h </w:instrText>
            </w:r>
            <w:r w:rsidR="003D173B">
              <w:rPr>
                <w:noProof/>
                <w:webHidden/>
              </w:rPr>
            </w:r>
            <w:r w:rsidR="003D173B">
              <w:rPr>
                <w:noProof/>
                <w:webHidden/>
              </w:rPr>
              <w:fldChar w:fldCharType="separate"/>
            </w:r>
            <w:r w:rsidR="00247B8A">
              <w:rPr>
                <w:noProof/>
                <w:webHidden/>
              </w:rPr>
              <w:t>7</w:t>
            </w:r>
            <w:r w:rsidR="003D173B">
              <w:rPr>
                <w:noProof/>
                <w:webHidden/>
              </w:rPr>
              <w:fldChar w:fldCharType="end"/>
            </w:r>
          </w:hyperlink>
        </w:p>
        <w:p w14:paraId="17E362C6" w14:textId="77777777" w:rsidR="00247B8A" w:rsidRDefault="004D3C7D">
          <w:pPr>
            <w:pStyle w:val="Sommario3"/>
            <w:tabs>
              <w:tab w:val="right" w:leader="dot" w:pos="9628"/>
            </w:tabs>
            <w:rPr>
              <w:rFonts w:asciiTheme="minorHAnsi" w:eastAsiaTheme="minorEastAsia" w:hAnsiTheme="minorHAnsi" w:cstheme="minorBidi"/>
              <w:noProof/>
              <w:lang w:bidi="ar-SA"/>
            </w:rPr>
          </w:pPr>
          <w:hyperlink w:anchor="_Toc61196292" w:history="1">
            <w:r w:rsidR="00247B8A" w:rsidRPr="003163B7">
              <w:rPr>
                <w:rStyle w:val="Collegamentoipertestuale"/>
                <w:rFonts w:ascii="Times New Roman" w:hAnsi="Times New Roman" w:cs="Times New Roman"/>
                <w:noProof/>
              </w:rPr>
              <w:t>Database-Realtime</w:t>
            </w:r>
            <w:r w:rsidR="00247B8A">
              <w:rPr>
                <w:noProof/>
                <w:webHidden/>
              </w:rPr>
              <w:tab/>
            </w:r>
            <w:r w:rsidR="003D173B">
              <w:rPr>
                <w:noProof/>
                <w:webHidden/>
              </w:rPr>
              <w:fldChar w:fldCharType="begin"/>
            </w:r>
            <w:r w:rsidR="00247B8A">
              <w:rPr>
                <w:noProof/>
                <w:webHidden/>
              </w:rPr>
              <w:instrText xml:space="preserve"> PAGEREF _Toc61196292 \h </w:instrText>
            </w:r>
            <w:r w:rsidR="003D173B">
              <w:rPr>
                <w:noProof/>
                <w:webHidden/>
              </w:rPr>
            </w:r>
            <w:r w:rsidR="003D173B">
              <w:rPr>
                <w:noProof/>
                <w:webHidden/>
              </w:rPr>
              <w:fldChar w:fldCharType="separate"/>
            </w:r>
            <w:r w:rsidR="00247B8A">
              <w:rPr>
                <w:noProof/>
                <w:webHidden/>
              </w:rPr>
              <w:t>7</w:t>
            </w:r>
            <w:r w:rsidR="003D173B">
              <w:rPr>
                <w:noProof/>
                <w:webHidden/>
              </w:rPr>
              <w:fldChar w:fldCharType="end"/>
            </w:r>
          </w:hyperlink>
        </w:p>
        <w:p w14:paraId="0950F6F0" w14:textId="77777777" w:rsidR="00247B8A" w:rsidRDefault="004D3C7D">
          <w:pPr>
            <w:pStyle w:val="Sommario3"/>
            <w:tabs>
              <w:tab w:val="right" w:leader="dot" w:pos="9628"/>
            </w:tabs>
            <w:rPr>
              <w:rFonts w:asciiTheme="minorHAnsi" w:eastAsiaTheme="minorEastAsia" w:hAnsiTheme="minorHAnsi" w:cstheme="minorBidi"/>
              <w:noProof/>
              <w:lang w:bidi="ar-SA"/>
            </w:rPr>
          </w:pPr>
          <w:hyperlink w:anchor="_Toc61196293" w:history="1">
            <w:r w:rsidR="00247B8A" w:rsidRPr="003163B7">
              <w:rPr>
                <w:rStyle w:val="Collegamentoipertestuale"/>
                <w:rFonts w:ascii="Times New Roman" w:hAnsi="Times New Roman" w:cs="Times New Roman"/>
                <w:noProof/>
              </w:rPr>
              <w:t>Publish/Subscribe</w:t>
            </w:r>
            <w:r w:rsidR="00247B8A">
              <w:rPr>
                <w:noProof/>
                <w:webHidden/>
              </w:rPr>
              <w:tab/>
            </w:r>
            <w:r w:rsidR="003D173B">
              <w:rPr>
                <w:noProof/>
                <w:webHidden/>
              </w:rPr>
              <w:fldChar w:fldCharType="begin"/>
            </w:r>
            <w:r w:rsidR="00247B8A">
              <w:rPr>
                <w:noProof/>
                <w:webHidden/>
              </w:rPr>
              <w:instrText xml:space="preserve"> PAGEREF _Toc61196293 \h </w:instrText>
            </w:r>
            <w:r w:rsidR="003D173B">
              <w:rPr>
                <w:noProof/>
                <w:webHidden/>
              </w:rPr>
            </w:r>
            <w:r w:rsidR="003D173B">
              <w:rPr>
                <w:noProof/>
                <w:webHidden/>
              </w:rPr>
              <w:fldChar w:fldCharType="separate"/>
            </w:r>
            <w:r w:rsidR="00247B8A">
              <w:rPr>
                <w:noProof/>
                <w:webHidden/>
              </w:rPr>
              <w:t>8</w:t>
            </w:r>
            <w:r w:rsidR="003D173B">
              <w:rPr>
                <w:noProof/>
                <w:webHidden/>
              </w:rPr>
              <w:fldChar w:fldCharType="end"/>
            </w:r>
          </w:hyperlink>
        </w:p>
        <w:p w14:paraId="021E00BA" w14:textId="77777777" w:rsidR="00247B8A" w:rsidRDefault="004D3C7D">
          <w:pPr>
            <w:pStyle w:val="Sommario2"/>
            <w:tabs>
              <w:tab w:val="right" w:leader="dot" w:pos="9628"/>
            </w:tabs>
            <w:rPr>
              <w:rFonts w:asciiTheme="minorHAnsi" w:eastAsiaTheme="minorEastAsia" w:hAnsiTheme="minorHAnsi" w:cstheme="minorBidi"/>
              <w:noProof/>
              <w:lang w:bidi="ar-SA"/>
            </w:rPr>
          </w:pPr>
          <w:hyperlink w:anchor="_Toc61196294" w:history="1">
            <w:r w:rsidR="00247B8A" w:rsidRPr="003163B7">
              <w:rPr>
                <w:rStyle w:val="Collegamentoipertestuale"/>
                <w:rFonts w:ascii="Times New Roman" w:hAnsi="Times New Roman" w:cs="Times New Roman"/>
                <w:noProof/>
              </w:rPr>
              <w:t>Specifiche architetturali</w:t>
            </w:r>
            <w:r w:rsidR="00247B8A">
              <w:rPr>
                <w:noProof/>
                <w:webHidden/>
              </w:rPr>
              <w:tab/>
            </w:r>
            <w:r w:rsidR="003D173B">
              <w:rPr>
                <w:noProof/>
                <w:webHidden/>
              </w:rPr>
              <w:fldChar w:fldCharType="begin"/>
            </w:r>
            <w:r w:rsidR="00247B8A">
              <w:rPr>
                <w:noProof/>
                <w:webHidden/>
              </w:rPr>
              <w:instrText xml:space="preserve"> PAGEREF _Toc61196294 \h </w:instrText>
            </w:r>
            <w:r w:rsidR="003D173B">
              <w:rPr>
                <w:noProof/>
                <w:webHidden/>
              </w:rPr>
            </w:r>
            <w:r w:rsidR="003D173B">
              <w:rPr>
                <w:noProof/>
                <w:webHidden/>
              </w:rPr>
              <w:fldChar w:fldCharType="separate"/>
            </w:r>
            <w:r w:rsidR="00247B8A">
              <w:rPr>
                <w:noProof/>
                <w:webHidden/>
              </w:rPr>
              <w:t>9</w:t>
            </w:r>
            <w:r w:rsidR="003D173B">
              <w:rPr>
                <w:noProof/>
                <w:webHidden/>
              </w:rPr>
              <w:fldChar w:fldCharType="end"/>
            </w:r>
          </w:hyperlink>
        </w:p>
        <w:p w14:paraId="540E8123" w14:textId="77777777" w:rsidR="00247B8A" w:rsidRDefault="004D3C7D">
          <w:pPr>
            <w:pStyle w:val="Sommario2"/>
            <w:tabs>
              <w:tab w:val="right" w:leader="dot" w:pos="9628"/>
            </w:tabs>
            <w:rPr>
              <w:rFonts w:asciiTheme="minorHAnsi" w:eastAsiaTheme="minorEastAsia" w:hAnsiTheme="minorHAnsi" w:cstheme="minorBidi"/>
              <w:noProof/>
              <w:lang w:bidi="ar-SA"/>
            </w:rPr>
          </w:pPr>
          <w:hyperlink w:anchor="_Toc61196295" w:history="1">
            <w:r w:rsidR="00247B8A" w:rsidRPr="003163B7">
              <w:rPr>
                <w:rStyle w:val="Collegamentoipertestuale"/>
                <w:rFonts w:ascii="Times New Roman" w:hAnsi="Times New Roman" w:cs="Times New Roman"/>
                <w:noProof/>
              </w:rPr>
              <w:t>Specifiche funzionali</w:t>
            </w:r>
            <w:r w:rsidR="00247B8A">
              <w:rPr>
                <w:noProof/>
                <w:webHidden/>
              </w:rPr>
              <w:tab/>
            </w:r>
            <w:r w:rsidR="003D173B">
              <w:rPr>
                <w:noProof/>
                <w:webHidden/>
              </w:rPr>
              <w:fldChar w:fldCharType="begin"/>
            </w:r>
            <w:r w:rsidR="00247B8A">
              <w:rPr>
                <w:noProof/>
                <w:webHidden/>
              </w:rPr>
              <w:instrText xml:space="preserve"> PAGEREF _Toc61196295 \h </w:instrText>
            </w:r>
            <w:r w:rsidR="003D173B">
              <w:rPr>
                <w:noProof/>
                <w:webHidden/>
              </w:rPr>
            </w:r>
            <w:r w:rsidR="003D173B">
              <w:rPr>
                <w:noProof/>
                <w:webHidden/>
              </w:rPr>
              <w:fldChar w:fldCharType="separate"/>
            </w:r>
            <w:r w:rsidR="00247B8A">
              <w:rPr>
                <w:noProof/>
                <w:webHidden/>
              </w:rPr>
              <w:t>9</w:t>
            </w:r>
            <w:r w:rsidR="003D173B">
              <w:rPr>
                <w:noProof/>
                <w:webHidden/>
              </w:rPr>
              <w:fldChar w:fldCharType="end"/>
            </w:r>
          </w:hyperlink>
        </w:p>
        <w:p w14:paraId="4B7D03F1" w14:textId="77777777" w:rsidR="00247B8A" w:rsidRDefault="004D3C7D">
          <w:pPr>
            <w:pStyle w:val="Sommario1"/>
            <w:rPr>
              <w:rFonts w:asciiTheme="minorHAnsi" w:eastAsiaTheme="minorEastAsia" w:hAnsiTheme="minorHAnsi" w:cstheme="minorBidi"/>
              <w:b w:val="0"/>
              <w:sz w:val="22"/>
              <w:szCs w:val="22"/>
              <w:lang w:bidi="ar-SA"/>
            </w:rPr>
          </w:pPr>
          <w:hyperlink w:anchor="_Toc61196296" w:history="1">
            <w:r w:rsidR="00247B8A" w:rsidRPr="003163B7">
              <w:rPr>
                <w:rStyle w:val="Collegamentoipertestuale"/>
                <w:rFonts w:ascii="Times New Roman" w:hAnsi="Times New Roman" w:cs="Times New Roman"/>
              </w:rPr>
              <w:t>Altri sistemi esistenti utilizzabili in futuro (Librerie e tecnologie)</w:t>
            </w:r>
            <w:r w:rsidR="00247B8A">
              <w:rPr>
                <w:webHidden/>
              </w:rPr>
              <w:tab/>
            </w:r>
            <w:r w:rsidR="003D173B">
              <w:rPr>
                <w:webHidden/>
              </w:rPr>
              <w:fldChar w:fldCharType="begin"/>
            </w:r>
            <w:r w:rsidR="00247B8A">
              <w:rPr>
                <w:webHidden/>
              </w:rPr>
              <w:instrText xml:space="preserve"> PAGEREF _Toc61196296 \h </w:instrText>
            </w:r>
            <w:r w:rsidR="003D173B">
              <w:rPr>
                <w:webHidden/>
              </w:rPr>
            </w:r>
            <w:r w:rsidR="003D173B">
              <w:rPr>
                <w:webHidden/>
              </w:rPr>
              <w:fldChar w:fldCharType="separate"/>
            </w:r>
            <w:r w:rsidR="00247B8A">
              <w:rPr>
                <w:webHidden/>
              </w:rPr>
              <w:t>10</w:t>
            </w:r>
            <w:r w:rsidR="003D173B">
              <w:rPr>
                <w:webHidden/>
              </w:rPr>
              <w:fldChar w:fldCharType="end"/>
            </w:r>
          </w:hyperlink>
        </w:p>
        <w:p w14:paraId="160D186F" w14:textId="77777777" w:rsidR="00247B8A" w:rsidRDefault="004D3C7D">
          <w:pPr>
            <w:pStyle w:val="Sommario2"/>
            <w:tabs>
              <w:tab w:val="right" w:leader="dot" w:pos="9628"/>
            </w:tabs>
            <w:rPr>
              <w:rFonts w:asciiTheme="minorHAnsi" w:eastAsiaTheme="minorEastAsia" w:hAnsiTheme="minorHAnsi" w:cstheme="minorBidi"/>
              <w:noProof/>
              <w:lang w:bidi="ar-SA"/>
            </w:rPr>
          </w:pPr>
          <w:hyperlink w:anchor="_Toc61196297" w:history="1">
            <w:r w:rsidR="00247B8A" w:rsidRPr="003163B7">
              <w:rPr>
                <w:rStyle w:val="Collegamentoipertestuale"/>
                <w:rFonts w:ascii="Times New Roman" w:hAnsi="Times New Roman" w:cs="Times New Roman"/>
                <w:noProof/>
              </w:rPr>
              <w:t>Firebase</w:t>
            </w:r>
            <w:r w:rsidR="00247B8A">
              <w:rPr>
                <w:noProof/>
                <w:webHidden/>
              </w:rPr>
              <w:tab/>
            </w:r>
            <w:r w:rsidR="003D173B">
              <w:rPr>
                <w:noProof/>
                <w:webHidden/>
              </w:rPr>
              <w:fldChar w:fldCharType="begin"/>
            </w:r>
            <w:r w:rsidR="00247B8A">
              <w:rPr>
                <w:noProof/>
                <w:webHidden/>
              </w:rPr>
              <w:instrText xml:space="preserve"> PAGEREF _Toc61196297 \h </w:instrText>
            </w:r>
            <w:r w:rsidR="003D173B">
              <w:rPr>
                <w:noProof/>
                <w:webHidden/>
              </w:rPr>
            </w:r>
            <w:r w:rsidR="003D173B">
              <w:rPr>
                <w:noProof/>
                <w:webHidden/>
              </w:rPr>
              <w:fldChar w:fldCharType="separate"/>
            </w:r>
            <w:r w:rsidR="00247B8A">
              <w:rPr>
                <w:noProof/>
                <w:webHidden/>
              </w:rPr>
              <w:t>10</w:t>
            </w:r>
            <w:r w:rsidR="003D173B">
              <w:rPr>
                <w:noProof/>
                <w:webHidden/>
              </w:rPr>
              <w:fldChar w:fldCharType="end"/>
            </w:r>
          </w:hyperlink>
        </w:p>
        <w:p w14:paraId="0F6F12AC" w14:textId="77777777" w:rsidR="00247B8A" w:rsidRDefault="004D3C7D">
          <w:pPr>
            <w:pStyle w:val="Sommario3"/>
            <w:tabs>
              <w:tab w:val="right" w:leader="dot" w:pos="9628"/>
            </w:tabs>
            <w:rPr>
              <w:rFonts w:asciiTheme="minorHAnsi" w:eastAsiaTheme="minorEastAsia" w:hAnsiTheme="minorHAnsi" w:cstheme="minorBidi"/>
              <w:noProof/>
              <w:lang w:bidi="ar-SA"/>
            </w:rPr>
          </w:pPr>
          <w:hyperlink w:anchor="_Toc61196298" w:history="1">
            <w:r w:rsidR="00247B8A" w:rsidRPr="003163B7">
              <w:rPr>
                <w:rStyle w:val="Collegamentoipertestuale"/>
                <w:rFonts w:ascii="Times New Roman" w:hAnsi="Times New Roman" w:cs="Times New Roman"/>
                <w:noProof/>
              </w:rPr>
              <w:t>Database in tempo reale FireBase</w:t>
            </w:r>
            <w:r w:rsidR="00247B8A">
              <w:rPr>
                <w:noProof/>
                <w:webHidden/>
              </w:rPr>
              <w:tab/>
            </w:r>
            <w:r w:rsidR="003D173B">
              <w:rPr>
                <w:noProof/>
                <w:webHidden/>
              </w:rPr>
              <w:fldChar w:fldCharType="begin"/>
            </w:r>
            <w:r w:rsidR="00247B8A">
              <w:rPr>
                <w:noProof/>
                <w:webHidden/>
              </w:rPr>
              <w:instrText xml:space="preserve"> PAGEREF _Toc61196298 \h </w:instrText>
            </w:r>
            <w:r w:rsidR="003D173B">
              <w:rPr>
                <w:noProof/>
                <w:webHidden/>
              </w:rPr>
            </w:r>
            <w:r w:rsidR="003D173B">
              <w:rPr>
                <w:noProof/>
                <w:webHidden/>
              </w:rPr>
              <w:fldChar w:fldCharType="separate"/>
            </w:r>
            <w:r w:rsidR="00247B8A">
              <w:rPr>
                <w:noProof/>
                <w:webHidden/>
              </w:rPr>
              <w:t>10</w:t>
            </w:r>
            <w:r w:rsidR="003D173B">
              <w:rPr>
                <w:noProof/>
                <w:webHidden/>
              </w:rPr>
              <w:fldChar w:fldCharType="end"/>
            </w:r>
          </w:hyperlink>
        </w:p>
        <w:p w14:paraId="332C1ABD" w14:textId="77777777" w:rsidR="00247B8A" w:rsidRDefault="004D3C7D">
          <w:pPr>
            <w:pStyle w:val="Sommario2"/>
            <w:tabs>
              <w:tab w:val="right" w:leader="dot" w:pos="9628"/>
            </w:tabs>
            <w:rPr>
              <w:rFonts w:asciiTheme="minorHAnsi" w:eastAsiaTheme="minorEastAsia" w:hAnsiTheme="minorHAnsi" w:cstheme="minorBidi"/>
              <w:noProof/>
              <w:lang w:bidi="ar-SA"/>
            </w:rPr>
          </w:pPr>
          <w:hyperlink w:anchor="_Toc61196299" w:history="1">
            <w:r w:rsidR="00247B8A" w:rsidRPr="003163B7">
              <w:rPr>
                <w:rStyle w:val="Collegamentoipertestuale"/>
                <w:rFonts w:ascii="Times New Roman" w:hAnsi="Times New Roman" w:cs="Times New Roman"/>
                <w:noProof/>
              </w:rPr>
              <w:t>Meteor</w:t>
            </w:r>
            <w:r w:rsidR="00247B8A">
              <w:rPr>
                <w:noProof/>
                <w:webHidden/>
              </w:rPr>
              <w:tab/>
            </w:r>
            <w:r w:rsidR="003D173B">
              <w:rPr>
                <w:noProof/>
                <w:webHidden/>
              </w:rPr>
              <w:fldChar w:fldCharType="begin"/>
            </w:r>
            <w:r w:rsidR="00247B8A">
              <w:rPr>
                <w:noProof/>
                <w:webHidden/>
              </w:rPr>
              <w:instrText xml:space="preserve"> PAGEREF _Toc61196299 \h </w:instrText>
            </w:r>
            <w:r w:rsidR="003D173B">
              <w:rPr>
                <w:noProof/>
                <w:webHidden/>
              </w:rPr>
            </w:r>
            <w:r w:rsidR="003D173B">
              <w:rPr>
                <w:noProof/>
                <w:webHidden/>
              </w:rPr>
              <w:fldChar w:fldCharType="separate"/>
            </w:r>
            <w:r w:rsidR="00247B8A">
              <w:rPr>
                <w:noProof/>
                <w:webHidden/>
              </w:rPr>
              <w:t>11</w:t>
            </w:r>
            <w:r w:rsidR="003D173B">
              <w:rPr>
                <w:noProof/>
                <w:webHidden/>
              </w:rPr>
              <w:fldChar w:fldCharType="end"/>
            </w:r>
          </w:hyperlink>
        </w:p>
        <w:p w14:paraId="3E0A9EB9" w14:textId="77777777" w:rsidR="00247B8A" w:rsidRDefault="004D3C7D">
          <w:pPr>
            <w:pStyle w:val="Sommario2"/>
            <w:tabs>
              <w:tab w:val="right" w:leader="dot" w:pos="9628"/>
            </w:tabs>
            <w:rPr>
              <w:rFonts w:asciiTheme="minorHAnsi" w:eastAsiaTheme="minorEastAsia" w:hAnsiTheme="minorHAnsi" w:cstheme="minorBidi"/>
              <w:noProof/>
              <w:lang w:bidi="ar-SA"/>
            </w:rPr>
          </w:pPr>
          <w:hyperlink w:anchor="_Toc61196300" w:history="1">
            <w:r w:rsidR="00247B8A" w:rsidRPr="003163B7">
              <w:rPr>
                <w:rStyle w:val="Collegamentoipertestuale"/>
                <w:rFonts w:ascii="Times New Roman" w:hAnsi="Times New Roman" w:cs="Times New Roman"/>
                <w:noProof/>
              </w:rPr>
              <w:t>Parse</w:t>
            </w:r>
            <w:r w:rsidR="00247B8A">
              <w:rPr>
                <w:noProof/>
                <w:webHidden/>
              </w:rPr>
              <w:tab/>
            </w:r>
            <w:r w:rsidR="003D173B">
              <w:rPr>
                <w:noProof/>
                <w:webHidden/>
              </w:rPr>
              <w:fldChar w:fldCharType="begin"/>
            </w:r>
            <w:r w:rsidR="00247B8A">
              <w:rPr>
                <w:noProof/>
                <w:webHidden/>
              </w:rPr>
              <w:instrText xml:space="preserve"> PAGEREF _Toc61196300 \h </w:instrText>
            </w:r>
            <w:r w:rsidR="003D173B">
              <w:rPr>
                <w:noProof/>
                <w:webHidden/>
              </w:rPr>
            </w:r>
            <w:r w:rsidR="003D173B">
              <w:rPr>
                <w:noProof/>
                <w:webHidden/>
              </w:rPr>
              <w:fldChar w:fldCharType="separate"/>
            </w:r>
            <w:r w:rsidR="00247B8A">
              <w:rPr>
                <w:noProof/>
                <w:webHidden/>
              </w:rPr>
              <w:t>11</w:t>
            </w:r>
            <w:r w:rsidR="003D173B">
              <w:rPr>
                <w:noProof/>
                <w:webHidden/>
              </w:rPr>
              <w:fldChar w:fldCharType="end"/>
            </w:r>
          </w:hyperlink>
        </w:p>
        <w:p w14:paraId="387805C9" w14:textId="77777777" w:rsidR="00247B8A" w:rsidRDefault="004D3C7D">
          <w:pPr>
            <w:pStyle w:val="Sommario2"/>
            <w:tabs>
              <w:tab w:val="right" w:leader="dot" w:pos="9628"/>
            </w:tabs>
            <w:rPr>
              <w:rFonts w:asciiTheme="minorHAnsi" w:eastAsiaTheme="minorEastAsia" w:hAnsiTheme="minorHAnsi" w:cstheme="minorBidi"/>
              <w:noProof/>
              <w:lang w:bidi="ar-SA"/>
            </w:rPr>
          </w:pPr>
          <w:hyperlink w:anchor="_Toc61196301" w:history="1">
            <w:r w:rsidR="00247B8A" w:rsidRPr="003163B7">
              <w:rPr>
                <w:rStyle w:val="Collegamentoipertestuale"/>
                <w:rFonts w:ascii="Times New Roman" w:hAnsi="Times New Roman" w:cs="Times New Roman"/>
                <w:noProof/>
              </w:rPr>
              <w:t>RabbitMQ</w:t>
            </w:r>
            <w:r w:rsidR="00247B8A">
              <w:rPr>
                <w:noProof/>
                <w:webHidden/>
              </w:rPr>
              <w:tab/>
            </w:r>
            <w:r w:rsidR="003D173B">
              <w:rPr>
                <w:noProof/>
                <w:webHidden/>
              </w:rPr>
              <w:fldChar w:fldCharType="begin"/>
            </w:r>
            <w:r w:rsidR="00247B8A">
              <w:rPr>
                <w:noProof/>
                <w:webHidden/>
              </w:rPr>
              <w:instrText xml:space="preserve"> PAGEREF _Toc61196301 \h </w:instrText>
            </w:r>
            <w:r w:rsidR="003D173B">
              <w:rPr>
                <w:noProof/>
                <w:webHidden/>
              </w:rPr>
            </w:r>
            <w:r w:rsidR="003D173B">
              <w:rPr>
                <w:noProof/>
                <w:webHidden/>
              </w:rPr>
              <w:fldChar w:fldCharType="separate"/>
            </w:r>
            <w:r w:rsidR="00247B8A">
              <w:rPr>
                <w:noProof/>
                <w:webHidden/>
              </w:rPr>
              <w:t>13</w:t>
            </w:r>
            <w:r w:rsidR="003D173B">
              <w:rPr>
                <w:noProof/>
                <w:webHidden/>
              </w:rPr>
              <w:fldChar w:fldCharType="end"/>
            </w:r>
          </w:hyperlink>
        </w:p>
        <w:p w14:paraId="6F82BD0B" w14:textId="77777777" w:rsidR="00247B8A" w:rsidRDefault="004D3C7D">
          <w:pPr>
            <w:pStyle w:val="Sommario2"/>
            <w:tabs>
              <w:tab w:val="right" w:leader="dot" w:pos="9628"/>
            </w:tabs>
            <w:rPr>
              <w:rFonts w:asciiTheme="minorHAnsi" w:eastAsiaTheme="minorEastAsia" w:hAnsiTheme="minorHAnsi" w:cstheme="minorBidi"/>
              <w:noProof/>
              <w:lang w:bidi="ar-SA"/>
            </w:rPr>
          </w:pPr>
          <w:hyperlink w:anchor="_Toc61196302" w:history="1">
            <w:r w:rsidR="00247B8A" w:rsidRPr="003163B7">
              <w:rPr>
                <w:rStyle w:val="Collegamentoipertestuale"/>
                <w:rFonts w:ascii="Times New Roman" w:hAnsi="Times New Roman" w:cs="Times New Roman"/>
                <w:noProof/>
              </w:rPr>
              <w:t>Conclusioni sulle altre tecnologie utilizzabili</w:t>
            </w:r>
            <w:r w:rsidR="00247B8A">
              <w:rPr>
                <w:noProof/>
                <w:webHidden/>
              </w:rPr>
              <w:tab/>
            </w:r>
            <w:r w:rsidR="003D173B">
              <w:rPr>
                <w:noProof/>
                <w:webHidden/>
              </w:rPr>
              <w:fldChar w:fldCharType="begin"/>
            </w:r>
            <w:r w:rsidR="00247B8A">
              <w:rPr>
                <w:noProof/>
                <w:webHidden/>
              </w:rPr>
              <w:instrText xml:space="preserve"> PAGEREF _Toc61196302 \h </w:instrText>
            </w:r>
            <w:r w:rsidR="003D173B">
              <w:rPr>
                <w:noProof/>
                <w:webHidden/>
              </w:rPr>
            </w:r>
            <w:r w:rsidR="003D173B">
              <w:rPr>
                <w:noProof/>
                <w:webHidden/>
              </w:rPr>
              <w:fldChar w:fldCharType="separate"/>
            </w:r>
            <w:r w:rsidR="00247B8A">
              <w:rPr>
                <w:noProof/>
                <w:webHidden/>
              </w:rPr>
              <w:t>14</w:t>
            </w:r>
            <w:r w:rsidR="003D173B">
              <w:rPr>
                <w:noProof/>
                <w:webHidden/>
              </w:rPr>
              <w:fldChar w:fldCharType="end"/>
            </w:r>
          </w:hyperlink>
        </w:p>
        <w:p w14:paraId="059B44B6" w14:textId="77777777" w:rsidR="00247B8A" w:rsidRDefault="004D3C7D">
          <w:pPr>
            <w:pStyle w:val="Sommario1"/>
            <w:rPr>
              <w:rFonts w:asciiTheme="minorHAnsi" w:eastAsiaTheme="minorEastAsia" w:hAnsiTheme="minorHAnsi" w:cstheme="minorBidi"/>
              <w:b w:val="0"/>
              <w:sz w:val="22"/>
              <w:szCs w:val="22"/>
              <w:lang w:bidi="ar-SA"/>
            </w:rPr>
          </w:pPr>
          <w:hyperlink w:anchor="_Toc61196303" w:history="1">
            <w:r w:rsidR="00247B8A" w:rsidRPr="003163B7">
              <w:rPr>
                <w:rStyle w:val="Collegamentoipertestuale"/>
                <w:rFonts w:ascii="Times New Roman" w:hAnsi="Times New Roman" w:cs="Times New Roman"/>
              </w:rPr>
              <w:t>Scelte architetturali per il caso d’uso aziendale</w:t>
            </w:r>
            <w:r w:rsidR="00247B8A">
              <w:rPr>
                <w:webHidden/>
              </w:rPr>
              <w:tab/>
            </w:r>
            <w:r w:rsidR="003D173B">
              <w:rPr>
                <w:webHidden/>
              </w:rPr>
              <w:fldChar w:fldCharType="begin"/>
            </w:r>
            <w:r w:rsidR="00247B8A">
              <w:rPr>
                <w:webHidden/>
              </w:rPr>
              <w:instrText xml:space="preserve"> PAGEREF _Toc61196303 \h </w:instrText>
            </w:r>
            <w:r w:rsidR="003D173B">
              <w:rPr>
                <w:webHidden/>
              </w:rPr>
            </w:r>
            <w:r w:rsidR="003D173B">
              <w:rPr>
                <w:webHidden/>
              </w:rPr>
              <w:fldChar w:fldCharType="separate"/>
            </w:r>
            <w:r w:rsidR="00247B8A">
              <w:rPr>
                <w:webHidden/>
              </w:rPr>
              <w:t>15</w:t>
            </w:r>
            <w:r w:rsidR="003D173B">
              <w:rPr>
                <w:webHidden/>
              </w:rPr>
              <w:fldChar w:fldCharType="end"/>
            </w:r>
          </w:hyperlink>
        </w:p>
        <w:p w14:paraId="30A7BB62" w14:textId="77777777" w:rsidR="00247B8A" w:rsidRDefault="004D3C7D">
          <w:pPr>
            <w:pStyle w:val="Sommario2"/>
            <w:tabs>
              <w:tab w:val="right" w:leader="dot" w:pos="9628"/>
            </w:tabs>
            <w:rPr>
              <w:rFonts w:asciiTheme="minorHAnsi" w:eastAsiaTheme="minorEastAsia" w:hAnsiTheme="minorHAnsi" w:cstheme="minorBidi"/>
              <w:noProof/>
              <w:lang w:bidi="ar-SA"/>
            </w:rPr>
          </w:pPr>
          <w:hyperlink w:anchor="_Toc61196304" w:history="1">
            <w:r w:rsidR="00247B8A" w:rsidRPr="003163B7">
              <w:rPr>
                <w:rStyle w:val="Collegamentoipertestuale"/>
                <w:rFonts w:ascii="Times New Roman" w:hAnsi="Times New Roman" w:cs="Times New Roman"/>
                <w:noProof/>
              </w:rPr>
              <w:t>Software utilizzato per il server</w:t>
            </w:r>
            <w:r w:rsidR="00247B8A">
              <w:rPr>
                <w:noProof/>
                <w:webHidden/>
              </w:rPr>
              <w:tab/>
            </w:r>
            <w:r w:rsidR="003D173B">
              <w:rPr>
                <w:noProof/>
                <w:webHidden/>
              </w:rPr>
              <w:fldChar w:fldCharType="begin"/>
            </w:r>
            <w:r w:rsidR="00247B8A">
              <w:rPr>
                <w:noProof/>
                <w:webHidden/>
              </w:rPr>
              <w:instrText xml:space="preserve"> PAGEREF _Toc61196304 \h </w:instrText>
            </w:r>
            <w:r w:rsidR="003D173B">
              <w:rPr>
                <w:noProof/>
                <w:webHidden/>
              </w:rPr>
            </w:r>
            <w:r w:rsidR="003D173B">
              <w:rPr>
                <w:noProof/>
                <w:webHidden/>
              </w:rPr>
              <w:fldChar w:fldCharType="separate"/>
            </w:r>
            <w:r w:rsidR="00247B8A">
              <w:rPr>
                <w:noProof/>
                <w:webHidden/>
              </w:rPr>
              <w:t>15</w:t>
            </w:r>
            <w:r w:rsidR="003D173B">
              <w:rPr>
                <w:noProof/>
                <w:webHidden/>
              </w:rPr>
              <w:fldChar w:fldCharType="end"/>
            </w:r>
          </w:hyperlink>
        </w:p>
        <w:p w14:paraId="2DCC5A19" w14:textId="77777777" w:rsidR="00247B8A" w:rsidRDefault="004D3C7D">
          <w:pPr>
            <w:pStyle w:val="Sommario3"/>
            <w:tabs>
              <w:tab w:val="right" w:leader="dot" w:pos="9628"/>
            </w:tabs>
            <w:rPr>
              <w:rFonts w:asciiTheme="minorHAnsi" w:eastAsiaTheme="minorEastAsia" w:hAnsiTheme="minorHAnsi" w:cstheme="minorBidi"/>
              <w:noProof/>
              <w:lang w:bidi="ar-SA"/>
            </w:rPr>
          </w:pPr>
          <w:hyperlink w:anchor="_Toc61196305" w:history="1">
            <w:r w:rsidR="00247B8A" w:rsidRPr="003163B7">
              <w:rPr>
                <w:rStyle w:val="Collegamentoipertestuale"/>
                <w:rFonts w:ascii="Times New Roman" w:hAnsi="Times New Roman" w:cs="Times New Roman"/>
                <w:noProof/>
              </w:rPr>
              <w:t>RethinkDb</w:t>
            </w:r>
            <w:r w:rsidR="00247B8A">
              <w:rPr>
                <w:noProof/>
                <w:webHidden/>
              </w:rPr>
              <w:tab/>
            </w:r>
            <w:r w:rsidR="003D173B">
              <w:rPr>
                <w:noProof/>
                <w:webHidden/>
              </w:rPr>
              <w:fldChar w:fldCharType="begin"/>
            </w:r>
            <w:r w:rsidR="00247B8A">
              <w:rPr>
                <w:noProof/>
                <w:webHidden/>
              </w:rPr>
              <w:instrText xml:space="preserve"> PAGEREF _Toc61196305 \h </w:instrText>
            </w:r>
            <w:r w:rsidR="003D173B">
              <w:rPr>
                <w:noProof/>
                <w:webHidden/>
              </w:rPr>
            </w:r>
            <w:r w:rsidR="003D173B">
              <w:rPr>
                <w:noProof/>
                <w:webHidden/>
              </w:rPr>
              <w:fldChar w:fldCharType="separate"/>
            </w:r>
            <w:r w:rsidR="00247B8A">
              <w:rPr>
                <w:noProof/>
                <w:webHidden/>
              </w:rPr>
              <w:t>15</w:t>
            </w:r>
            <w:r w:rsidR="003D173B">
              <w:rPr>
                <w:noProof/>
                <w:webHidden/>
              </w:rPr>
              <w:fldChar w:fldCharType="end"/>
            </w:r>
          </w:hyperlink>
        </w:p>
        <w:p w14:paraId="13A92D1A" w14:textId="77777777" w:rsidR="00247B8A" w:rsidRDefault="004D3C7D">
          <w:pPr>
            <w:pStyle w:val="Sommario3"/>
            <w:tabs>
              <w:tab w:val="right" w:leader="dot" w:pos="9628"/>
            </w:tabs>
            <w:rPr>
              <w:rFonts w:asciiTheme="minorHAnsi" w:eastAsiaTheme="minorEastAsia" w:hAnsiTheme="minorHAnsi" w:cstheme="minorBidi"/>
              <w:noProof/>
              <w:lang w:bidi="ar-SA"/>
            </w:rPr>
          </w:pPr>
          <w:hyperlink w:anchor="_Toc61196306" w:history="1">
            <w:r w:rsidR="00247B8A" w:rsidRPr="003163B7">
              <w:rPr>
                <w:rStyle w:val="Collegamentoipertestuale"/>
                <w:rFonts w:ascii="Times New Roman" w:hAnsi="Times New Roman" w:cs="Times New Roman"/>
                <w:noProof/>
              </w:rPr>
              <w:t>Docker</w:t>
            </w:r>
            <w:r w:rsidR="00247B8A">
              <w:rPr>
                <w:noProof/>
                <w:webHidden/>
              </w:rPr>
              <w:tab/>
            </w:r>
            <w:r w:rsidR="003D173B">
              <w:rPr>
                <w:noProof/>
                <w:webHidden/>
              </w:rPr>
              <w:fldChar w:fldCharType="begin"/>
            </w:r>
            <w:r w:rsidR="00247B8A">
              <w:rPr>
                <w:noProof/>
                <w:webHidden/>
              </w:rPr>
              <w:instrText xml:space="preserve"> PAGEREF _Toc61196306 \h </w:instrText>
            </w:r>
            <w:r w:rsidR="003D173B">
              <w:rPr>
                <w:noProof/>
                <w:webHidden/>
              </w:rPr>
            </w:r>
            <w:r w:rsidR="003D173B">
              <w:rPr>
                <w:noProof/>
                <w:webHidden/>
              </w:rPr>
              <w:fldChar w:fldCharType="separate"/>
            </w:r>
            <w:r w:rsidR="00247B8A">
              <w:rPr>
                <w:noProof/>
                <w:webHidden/>
              </w:rPr>
              <w:t>19</w:t>
            </w:r>
            <w:r w:rsidR="003D173B">
              <w:rPr>
                <w:noProof/>
                <w:webHidden/>
              </w:rPr>
              <w:fldChar w:fldCharType="end"/>
            </w:r>
          </w:hyperlink>
        </w:p>
        <w:p w14:paraId="5C3404E0" w14:textId="77777777" w:rsidR="00247B8A" w:rsidRDefault="004D3C7D">
          <w:pPr>
            <w:pStyle w:val="Sommario2"/>
            <w:tabs>
              <w:tab w:val="right" w:leader="dot" w:pos="9628"/>
            </w:tabs>
            <w:rPr>
              <w:rFonts w:asciiTheme="minorHAnsi" w:eastAsiaTheme="minorEastAsia" w:hAnsiTheme="minorHAnsi" w:cstheme="minorBidi"/>
              <w:noProof/>
              <w:lang w:bidi="ar-SA"/>
            </w:rPr>
          </w:pPr>
          <w:hyperlink w:anchor="_Toc61196307" w:history="1">
            <w:r w:rsidR="00247B8A" w:rsidRPr="003163B7">
              <w:rPr>
                <w:rStyle w:val="Collegamentoipertestuale"/>
                <w:rFonts w:ascii="Times New Roman" w:hAnsi="Times New Roman" w:cs="Times New Roman"/>
                <w:noProof/>
              </w:rPr>
              <w:t>Software utilizzati per l’implementazione della libreria di sistema Utility Rethink</w:t>
            </w:r>
            <w:r w:rsidR="00247B8A">
              <w:rPr>
                <w:noProof/>
                <w:webHidden/>
              </w:rPr>
              <w:tab/>
            </w:r>
            <w:r w:rsidR="003D173B">
              <w:rPr>
                <w:noProof/>
                <w:webHidden/>
              </w:rPr>
              <w:fldChar w:fldCharType="begin"/>
            </w:r>
            <w:r w:rsidR="00247B8A">
              <w:rPr>
                <w:noProof/>
                <w:webHidden/>
              </w:rPr>
              <w:instrText xml:space="preserve"> PAGEREF _Toc61196307 \h </w:instrText>
            </w:r>
            <w:r w:rsidR="003D173B">
              <w:rPr>
                <w:noProof/>
                <w:webHidden/>
              </w:rPr>
            </w:r>
            <w:r w:rsidR="003D173B">
              <w:rPr>
                <w:noProof/>
                <w:webHidden/>
              </w:rPr>
              <w:fldChar w:fldCharType="separate"/>
            </w:r>
            <w:r w:rsidR="00247B8A">
              <w:rPr>
                <w:noProof/>
                <w:webHidden/>
              </w:rPr>
              <w:t>20</w:t>
            </w:r>
            <w:r w:rsidR="003D173B">
              <w:rPr>
                <w:noProof/>
                <w:webHidden/>
              </w:rPr>
              <w:fldChar w:fldCharType="end"/>
            </w:r>
          </w:hyperlink>
        </w:p>
        <w:p w14:paraId="52ABFBB0" w14:textId="77777777" w:rsidR="00247B8A" w:rsidRDefault="004D3C7D">
          <w:pPr>
            <w:pStyle w:val="Sommario2"/>
            <w:tabs>
              <w:tab w:val="right" w:leader="dot" w:pos="9628"/>
            </w:tabs>
            <w:rPr>
              <w:rFonts w:asciiTheme="minorHAnsi" w:eastAsiaTheme="minorEastAsia" w:hAnsiTheme="minorHAnsi" w:cstheme="minorBidi"/>
              <w:noProof/>
              <w:lang w:bidi="ar-SA"/>
            </w:rPr>
          </w:pPr>
          <w:hyperlink w:anchor="_Toc61196308" w:history="1">
            <w:r w:rsidR="00247B8A" w:rsidRPr="003163B7">
              <w:rPr>
                <w:rStyle w:val="Collegamentoipertestuale"/>
                <w:rFonts w:ascii="Times New Roman" w:hAnsi="Times New Roman" w:cs="Times New Roman"/>
                <w:noProof/>
              </w:rPr>
              <w:t>Metodologia di Progettazione</w:t>
            </w:r>
            <w:r w:rsidR="00247B8A">
              <w:rPr>
                <w:noProof/>
                <w:webHidden/>
              </w:rPr>
              <w:tab/>
            </w:r>
            <w:r w:rsidR="003D173B">
              <w:rPr>
                <w:noProof/>
                <w:webHidden/>
              </w:rPr>
              <w:fldChar w:fldCharType="begin"/>
            </w:r>
            <w:r w:rsidR="00247B8A">
              <w:rPr>
                <w:noProof/>
                <w:webHidden/>
              </w:rPr>
              <w:instrText xml:space="preserve"> PAGEREF _Toc61196308 \h </w:instrText>
            </w:r>
            <w:r w:rsidR="003D173B">
              <w:rPr>
                <w:noProof/>
                <w:webHidden/>
              </w:rPr>
            </w:r>
            <w:r w:rsidR="003D173B">
              <w:rPr>
                <w:noProof/>
                <w:webHidden/>
              </w:rPr>
              <w:fldChar w:fldCharType="separate"/>
            </w:r>
            <w:r w:rsidR="00247B8A">
              <w:rPr>
                <w:noProof/>
                <w:webHidden/>
              </w:rPr>
              <w:t>21</w:t>
            </w:r>
            <w:r w:rsidR="003D173B">
              <w:rPr>
                <w:noProof/>
                <w:webHidden/>
              </w:rPr>
              <w:fldChar w:fldCharType="end"/>
            </w:r>
          </w:hyperlink>
        </w:p>
        <w:p w14:paraId="2AE36183" w14:textId="77777777" w:rsidR="00247B8A" w:rsidRDefault="004D3C7D">
          <w:pPr>
            <w:pStyle w:val="Sommario1"/>
            <w:rPr>
              <w:rFonts w:asciiTheme="minorHAnsi" w:eastAsiaTheme="minorEastAsia" w:hAnsiTheme="minorHAnsi" w:cstheme="minorBidi"/>
              <w:b w:val="0"/>
              <w:sz w:val="22"/>
              <w:szCs w:val="22"/>
              <w:lang w:bidi="ar-SA"/>
            </w:rPr>
          </w:pPr>
          <w:hyperlink w:anchor="_Toc61196309" w:history="1">
            <w:r w:rsidR="00247B8A" w:rsidRPr="003163B7">
              <w:rPr>
                <w:rStyle w:val="Collegamentoipertestuale"/>
                <w:rFonts w:ascii="Times New Roman" w:hAnsi="Times New Roman" w:cs="Times New Roman"/>
              </w:rPr>
              <w:t>Libreria UtilityRethink</w:t>
            </w:r>
            <w:r w:rsidR="00247B8A">
              <w:rPr>
                <w:webHidden/>
              </w:rPr>
              <w:tab/>
            </w:r>
            <w:r w:rsidR="003D173B">
              <w:rPr>
                <w:webHidden/>
              </w:rPr>
              <w:fldChar w:fldCharType="begin"/>
            </w:r>
            <w:r w:rsidR="00247B8A">
              <w:rPr>
                <w:webHidden/>
              </w:rPr>
              <w:instrText xml:space="preserve"> PAGEREF _Toc61196309 \h </w:instrText>
            </w:r>
            <w:r w:rsidR="003D173B">
              <w:rPr>
                <w:webHidden/>
              </w:rPr>
            </w:r>
            <w:r w:rsidR="003D173B">
              <w:rPr>
                <w:webHidden/>
              </w:rPr>
              <w:fldChar w:fldCharType="separate"/>
            </w:r>
            <w:r w:rsidR="00247B8A">
              <w:rPr>
                <w:webHidden/>
              </w:rPr>
              <w:t>22</w:t>
            </w:r>
            <w:r w:rsidR="003D173B">
              <w:rPr>
                <w:webHidden/>
              </w:rPr>
              <w:fldChar w:fldCharType="end"/>
            </w:r>
          </w:hyperlink>
        </w:p>
        <w:p w14:paraId="70209882" w14:textId="77777777" w:rsidR="00247B8A" w:rsidRDefault="004D3C7D">
          <w:pPr>
            <w:pStyle w:val="Sommario2"/>
            <w:tabs>
              <w:tab w:val="right" w:leader="dot" w:pos="9628"/>
            </w:tabs>
            <w:rPr>
              <w:rFonts w:asciiTheme="minorHAnsi" w:eastAsiaTheme="minorEastAsia" w:hAnsiTheme="minorHAnsi" w:cstheme="minorBidi"/>
              <w:noProof/>
              <w:lang w:bidi="ar-SA"/>
            </w:rPr>
          </w:pPr>
          <w:hyperlink w:anchor="_Toc61196310" w:history="1">
            <w:r w:rsidR="00247B8A" w:rsidRPr="003163B7">
              <w:rPr>
                <w:rStyle w:val="Collegamentoipertestuale"/>
                <w:rFonts w:ascii="Times New Roman" w:hAnsi="Times New Roman" w:cs="Times New Roman"/>
                <w:noProof/>
              </w:rPr>
              <w:t>Diagramma dei casi d’uso</w:t>
            </w:r>
            <w:r w:rsidR="00247B8A">
              <w:rPr>
                <w:noProof/>
                <w:webHidden/>
              </w:rPr>
              <w:tab/>
            </w:r>
            <w:r w:rsidR="003D173B">
              <w:rPr>
                <w:noProof/>
                <w:webHidden/>
              </w:rPr>
              <w:fldChar w:fldCharType="begin"/>
            </w:r>
            <w:r w:rsidR="00247B8A">
              <w:rPr>
                <w:noProof/>
                <w:webHidden/>
              </w:rPr>
              <w:instrText xml:space="preserve"> PAGEREF _Toc61196310 \h </w:instrText>
            </w:r>
            <w:r w:rsidR="003D173B">
              <w:rPr>
                <w:noProof/>
                <w:webHidden/>
              </w:rPr>
            </w:r>
            <w:r w:rsidR="003D173B">
              <w:rPr>
                <w:noProof/>
                <w:webHidden/>
              </w:rPr>
              <w:fldChar w:fldCharType="separate"/>
            </w:r>
            <w:r w:rsidR="00247B8A">
              <w:rPr>
                <w:noProof/>
                <w:webHidden/>
              </w:rPr>
              <w:t>22</w:t>
            </w:r>
            <w:r w:rsidR="003D173B">
              <w:rPr>
                <w:noProof/>
                <w:webHidden/>
              </w:rPr>
              <w:fldChar w:fldCharType="end"/>
            </w:r>
          </w:hyperlink>
        </w:p>
        <w:p w14:paraId="2D879CBA" w14:textId="77777777" w:rsidR="00247B8A" w:rsidRDefault="004D3C7D">
          <w:pPr>
            <w:pStyle w:val="Sommario2"/>
            <w:tabs>
              <w:tab w:val="right" w:leader="dot" w:pos="9628"/>
            </w:tabs>
            <w:rPr>
              <w:rFonts w:asciiTheme="minorHAnsi" w:eastAsiaTheme="minorEastAsia" w:hAnsiTheme="minorHAnsi" w:cstheme="minorBidi"/>
              <w:noProof/>
              <w:lang w:bidi="ar-SA"/>
            </w:rPr>
          </w:pPr>
          <w:hyperlink w:anchor="_Toc61196311" w:history="1">
            <w:r w:rsidR="00247B8A" w:rsidRPr="003163B7">
              <w:rPr>
                <w:rStyle w:val="Collegamentoipertestuale"/>
                <w:rFonts w:ascii="Times New Roman" w:hAnsi="Times New Roman" w:cs="Times New Roman"/>
                <w:noProof/>
              </w:rPr>
              <w:t>Diagramma delle attività e di sequenza</w:t>
            </w:r>
            <w:r w:rsidR="00247B8A">
              <w:rPr>
                <w:noProof/>
                <w:webHidden/>
              </w:rPr>
              <w:tab/>
            </w:r>
            <w:r w:rsidR="003D173B">
              <w:rPr>
                <w:noProof/>
                <w:webHidden/>
              </w:rPr>
              <w:fldChar w:fldCharType="begin"/>
            </w:r>
            <w:r w:rsidR="00247B8A">
              <w:rPr>
                <w:noProof/>
                <w:webHidden/>
              </w:rPr>
              <w:instrText xml:space="preserve"> PAGEREF _Toc61196311 \h </w:instrText>
            </w:r>
            <w:r w:rsidR="003D173B">
              <w:rPr>
                <w:noProof/>
                <w:webHidden/>
              </w:rPr>
            </w:r>
            <w:r w:rsidR="003D173B">
              <w:rPr>
                <w:noProof/>
                <w:webHidden/>
              </w:rPr>
              <w:fldChar w:fldCharType="separate"/>
            </w:r>
            <w:r w:rsidR="00247B8A">
              <w:rPr>
                <w:noProof/>
                <w:webHidden/>
              </w:rPr>
              <w:t>23</w:t>
            </w:r>
            <w:r w:rsidR="003D173B">
              <w:rPr>
                <w:noProof/>
                <w:webHidden/>
              </w:rPr>
              <w:fldChar w:fldCharType="end"/>
            </w:r>
          </w:hyperlink>
        </w:p>
        <w:p w14:paraId="46945BD2" w14:textId="77777777" w:rsidR="00247B8A" w:rsidRDefault="004D3C7D">
          <w:pPr>
            <w:pStyle w:val="Sommario2"/>
            <w:tabs>
              <w:tab w:val="right" w:leader="dot" w:pos="9628"/>
            </w:tabs>
            <w:rPr>
              <w:rFonts w:asciiTheme="minorHAnsi" w:eastAsiaTheme="minorEastAsia" w:hAnsiTheme="minorHAnsi" w:cstheme="minorBidi"/>
              <w:noProof/>
              <w:lang w:bidi="ar-SA"/>
            </w:rPr>
          </w:pPr>
          <w:hyperlink w:anchor="_Toc61196312" w:history="1">
            <w:r w:rsidR="00247B8A" w:rsidRPr="003163B7">
              <w:rPr>
                <w:rStyle w:val="Collegamentoipertestuale"/>
                <w:rFonts w:ascii="Times New Roman" w:hAnsi="Times New Roman" w:cs="Times New Roman"/>
                <w:noProof/>
              </w:rPr>
              <w:t>Base Dati</w:t>
            </w:r>
            <w:r w:rsidR="00247B8A">
              <w:rPr>
                <w:noProof/>
                <w:webHidden/>
              </w:rPr>
              <w:tab/>
            </w:r>
            <w:r w:rsidR="003D173B">
              <w:rPr>
                <w:noProof/>
                <w:webHidden/>
              </w:rPr>
              <w:fldChar w:fldCharType="begin"/>
            </w:r>
            <w:r w:rsidR="00247B8A">
              <w:rPr>
                <w:noProof/>
                <w:webHidden/>
              </w:rPr>
              <w:instrText xml:space="preserve"> PAGEREF _Toc61196312 \h </w:instrText>
            </w:r>
            <w:r w:rsidR="003D173B">
              <w:rPr>
                <w:noProof/>
                <w:webHidden/>
              </w:rPr>
            </w:r>
            <w:r w:rsidR="003D173B">
              <w:rPr>
                <w:noProof/>
                <w:webHidden/>
              </w:rPr>
              <w:fldChar w:fldCharType="separate"/>
            </w:r>
            <w:r w:rsidR="00247B8A">
              <w:rPr>
                <w:noProof/>
                <w:webHidden/>
              </w:rPr>
              <w:t>25</w:t>
            </w:r>
            <w:r w:rsidR="003D173B">
              <w:rPr>
                <w:noProof/>
                <w:webHidden/>
              </w:rPr>
              <w:fldChar w:fldCharType="end"/>
            </w:r>
          </w:hyperlink>
        </w:p>
        <w:p w14:paraId="44934F5F" w14:textId="77777777" w:rsidR="00247B8A" w:rsidRDefault="004D3C7D">
          <w:pPr>
            <w:pStyle w:val="Sommario3"/>
            <w:tabs>
              <w:tab w:val="right" w:leader="dot" w:pos="9628"/>
            </w:tabs>
            <w:rPr>
              <w:rFonts w:asciiTheme="minorHAnsi" w:eastAsiaTheme="minorEastAsia" w:hAnsiTheme="minorHAnsi" w:cstheme="minorBidi"/>
              <w:noProof/>
              <w:lang w:bidi="ar-SA"/>
            </w:rPr>
          </w:pPr>
          <w:hyperlink w:anchor="_Toc61196313" w:history="1">
            <w:r w:rsidR="00247B8A" w:rsidRPr="003163B7">
              <w:rPr>
                <w:rStyle w:val="Collegamentoipertestuale"/>
                <w:rFonts w:ascii="Times New Roman" w:hAnsi="Times New Roman" w:cs="Times New Roman"/>
                <w:noProof/>
              </w:rPr>
              <w:t>Notifiche</w:t>
            </w:r>
            <w:r w:rsidR="00247B8A">
              <w:rPr>
                <w:noProof/>
                <w:webHidden/>
              </w:rPr>
              <w:tab/>
            </w:r>
            <w:r w:rsidR="003D173B">
              <w:rPr>
                <w:noProof/>
                <w:webHidden/>
              </w:rPr>
              <w:fldChar w:fldCharType="begin"/>
            </w:r>
            <w:r w:rsidR="00247B8A">
              <w:rPr>
                <w:noProof/>
                <w:webHidden/>
              </w:rPr>
              <w:instrText xml:space="preserve"> PAGEREF _Toc61196313 \h </w:instrText>
            </w:r>
            <w:r w:rsidR="003D173B">
              <w:rPr>
                <w:noProof/>
                <w:webHidden/>
              </w:rPr>
            </w:r>
            <w:r w:rsidR="003D173B">
              <w:rPr>
                <w:noProof/>
                <w:webHidden/>
              </w:rPr>
              <w:fldChar w:fldCharType="separate"/>
            </w:r>
            <w:r w:rsidR="00247B8A">
              <w:rPr>
                <w:noProof/>
                <w:webHidden/>
              </w:rPr>
              <w:t>26</w:t>
            </w:r>
            <w:r w:rsidR="003D173B">
              <w:rPr>
                <w:noProof/>
                <w:webHidden/>
              </w:rPr>
              <w:fldChar w:fldCharType="end"/>
            </w:r>
          </w:hyperlink>
        </w:p>
        <w:p w14:paraId="6258BF4F" w14:textId="77777777" w:rsidR="00247B8A" w:rsidRDefault="004D3C7D">
          <w:pPr>
            <w:pStyle w:val="Sommario4"/>
            <w:tabs>
              <w:tab w:val="right" w:leader="dot" w:pos="9628"/>
            </w:tabs>
            <w:rPr>
              <w:noProof/>
            </w:rPr>
          </w:pPr>
          <w:hyperlink w:anchor="_Toc61196314" w:history="1">
            <w:r w:rsidR="00247B8A" w:rsidRPr="003163B7">
              <w:rPr>
                <w:rStyle w:val="Collegamentoipertestuale"/>
                <w:rFonts w:ascii="Times New Roman" w:hAnsi="Times New Roman" w:cs="Times New Roman"/>
                <w:noProof/>
                <w:lang w:bidi="it-IT"/>
              </w:rPr>
              <w:t>Notifiche di nuovo dato</w:t>
            </w:r>
            <w:r w:rsidR="00247B8A">
              <w:rPr>
                <w:noProof/>
                <w:webHidden/>
              </w:rPr>
              <w:tab/>
            </w:r>
            <w:r w:rsidR="003D173B">
              <w:rPr>
                <w:noProof/>
                <w:webHidden/>
              </w:rPr>
              <w:fldChar w:fldCharType="begin"/>
            </w:r>
            <w:r w:rsidR="00247B8A">
              <w:rPr>
                <w:noProof/>
                <w:webHidden/>
              </w:rPr>
              <w:instrText xml:space="preserve"> PAGEREF _Toc61196314 \h </w:instrText>
            </w:r>
            <w:r w:rsidR="003D173B">
              <w:rPr>
                <w:noProof/>
                <w:webHidden/>
              </w:rPr>
            </w:r>
            <w:r w:rsidR="003D173B">
              <w:rPr>
                <w:noProof/>
                <w:webHidden/>
              </w:rPr>
              <w:fldChar w:fldCharType="separate"/>
            </w:r>
            <w:r w:rsidR="00247B8A">
              <w:rPr>
                <w:noProof/>
                <w:webHidden/>
              </w:rPr>
              <w:t>28</w:t>
            </w:r>
            <w:r w:rsidR="003D173B">
              <w:rPr>
                <w:noProof/>
                <w:webHidden/>
              </w:rPr>
              <w:fldChar w:fldCharType="end"/>
            </w:r>
          </w:hyperlink>
        </w:p>
        <w:p w14:paraId="01B024B3" w14:textId="77777777" w:rsidR="00247B8A" w:rsidRDefault="004D3C7D">
          <w:pPr>
            <w:pStyle w:val="Sommario4"/>
            <w:tabs>
              <w:tab w:val="right" w:leader="dot" w:pos="9628"/>
            </w:tabs>
            <w:rPr>
              <w:noProof/>
            </w:rPr>
          </w:pPr>
          <w:hyperlink w:anchor="_Toc61196315" w:history="1">
            <w:r w:rsidR="00247B8A" w:rsidRPr="003163B7">
              <w:rPr>
                <w:rStyle w:val="Collegamentoipertestuale"/>
                <w:rFonts w:ascii="Times New Roman" w:hAnsi="Times New Roman" w:cs="Times New Roman"/>
                <w:noProof/>
                <w:lang w:bidi="it-IT"/>
              </w:rPr>
              <w:t>Notifiche di esecuzione</w:t>
            </w:r>
            <w:r w:rsidR="00247B8A">
              <w:rPr>
                <w:noProof/>
                <w:webHidden/>
              </w:rPr>
              <w:tab/>
            </w:r>
            <w:r w:rsidR="003D173B">
              <w:rPr>
                <w:noProof/>
                <w:webHidden/>
              </w:rPr>
              <w:fldChar w:fldCharType="begin"/>
            </w:r>
            <w:r w:rsidR="00247B8A">
              <w:rPr>
                <w:noProof/>
                <w:webHidden/>
              </w:rPr>
              <w:instrText xml:space="preserve"> PAGEREF _Toc61196315 \h </w:instrText>
            </w:r>
            <w:r w:rsidR="003D173B">
              <w:rPr>
                <w:noProof/>
                <w:webHidden/>
              </w:rPr>
            </w:r>
            <w:r w:rsidR="003D173B">
              <w:rPr>
                <w:noProof/>
                <w:webHidden/>
              </w:rPr>
              <w:fldChar w:fldCharType="separate"/>
            </w:r>
            <w:r w:rsidR="00247B8A">
              <w:rPr>
                <w:noProof/>
                <w:webHidden/>
              </w:rPr>
              <w:t>29</w:t>
            </w:r>
            <w:r w:rsidR="003D173B">
              <w:rPr>
                <w:noProof/>
                <w:webHidden/>
              </w:rPr>
              <w:fldChar w:fldCharType="end"/>
            </w:r>
          </w:hyperlink>
        </w:p>
        <w:p w14:paraId="5D7CA930" w14:textId="77777777" w:rsidR="00247B8A" w:rsidRDefault="004D3C7D">
          <w:pPr>
            <w:pStyle w:val="Sommario2"/>
            <w:tabs>
              <w:tab w:val="right" w:leader="dot" w:pos="9628"/>
            </w:tabs>
            <w:rPr>
              <w:rFonts w:asciiTheme="minorHAnsi" w:eastAsiaTheme="minorEastAsia" w:hAnsiTheme="minorHAnsi" w:cstheme="minorBidi"/>
              <w:noProof/>
              <w:lang w:bidi="ar-SA"/>
            </w:rPr>
          </w:pPr>
          <w:hyperlink w:anchor="_Toc61196316" w:history="1">
            <w:r w:rsidR="00247B8A" w:rsidRPr="003163B7">
              <w:rPr>
                <w:rStyle w:val="Collegamentoipertestuale"/>
                <w:rFonts w:ascii="Times New Roman" w:hAnsi="Times New Roman" w:cs="Times New Roman"/>
                <w:noProof/>
              </w:rPr>
              <w:t>Diagrammi delle classi</w:t>
            </w:r>
            <w:r w:rsidR="00247B8A">
              <w:rPr>
                <w:noProof/>
                <w:webHidden/>
              </w:rPr>
              <w:tab/>
            </w:r>
            <w:r w:rsidR="003D173B">
              <w:rPr>
                <w:noProof/>
                <w:webHidden/>
              </w:rPr>
              <w:fldChar w:fldCharType="begin"/>
            </w:r>
            <w:r w:rsidR="00247B8A">
              <w:rPr>
                <w:noProof/>
                <w:webHidden/>
              </w:rPr>
              <w:instrText xml:space="preserve"> PAGEREF _Toc61196316 \h </w:instrText>
            </w:r>
            <w:r w:rsidR="003D173B">
              <w:rPr>
                <w:noProof/>
                <w:webHidden/>
              </w:rPr>
            </w:r>
            <w:r w:rsidR="003D173B">
              <w:rPr>
                <w:noProof/>
                <w:webHidden/>
              </w:rPr>
              <w:fldChar w:fldCharType="separate"/>
            </w:r>
            <w:r w:rsidR="00247B8A">
              <w:rPr>
                <w:noProof/>
                <w:webHidden/>
              </w:rPr>
              <w:t>30</w:t>
            </w:r>
            <w:r w:rsidR="003D173B">
              <w:rPr>
                <w:noProof/>
                <w:webHidden/>
              </w:rPr>
              <w:fldChar w:fldCharType="end"/>
            </w:r>
          </w:hyperlink>
        </w:p>
        <w:p w14:paraId="12737F31" w14:textId="77777777" w:rsidR="00247B8A" w:rsidRDefault="004D3C7D">
          <w:pPr>
            <w:pStyle w:val="Sommario3"/>
            <w:tabs>
              <w:tab w:val="right" w:leader="dot" w:pos="9628"/>
            </w:tabs>
            <w:rPr>
              <w:rFonts w:asciiTheme="minorHAnsi" w:eastAsiaTheme="minorEastAsia" w:hAnsiTheme="minorHAnsi" w:cstheme="minorBidi"/>
              <w:noProof/>
              <w:lang w:bidi="ar-SA"/>
            </w:rPr>
          </w:pPr>
          <w:hyperlink w:anchor="_Toc61196317" w:history="1">
            <w:r w:rsidR="00247B8A" w:rsidRPr="003163B7">
              <w:rPr>
                <w:rStyle w:val="Collegamentoipertestuale"/>
                <w:rFonts w:ascii="Times New Roman" w:hAnsi="Times New Roman" w:cs="Times New Roman"/>
                <w:noProof/>
              </w:rPr>
              <w:t>UtilityRethink</w:t>
            </w:r>
            <w:r w:rsidR="00247B8A">
              <w:rPr>
                <w:noProof/>
                <w:webHidden/>
              </w:rPr>
              <w:tab/>
            </w:r>
            <w:r w:rsidR="003D173B">
              <w:rPr>
                <w:noProof/>
                <w:webHidden/>
              </w:rPr>
              <w:fldChar w:fldCharType="begin"/>
            </w:r>
            <w:r w:rsidR="00247B8A">
              <w:rPr>
                <w:noProof/>
                <w:webHidden/>
              </w:rPr>
              <w:instrText xml:space="preserve"> PAGEREF _Toc61196317 \h </w:instrText>
            </w:r>
            <w:r w:rsidR="003D173B">
              <w:rPr>
                <w:noProof/>
                <w:webHidden/>
              </w:rPr>
            </w:r>
            <w:r w:rsidR="003D173B">
              <w:rPr>
                <w:noProof/>
                <w:webHidden/>
              </w:rPr>
              <w:fldChar w:fldCharType="separate"/>
            </w:r>
            <w:r w:rsidR="00247B8A">
              <w:rPr>
                <w:noProof/>
                <w:webHidden/>
              </w:rPr>
              <w:t>31</w:t>
            </w:r>
            <w:r w:rsidR="003D173B">
              <w:rPr>
                <w:noProof/>
                <w:webHidden/>
              </w:rPr>
              <w:fldChar w:fldCharType="end"/>
            </w:r>
          </w:hyperlink>
        </w:p>
        <w:p w14:paraId="73E342BB" w14:textId="77777777" w:rsidR="00247B8A" w:rsidRDefault="004D3C7D">
          <w:pPr>
            <w:pStyle w:val="Sommario3"/>
            <w:tabs>
              <w:tab w:val="right" w:leader="dot" w:pos="9628"/>
            </w:tabs>
            <w:rPr>
              <w:rFonts w:asciiTheme="minorHAnsi" w:eastAsiaTheme="minorEastAsia" w:hAnsiTheme="minorHAnsi" w:cstheme="minorBidi"/>
              <w:noProof/>
              <w:lang w:bidi="ar-SA"/>
            </w:rPr>
          </w:pPr>
          <w:hyperlink w:anchor="_Toc61196318" w:history="1">
            <w:r w:rsidR="00247B8A" w:rsidRPr="003163B7">
              <w:rPr>
                <w:rStyle w:val="Collegamentoipertestuale"/>
                <w:rFonts w:ascii="Times New Roman" w:hAnsi="Times New Roman" w:cs="Times New Roman"/>
                <w:noProof/>
              </w:rPr>
              <w:t>Simple Injector</w:t>
            </w:r>
            <w:r w:rsidR="00247B8A">
              <w:rPr>
                <w:noProof/>
                <w:webHidden/>
              </w:rPr>
              <w:tab/>
            </w:r>
            <w:r w:rsidR="003D173B">
              <w:rPr>
                <w:noProof/>
                <w:webHidden/>
              </w:rPr>
              <w:fldChar w:fldCharType="begin"/>
            </w:r>
            <w:r w:rsidR="00247B8A">
              <w:rPr>
                <w:noProof/>
                <w:webHidden/>
              </w:rPr>
              <w:instrText xml:space="preserve"> PAGEREF _Toc61196318 \h </w:instrText>
            </w:r>
            <w:r w:rsidR="003D173B">
              <w:rPr>
                <w:noProof/>
                <w:webHidden/>
              </w:rPr>
            </w:r>
            <w:r w:rsidR="003D173B">
              <w:rPr>
                <w:noProof/>
                <w:webHidden/>
              </w:rPr>
              <w:fldChar w:fldCharType="separate"/>
            </w:r>
            <w:r w:rsidR="00247B8A">
              <w:rPr>
                <w:noProof/>
                <w:webHidden/>
              </w:rPr>
              <w:t>32</w:t>
            </w:r>
            <w:r w:rsidR="003D173B">
              <w:rPr>
                <w:noProof/>
                <w:webHidden/>
              </w:rPr>
              <w:fldChar w:fldCharType="end"/>
            </w:r>
          </w:hyperlink>
        </w:p>
        <w:p w14:paraId="7083E828" w14:textId="77777777" w:rsidR="00247B8A" w:rsidRDefault="004D3C7D">
          <w:pPr>
            <w:pStyle w:val="Sommario3"/>
            <w:tabs>
              <w:tab w:val="right" w:leader="dot" w:pos="9628"/>
            </w:tabs>
            <w:rPr>
              <w:rFonts w:asciiTheme="minorHAnsi" w:eastAsiaTheme="minorEastAsia" w:hAnsiTheme="minorHAnsi" w:cstheme="minorBidi"/>
              <w:noProof/>
              <w:lang w:bidi="ar-SA"/>
            </w:rPr>
          </w:pPr>
          <w:hyperlink w:anchor="_Toc61196319" w:history="1">
            <w:r w:rsidR="00247B8A" w:rsidRPr="003163B7">
              <w:rPr>
                <w:rStyle w:val="Collegamentoipertestuale"/>
                <w:rFonts w:ascii="Times New Roman" w:hAnsi="Times New Roman" w:cs="Times New Roman"/>
                <w:noProof/>
              </w:rPr>
              <w:t>DbManager</w:t>
            </w:r>
            <w:r w:rsidR="00247B8A">
              <w:rPr>
                <w:noProof/>
                <w:webHidden/>
              </w:rPr>
              <w:tab/>
            </w:r>
            <w:r w:rsidR="003D173B">
              <w:rPr>
                <w:noProof/>
                <w:webHidden/>
              </w:rPr>
              <w:fldChar w:fldCharType="begin"/>
            </w:r>
            <w:r w:rsidR="00247B8A">
              <w:rPr>
                <w:noProof/>
                <w:webHidden/>
              </w:rPr>
              <w:instrText xml:space="preserve"> PAGEREF _Toc61196319 \h </w:instrText>
            </w:r>
            <w:r w:rsidR="003D173B">
              <w:rPr>
                <w:noProof/>
                <w:webHidden/>
              </w:rPr>
            </w:r>
            <w:r w:rsidR="003D173B">
              <w:rPr>
                <w:noProof/>
                <w:webHidden/>
              </w:rPr>
              <w:fldChar w:fldCharType="separate"/>
            </w:r>
            <w:r w:rsidR="00247B8A">
              <w:rPr>
                <w:noProof/>
                <w:webHidden/>
              </w:rPr>
              <w:t>33</w:t>
            </w:r>
            <w:r w:rsidR="003D173B">
              <w:rPr>
                <w:noProof/>
                <w:webHidden/>
              </w:rPr>
              <w:fldChar w:fldCharType="end"/>
            </w:r>
          </w:hyperlink>
        </w:p>
        <w:p w14:paraId="0F6E39D9" w14:textId="77777777" w:rsidR="00247B8A" w:rsidRDefault="004D3C7D">
          <w:pPr>
            <w:pStyle w:val="Sommario3"/>
            <w:tabs>
              <w:tab w:val="right" w:leader="dot" w:pos="9628"/>
            </w:tabs>
            <w:rPr>
              <w:rFonts w:asciiTheme="minorHAnsi" w:eastAsiaTheme="minorEastAsia" w:hAnsiTheme="minorHAnsi" w:cstheme="minorBidi"/>
              <w:noProof/>
              <w:lang w:bidi="ar-SA"/>
            </w:rPr>
          </w:pPr>
          <w:hyperlink w:anchor="_Toc61196320" w:history="1">
            <w:r w:rsidR="00247B8A" w:rsidRPr="003163B7">
              <w:rPr>
                <w:rStyle w:val="Collegamentoipertestuale"/>
                <w:rFonts w:ascii="Times New Roman" w:hAnsi="Times New Roman" w:cs="Times New Roman"/>
                <w:noProof/>
              </w:rPr>
              <w:t>NotificationsManager</w:t>
            </w:r>
            <w:r w:rsidR="00247B8A">
              <w:rPr>
                <w:noProof/>
                <w:webHidden/>
              </w:rPr>
              <w:tab/>
            </w:r>
            <w:r w:rsidR="003D173B">
              <w:rPr>
                <w:noProof/>
                <w:webHidden/>
              </w:rPr>
              <w:fldChar w:fldCharType="begin"/>
            </w:r>
            <w:r w:rsidR="00247B8A">
              <w:rPr>
                <w:noProof/>
                <w:webHidden/>
              </w:rPr>
              <w:instrText xml:space="preserve"> PAGEREF _Toc61196320 \h </w:instrText>
            </w:r>
            <w:r w:rsidR="003D173B">
              <w:rPr>
                <w:noProof/>
                <w:webHidden/>
              </w:rPr>
            </w:r>
            <w:r w:rsidR="003D173B">
              <w:rPr>
                <w:noProof/>
                <w:webHidden/>
              </w:rPr>
              <w:fldChar w:fldCharType="separate"/>
            </w:r>
            <w:r w:rsidR="00247B8A">
              <w:rPr>
                <w:noProof/>
                <w:webHidden/>
              </w:rPr>
              <w:t>34</w:t>
            </w:r>
            <w:r w:rsidR="003D173B">
              <w:rPr>
                <w:noProof/>
                <w:webHidden/>
              </w:rPr>
              <w:fldChar w:fldCharType="end"/>
            </w:r>
          </w:hyperlink>
        </w:p>
        <w:p w14:paraId="12AE024A" w14:textId="77777777" w:rsidR="00247B8A" w:rsidRDefault="004D3C7D">
          <w:pPr>
            <w:pStyle w:val="Sommario3"/>
            <w:tabs>
              <w:tab w:val="right" w:leader="dot" w:pos="9628"/>
            </w:tabs>
            <w:rPr>
              <w:rFonts w:asciiTheme="minorHAnsi" w:eastAsiaTheme="minorEastAsia" w:hAnsiTheme="minorHAnsi" w:cstheme="minorBidi"/>
              <w:noProof/>
              <w:lang w:bidi="ar-SA"/>
            </w:rPr>
          </w:pPr>
          <w:hyperlink w:anchor="_Toc61196321" w:history="1">
            <w:r w:rsidR="00247B8A" w:rsidRPr="003163B7">
              <w:rPr>
                <w:rStyle w:val="Collegamentoipertestuale"/>
                <w:rFonts w:ascii="Times New Roman" w:hAnsi="Times New Roman" w:cs="Times New Roman"/>
                <w:noProof/>
              </w:rPr>
              <w:t>IQueryNotification</w:t>
            </w:r>
            <w:r w:rsidR="00247B8A">
              <w:rPr>
                <w:noProof/>
                <w:webHidden/>
              </w:rPr>
              <w:tab/>
            </w:r>
            <w:r w:rsidR="003D173B">
              <w:rPr>
                <w:noProof/>
                <w:webHidden/>
              </w:rPr>
              <w:fldChar w:fldCharType="begin"/>
            </w:r>
            <w:r w:rsidR="00247B8A">
              <w:rPr>
                <w:noProof/>
                <w:webHidden/>
              </w:rPr>
              <w:instrText xml:space="preserve"> PAGEREF _Toc61196321 \h </w:instrText>
            </w:r>
            <w:r w:rsidR="003D173B">
              <w:rPr>
                <w:noProof/>
                <w:webHidden/>
              </w:rPr>
            </w:r>
            <w:r w:rsidR="003D173B">
              <w:rPr>
                <w:noProof/>
                <w:webHidden/>
              </w:rPr>
              <w:fldChar w:fldCharType="separate"/>
            </w:r>
            <w:r w:rsidR="00247B8A">
              <w:rPr>
                <w:noProof/>
                <w:webHidden/>
              </w:rPr>
              <w:t>35</w:t>
            </w:r>
            <w:r w:rsidR="003D173B">
              <w:rPr>
                <w:noProof/>
                <w:webHidden/>
              </w:rPr>
              <w:fldChar w:fldCharType="end"/>
            </w:r>
          </w:hyperlink>
        </w:p>
        <w:p w14:paraId="389A9D29" w14:textId="77777777" w:rsidR="00247B8A" w:rsidRDefault="004D3C7D">
          <w:pPr>
            <w:pStyle w:val="Sommario3"/>
            <w:tabs>
              <w:tab w:val="right" w:leader="dot" w:pos="9628"/>
            </w:tabs>
            <w:rPr>
              <w:rFonts w:asciiTheme="minorHAnsi" w:eastAsiaTheme="minorEastAsia" w:hAnsiTheme="minorHAnsi" w:cstheme="minorBidi"/>
              <w:noProof/>
              <w:lang w:bidi="ar-SA"/>
            </w:rPr>
          </w:pPr>
          <w:hyperlink w:anchor="_Toc61196322" w:history="1">
            <w:r w:rsidR="00247B8A" w:rsidRPr="003163B7">
              <w:rPr>
                <w:rStyle w:val="Collegamentoipertestuale"/>
                <w:rFonts w:ascii="Times New Roman" w:hAnsi="Times New Roman" w:cs="Times New Roman"/>
                <w:noProof/>
              </w:rPr>
              <w:t>IRXNotifier</w:t>
            </w:r>
            <w:r w:rsidR="00247B8A">
              <w:rPr>
                <w:noProof/>
                <w:webHidden/>
              </w:rPr>
              <w:tab/>
            </w:r>
            <w:r w:rsidR="003D173B">
              <w:rPr>
                <w:noProof/>
                <w:webHidden/>
              </w:rPr>
              <w:fldChar w:fldCharType="begin"/>
            </w:r>
            <w:r w:rsidR="00247B8A">
              <w:rPr>
                <w:noProof/>
                <w:webHidden/>
              </w:rPr>
              <w:instrText xml:space="preserve"> PAGEREF _Toc61196322 \h </w:instrText>
            </w:r>
            <w:r w:rsidR="003D173B">
              <w:rPr>
                <w:noProof/>
                <w:webHidden/>
              </w:rPr>
            </w:r>
            <w:r w:rsidR="003D173B">
              <w:rPr>
                <w:noProof/>
                <w:webHidden/>
              </w:rPr>
              <w:fldChar w:fldCharType="separate"/>
            </w:r>
            <w:r w:rsidR="00247B8A">
              <w:rPr>
                <w:noProof/>
                <w:webHidden/>
              </w:rPr>
              <w:t>36</w:t>
            </w:r>
            <w:r w:rsidR="003D173B">
              <w:rPr>
                <w:noProof/>
                <w:webHidden/>
              </w:rPr>
              <w:fldChar w:fldCharType="end"/>
            </w:r>
          </w:hyperlink>
        </w:p>
        <w:p w14:paraId="1E8C044A" w14:textId="77777777" w:rsidR="00247B8A" w:rsidRDefault="004D3C7D">
          <w:pPr>
            <w:pStyle w:val="Sommario4"/>
            <w:tabs>
              <w:tab w:val="right" w:leader="dot" w:pos="9628"/>
            </w:tabs>
            <w:rPr>
              <w:noProof/>
            </w:rPr>
          </w:pPr>
          <w:hyperlink w:anchor="_Toc61196323" w:history="1">
            <w:r w:rsidR="00247B8A" w:rsidRPr="003163B7">
              <w:rPr>
                <w:rStyle w:val="Collegamentoipertestuale"/>
                <w:rFonts w:ascii="Times New Roman" w:hAnsi="Times New Roman" w:cs="Times New Roman"/>
                <w:noProof/>
                <w:lang w:bidi="it-IT"/>
              </w:rPr>
              <w:t>Esempio di OnNext, OnError e OnComplete</w:t>
            </w:r>
            <w:r w:rsidR="00247B8A">
              <w:rPr>
                <w:noProof/>
                <w:webHidden/>
              </w:rPr>
              <w:tab/>
            </w:r>
            <w:r w:rsidR="003D173B">
              <w:rPr>
                <w:noProof/>
                <w:webHidden/>
              </w:rPr>
              <w:fldChar w:fldCharType="begin"/>
            </w:r>
            <w:r w:rsidR="00247B8A">
              <w:rPr>
                <w:noProof/>
                <w:webHidden/>
              </w:rPr>
              <w:instrText xml:space="preserve"> PAGEREF _Toc61196323 \h </w:instrText>
            </w:r>
            <w:r w:rsidR="003D173B">
              <w:rPr>
                <w:noProof/>
                <w:webHidden/>
              </w:rPr>
            </w:r>
            <w:r w:rsidR="003D173B">
              <w:rPr>
                <w:noProof/>
                <w:webHidden/>
              </w:rPr>
              <w:fldChar w:fldCharType="separate"/>
            </w:r>
            <w:r w:rsidR="00247B8A">
              <w:rPr>
                <w:noProof/>
                <w:webHidden/>
              </w:rPr>
              <w:t>38</w:t>
            </w:r>
            <w:r w:rsidR="003D173B">
              <w:rPr>
                <w:noProof/>
                <w:webHidden/>
              </w:rPr>
              <w:fldChar w:fldCharType="end"/>
            </w:r>
          </w:hyperlink>
        </w:p>
        <w:p w14:paraId="7C8D4EEA" w14:textId="77777777" w:rsidR="00247B8A" w:rsidRDefault="004D3C7D">
          <w:pPr>
            <w:pStyle w:val="Sommario3"/>
            <w:tabs>
              <w:tab w:val="right" w:leader="dot" w:pos="9628"/>
            </w:tabs>
            <w:rPr>
              <w:rFonts w:asciiTheme="minorHAnsi" w:eastAsiaTheme="minorEastAsia" w:hAnsiTheme="minorHAnsi" w:cstheme="minorBidi"/>
              <w:noProof/>
              <w:lang w:bidi="ar-SA"/>
            </w:rPr>
          </w:pPr>
          <w:hyperlink w:anchor="_Toc61196324" w:history="1">
            <w:r w:rsidR="00247B8A" w:rsidRPr="003163B7">
              <w:rPr>
                <w:rStyle w:val="Collegamentoipertestuale"/>
                <w:rFonts w:ascii="Times New Roman" w:hAnsi="Times New Roman" w:cs="Times New Roman"/>
                <w:noProof/>
              </w:rPr>
              <w:t>Connection</w:t>
            </w:r>
            <w:r w:rsidR="00247B8A">
              <w:rPr>
                <w:noProof/>
                <w:webHidden/>
              </w:rPr>
              <w:tab/>
            </w:r>
            <w:r w:rsidR="003D173B">
              <w:rPr>
                <w:noProof/>
                <w:webHidden/>
              </w:rPr>
              <w:fldChar w:fldCharType="begin"/>
            </w:r>
            <w:r w:rsidR="00247B8A">
              <w:rPr>
                <w:noProof/>
                <w:webHidden/>
              </w:rPr>
              <w:instrText xml:space="preserve"> PAGEREF _Toc61196324 \h </w:instrText>
            </w:r>
            <w:r w:rsidR="003D173B">
              <w:rPr>
                <w:noProof/>
                <w:webHidden/>
              </w:rPr>
            </w:r>
            <w:r w:rsidR="003D173B">
              <w:rPr>
                <w:noProof/>
                <w:webHidden/>
              </w:rPr>
              <w:fldChar w:fldCharType="separate"/>
            </w:r>
            <w:r w:rsidR="00247B8A">
              <w:rPr>
                <w:noProof/>
                <w:webHidden/>
              </w:rPr>
              <w:t>39</w:t>
            </w:r>
            <w:r w:rsidR="003D173B">
              <w:rPr>
                <w:noProof/>
                <w:webHidden/>
              </w:rPr>
              <w:fldChar w:fldCharType="end"/>
            </w:r>
          </w:hyperlink>
        </w:p>
        <w:p w14:paraId="54196483" w14:textId="77777777" w:rsidR="00247B8A" w:rsidRDefault="004D3C7D">
          <w:pPr>
            <w:pStyle w:val="Sommario1"/>
            <w:rPr>
              <w:rFonts w:asciiTheme="minorHAnsi" w:eastAsiaTheme="minorEastAsia" w:hAnsiTheme="minorHAnsi" w:cstheme="minorBidi"/>
              <w:b w:val="0"/>
              <w:sz w:val="22"/>
              <w:szCs w:val="22"/>
              <w:lang w:bidi="ar-SA"/>
            </w:rPr>
          </w:pPr>
          <w:hyperlink w:anchor="_Toc61196325" w:history="1">
            <w:r w:rsidR="00247B8A" w:rsidRPr="003163B7">
              <w:rPr>
                <w:rStyle w:val="Collegamentoipertestuale"/>
                <w:rFonts w:ascii="Times New Roman" w:hAnsi="Times New Roman" w:cs="Times New Roman"/>
              </w:rPr>
              <w:t>Implementazione Server</w:t>
            </w:r>
            <w:r w:rsidR="00247B8A">
              <w:rPr>
                <w:webHidden/>
              </w:rPr>
              <w:tab/>
            </w:r>
            <w:r w:rsidR="003D173B">
              <w:rPr>
                <w:webHidden/>
              </w:rPr>
              <w:fldChar w:fldCharType="begin"/>
            </w:r>
            <w:r w:rsidR="00247B8A">
              <w:rPr>
                <w:webHidden/>
              </w:rPr>
              <w:instrText xml:space="preserve"> PAGEREF _Toc61196325 \h </w:instrText>
            </w:r>
            <w:r w:rsidR="003D173B">
              <w:rPr>
                <w:webHidden/>
              </w:rPr>
            </w:r>
            <w:r w:rsidR="003D173B">
              <w:rPr>
                <w:webHidden/>
              </w:rPr>
              <w:fldChar w:fldCharType="separate"/>
            </w:r>
            <w:r w:rsidR="00247B8A">
              <w:rPr>
                <w:webHidden/>
              </w:rPr>
              <w:t>40</w:t>
            </w:r>
            <w:r w:rsidR="003D173B">
              <w:rPr>
                <w:webHidden/>
              </w:rPr>
              <w:fldChar w:fldCharType="end"/>
            </w:r>
          </w:hyperlink>
        </w:p>
        <w:p w14:paraId="6D31D904" w14:textId="77777777" w:rsidR="00247B8A" w:rsidRDefault="004D3C7D">
          <w:pPr>
            <w:pStyle w:val="Sommario2"/>
            <w:tabs>
              <w:tab w:val="right" w:leader="dot" w:pos="9628"/>
            </w:tabs>
            <w:rPr>
              <w:rFonts w:asciiTheme="minorHAnsi" w:eastAsiaTheme="minorEastAsia" w:hAnsiTheme="minorHAnsi" w:cstheme="minorBidi"/>
              <w:noProof/>
              <w:lang w:bidi="ar-SA"/>
            </w:rPr>
          </w:pPr>
          <w:hyperlink w:anchor="_Toc61196326" w:history="1">
            <w:r w:rsidR="00247B8A" w:rsidRPr="003163B7">
              <w:rPr>
                <w:rStyle w:val="Collegamentoipertestuale"/>
                <w:rFonts w:ascii="Times New Roman" w:hAnsi="Times New Roman" w:cs="Times New Roman"/>
                <w:noProof/>
              </w:rPr>
              <w:t>Server a singolo nodo</w:t>
            </w:r>
            <w:r w:rsidR="00247B8A">
              <w:rPr>
                <w:noProof/>
                <w:webHidden/>
              </w:rPr>
              <w:tab/>
            </w:r>
            <w:r w:rsidR="003D173B">
              <w:rPr>
                <w:noProof/>
                <w:webHidden/>
              </w:rPr>
              <w:fldChar w:fldCharType="begin"/>
            </w:r>
            <w:r w:rsidR="00247B8A">
              <w:rPr>
                <w:noProof/>
                <w:webHidden/>
              </w:rPr>
              <w:instrText xml:space="preserve"> PAGEREF _Toc61196326 \h </w:instrText>
            </w:r>
            <w:r w:rsidR="003D173B">
              <w:rPr>
                <w:noProof/>
                <w:webHidden/>
              </w:rPr>
            </w:r>
            <w:r w:rsidR="003D173B">
              <w:rPr>
                <w:noProof/>
                <w:webHidden/>
              </w:rPr>
              <w:fldChar w:fldCharType="separate"/>
            </w:r>
            <w:r w:rsidR="00247B8A">
              <w:rPr>
                <w:noProof/>
                <w:webHidden/>
              </w:rPr>
              <w:t>40</w:t>
            </w:r>
            <w:r w:rsidR="003D173B">
              <w:rPr>
                <w:noProof/>
                <w:webHidden/>
              </w:rPr>
              <w:fldChar w:fldCharType="end"/>
            </w:r>
          </w:hyperlink>
        </w:p>
        <w:p w14:paraId="2C5F7015" w14:textId="77777777" w:rsidR="00247B8A" w:rsidRDefault="004D3C7D">
          <w:pPr>
            <w:pStyle w:val="Sommario2"/>
            <w:tabs>
              <w:tab w:val="right" w:leader="dot" w:pos="9628"/>
            </w:tabs>
            <w:rPr>
              <w:rFonts w:asciiTheme="minorHAnsi" w:eastAsiaTheme="minorEastAsia" w:hAnsiTheme="minorHAnsi" w:cstheme="minorBidi"/>
              <w:noProof/>
              <w:lang w:bidi="ar-SA"/>
            </w:rPr>
          </w:pPr>
          <w:hyperlink w:anchor="_Toc61196327" w:history="1">
            <w:r w:rsidR="00247B8A" w:rsidRPr="003163B7">
              <w:rPr>
                <w:rStyle w:val="Collegamentoipertestuale"/>
                <w:rFonts w:ascii="Times New Roman" w:hAnsi="Times New Roman" w:cs="Times New Roman"/>
                <w:noProof/>
              </w:rPr>
              <w:t>Server a due nodi</w:t>
            </w:r>
            <w:r w:rsidR="00247B8A">
              <w:rPr>
                <w:noProof/>
                <w:webHidden/>
              </w:rPr>
              <w:tab/>
            </w:r>
            <w:r w:rsidR="003D173B">
              <w:rPr>
                <w:noProof/>
                <w:webHidden/>
              </w:rPr>
              <w:fldChar w:fldCharType="begin"/>
            </w:r>
            <w:r w:rsidR="00247B8A">
              <w:rPr>
                <w:noProof/>
                <w:webHidden/>
              </w:rPr>
              <w:instrText xml:space="preserve"> PAGEREF _Toc61196327 \h </w:instrText>
            </w:r>
            <w:r w:rsidR="003D173B">
              <w:rPr>
                <w:noProof/>
                <w:webHidden/>
              </w:rPr>
            </w:r>
            <w:r w:rsidR="003D173B">
              <w:rPr>
                <w:noProof/>
                <w:webHidden/>
              </w:rPr>
              <w:fldChar w:fldCharType="separate"/>
            </w:r>
            <w:r w:rsidR="00247B8A">
              <w:rPr>
                <w:noProof/>
                <w:webHidden/>
              </w:rPr>
              <w:t>41</w:t>
            </w:r>
            <w:r w:rsidR="003D173B">
              <w:rPr>
                <w:noProof/>
                <w:webHidden/>
              </w:rPr>
              <w:fldChar w:fldCharType="end"/>
            </w:r>
          </w:hyperlink>
        </w:p>
        <w:p w14:paraId="645B9265" w14:textId="77777777" w:rsidR="00247B8A" w:rsidRDefault="004D3C7D">
          <w:pPr>
            <w:pStyle w:val="Sommario2"/>
            <w:tabs>
              <w:tab w:val="right" w:leader="dot" w:pos="9628"/>
            </w:tabs>
            <w:rPr>
              <w:rFonts w:asciiTheme="minorHAnsi" w:eastAsiaTheme="minorEastAsia" w:hAnsiTheme="minorHAnsi" w:cstheme="minorBidi"/>
              <w:noProof/>
              <w:lang w:bidi="ar-SA"/>
            </w:rPr>
          </w:pPr>
          <w:hyperlink w:anchor="_Toc61196328" w:history="1">
            <w:r w:rsidR="00247B8A" w:rsidRPr="003163B7">
              <w:rPr>
                <w:rStyle w:val="Collegamentoipertestuale"/>
                <w:rFonts w:ascii="Times New Roman" w:hAnsi="Times New Roman" w:cs="Times New Roman"/>
                <w:noProof/>
              </w:rPr>
              <w:t>Server a cinque nodi</w:t>
            </w:r>
            <w:r w:rsidR="00247B8A">
              <w:rPr>
                <w:noProof/>
                <w:webHidden/>
              </w:rPr>
              <w:tab/>
            </w:r>
            <w:r w:rsidR="003D173B">
              <w:rPr>
                <w:noProof/>
                <w:webHidden/>
              </w:rPr>
              <w:fldChar w:fldCharType="begin"/>
            </w:r>
            <w:r w:rsidR="00247B8A">
              <w:rPr>
                <w:noProof/>
                <w:webHidden/>
              </w:rPr>
              <w:instrText xml:space="preserve"> PAGEREF _Toc61196328 \h </w:instrText>
            </w:r>
            <w:r w:rsidR="003D173B">
              <w:rPr>
                <w:noProof/>
                <w:webHidden/>
              </w:rPr>
            </w:r>
            <w:r w:rsidR="003D173B">
              <w:rPr>
                <w:noProof/>
                <w:webHidden/>
              </w:rPr>
              <w:fldChar w:fldCharType="separate"/>
            </w:r>
            <w:r w:rsidR="00247B8A">
              <w:rPr>
                <w:noProof/>
                <w:webHidden/>
              </w:rPr>
              <w:t>42</w:t>
            </w:r>
            <w:r w:rsidR="003D173B">
              <w:rPr>
                <w:noProof/>
                <w:webHidden/>
              </w:rPr>
              <w:fldChar w:fldCharType="end"/>
            </w:r>
          </w:hyperlink>
        </w:p>
        <w:p w14:paraId="280C1272" w14:textId="77777777" w:rsidR="00247B8A" w:rsidRDefault="004D3C7D">
          <w:pPr>
            <w:pStyle w:val="Sommario2"/>
            <w:tabs>
              <w:tab w:val="right" w:leader="dot" w:pos="9628"/>
            </w:tabs>
            <w:rPr>
              <w:rFonts w:asciiTheme="minorHAnsi" w:eastAsiaTheme="minorEastAsia" w:hAnsiTheme="minorHAnsi" w:cstheme="minorBidi"/>
              <w:noProof/>
              <w:lang w:bidi="ar-SA"/>
            </w:rPr>
          </w:pPr>
          <w:hyperlink w:anchor="_Toc61196329" w:history="1">
            <w:r w:rsidR="00247B8A" w:rsidRPr="003163B7">
              <w:rPr>
                <w:rStyle w:val="Collegamentoipertestuale"/>
                <w:rFonts w:ascii="Times New Roman" w:hAnsi="Times New Roman" w:cs="Times New Roman"/>
                <w:noProof/>
              </w:rPr>
              <w:t>Conclusioni sui tre server implementati</w:t>
            </w:r>
            <w:r w:rsidR="00247B8A">
              <w:rPr>
                <w:noProof/>
                <w:webHidden/>
              </w:rPr>
              <w:tab/>
            </w:r>
            <w:r w:rsidR="003D173B">
              <w:rPr>
                <w:noProof/>
                <w:webHidden/>
              </w:rPr>
              <w:fldChar w:fldCharType="begin"/>
            </w:r>
            <w:r w:rsidR="00247B8A">
              <w:rPr>
                <w:noProof/>
                <w:webHidden/>
              </w:rPr>
              <w:instrText xml:space="preserve"> PAGEREF _Toc61196329 \h </w:instrText>
            </w:r>
            <w:r w:rsidR="003D173B">
              <w:rPr>
                <w:noProof/>
                <w:webHidden/>
              </w:rPr>
            </w:r>
            <w:r w:rsidR="003D173B">
              <w:rPr>
                <w:noProof/>
                <w:webHidden/>
              </w:rPr>
              <w:fldChar w:fldCharType="separate"/>
            </w:r>
            <w:r w:rsidR="00247B8A">
              <w:rPr>
                <w:noProof/>
                <w:webHidden/>
              </w:rPr>
              <w:t>43</w:t>
            </w:r>
            <w:r w:rsidR="003D173B">
              <w:rPr>
                <w:noProof/>
                <w:webHidden/>
              </w:rPr>
              <w:fldChar w:fldCharType="end"/>
            </w:r>
          </w:hyperlink>
        </w:p>
        <w:p w14:paraId="722C6C83" w14:textId="77777777" w:rsidR="00247B8A" w:rsidRDefault="004D3C7D">
          <w:pPr>
            <w:pStyle w:val="Sommario2"/>
            <w:tabs>
              <w:tab w:val="right" w:leader="dot" w:pos="9628"/>
            </w:tabs>
            <w:rPr>
              <w:rFonts w:asciiTheme="minorHAnsi" w:eastAsiaTheme="minorEastAsia" w:hAnsiTheme="minorHAnsi" w:cstheme="minorBidi"/>
              <w:noProof/>
              <w:lang w:bidi="ar-SA"/>
            </w:rPr>
          </w:pPr>
          <w:hyperlink w:anchor="_Toc61196330" w:history="1">
            <w:r w:rsidR="00247B8A" w:rsidRPr="003163B7">
              <w:rPr>
                <w:rStyle w:val="Collegamentoipertestuale"/>
                <w:rFonts w:ascii="Times New Roman" w:hAnsi="Times New Roman" w:cs="Times New Roman"/>
                <w:noProof/>
              </w:rPr>
              <w:t>Comandi per la gestione del server di sistema</w:t>
            </w:r>
            <w:r w:rsidR="00247B8A">
              <w:rPr>
                <w:noProof/>
                <w:webHidden/>
              </w:rPr>
              <w:tab/>
            </w:r>
            <w:r w:rsidR="003D173B">
              <w:rPr>
                <w:noProof/>
                <w:webHidden/>
              </w:rPr>
              <w:fldChar w:fldCharType="begin"/>
            </w:r>
            <w:r w:rsidR="00247B8A">
              <w:rPr>
                <w:noProof/>
                <w:webHidden/>
              </w:rPr>
              <w:instrText xml:space="preserve"> PAGEREF _Toc61196330 \h </w:instrText>
            </w:r>
            <w:r w:rsidR="003D173B">
              <w:rPr>
                <w:noProof/>
                <w:webHidden/>
              </w:rPr>
            </w:r>
            <w:r w:rsidR="003D173B">
              <w:rPr>
                <w:noProof/>
                <w:webHidden/>
              </w:rPr>
              <w:fldChar w:fldCharType="separate"/>
            </w:r>
            <w:r w:rsidR="00247B8A">
              <w:rPr>
                <w:noProof/>
                <w:webHidden/>
              </w:rPr>
              <w:t>44</w:t>
            </w:r>
            <w:r w:rsidR="003D173B">
              <w:rPr>
                <w:noProof/>
                <w:webHidden/>
              </w:rPr>
              <w:fldChar w:fldCharType="end"/>
            </w:r>
          </w:hyperlink>
        </w:p>
        <w:p w14:paraId="2D4BDA46" w14:textId="77777777" w:rsidR="00247B8A" w:rsidRDefault="004D3C7D">
          <w:pPr>
            <w:pStyle w:val="Sommario2"/>
            <w:tabs>
              <w:tab w:val="right" w:leader="dot" w:pos="9628"/>
            </w:tabs>
            <w:rPr>
              <w:rFonts w:asciiTheme="minorHAnsi" w:eastAsiaTheme="minorEastAsia" w:hAnsiTheme="minorHAnsi" w:cstheme="minorBidi"/>
              <w:noProof/>
              <w:lang w:bidi="ar-SA"/>
            </w:rPr>
          </w:pPr>
          <w:hyperlink w:anchor="_Toc61196331" w:history="1">
            <w:r w:rsidR="00247B8A" w:rsidRPr="003163B7">
              <w:rPr>
                <w:rStyle w:val="Collegamentoipertestuale"/>
                <w:rFonts w:ascii="Times New Roman" w:hAnsi="Times New Roman" w:cs="Times New Roman"/>
                <w:noProof/>
              </w:rPr>
              <w:t>Sharding e Replication</w:t>
            </w:r>
            <w:r w:rsidR="00247B8A">
              <w:rPr>
                <w:noProof/>
                <w:webHidden/>
              </w:rPr>
              <w:tab/>
            </w:r>
            <w:r w:rsidR="003D173B">
              <w:rPr>
                <w:noProof/>
                <w:webHidden/>
              </w:rPr>
              <w:fldChar w:fldCharType="begin"/>
            </w:r>
            <w:r w:rsidR="00247B8A">
              <w:rPr>
                <w:noProof/>
                <w:webHidden/>
              </w:rPr>
              <w:instrText xml:space="preserve"> PAGEREF _Toc61196331 \h </w:instrText>
            </w:r>
            <w:r w:rsidR="003D173B">
              <w:rPr>
                <w:noProof/>
                <w:webHidden/>
              </w:rPr>
            </w:r>
            <w:r w:rsidR="003D173B">
              <w:rPr>
                <w:noProof/>
                <w:webHidden/>
              </w:rPr>
              <w:fldChar w:fldCharType="separate"/>
            </w:r>
            <w:r w:rsidR="00247B8A">
              <w:rPr>
                <w:noProof/>
                <w:webHidden/>
              </w:rPr>
              <w:t>46</w:t>
            </w:r>
            <w:r w:rsidR="003D173B">
              <w:rPr>
                <w:noProof/>
                <w:webHidden/>
              </w:rPr>
              <w:fldChar w:fldCharType="end"/>
            </w:r>
          </w:hyperlink>
        </w:p>
        <w:p w14:paraId="52016C7F" w14:textId="77777777" w:rsidR="00247B8A" w:rsidRDefault="004D3C7D">
          <w:pPr>
            <w:pStyle w:val="Sommario3"/>
            <w:tabs>
              <w:tab w:val="right" w:leader="dot" w:pos="9628"/>
            </w:tabs>
            <w:rPr>
              <w:rFonts w:asciiTheme="minorHAnsi" w:eastAsiaTheme="minorEastAsia" w:hAnsiTheme="minorHAnsi" w:cstheme="minorBidi"/>
              <w:noProof/>
              <w:lang w:bidi="ar-SA"/>
            </w:rPr>
          </w:pPr>
          <w:hyperlink w:anchor="_Toc61196332" w:history="1">
            <w:r w:rsidR="00247B8A" w:rsidRPr="003163B7">
              <w:rPr>
                <w:rStyle w:val="Collegamentoipertestuale"/>
                <w:rFonts w:ascii="Times New Roman" w:hAnsi="Times New Roman" w:cs="Times New Roman"/>
                <w:noProof/>
                <w:shd w:val="clear" w:color="auto" w:fill="FBFBF9"/>
              </w:rPr>
              <w:t>Gestione con Interfaccia Web</w:t>
            </w:r>
            <w:r w:rsidR="00247B8A">
              <w:rPr>
                <w:noProof/>
                <w:webHidden/>
              </w:rPr>
              <w:tab/>
            </w:r>
            <w:r w:rsidR="003D173B">
              <w:rPr>
                <w:noProof/>
                <w:webHidden/>
              </w:rPr>
              <w:fldChar w:fldCharType="begin"/>
            </w:r>
            <w:r w:rsidR="00247B8A">
              <w:rPr>
                <w:noProof/>
                <w:webHidden/>
              </w:rPr>
              <w:instrText xml:space="preserve"> PAGEREF _Toc61196332 \h </w:instrText>
            </w:r>
            <w:r w:rsidR="003D173B">
              <w:rPr>
                <w:noProof/>
                <w:webHidden/>
              </w:rPr>
            </w:r>
            <w:r w:rsidR="003D173B">
              <w:rPr>
                <w:noProof/>
                <w:webHidden/>
              </w:rPr>
              <w:fldChar w:fldCharType="separate"/>
            </w:r>
            <w:r w:rsidR="00247B8A">
              <w:rPr>
                <w:noProof/>
                <w:webHidden/>
              </w:rPr>
              <w:t>46</w:t>
            </w:r>
            <w:r w:rsidR="003D173B">
              <w:rPr>
                <w:noProof/>
                <w:webHidden/>
              </w:rPr>
              <w:fldChar w:fldCharType="end"/>
            </w:r>
          </w:hyperlink>
        </w:p>
        <w:p w14:paraId="1BAC1F67" w14:textId="77777777" w:rsidR="00247B8A" w:rsidRDefault="004D3C7D">
          <w:pPr>
            <w:pStyle w:val="Sommario3"/>
            <w:tabs>
              <w:tab w:val="right" w:leader="dot" w:pos="9628"/>
            </w:tabs>
            <w:rPr>
              <w:rFonts w:asciiTheme="minorHAnsi" w:eastAsiaTheme="minorEastAsia" w:hAnsiTheme="minorHAnsi" w:cstheme="minorBidi"/>
              <w:noProof/>
              <w:lang w:bidi="ar-SA"/>
            </w:rPr>
          </w:pPr>
          <w:hyperlink w:anchor="_Toc61196333" w:history="1">
            <w:r w:rsidR="00247B8A" w:rsidRPr="003163B7">
              <w:rPr>
                <w:rStyle w:val="Collegamentoipertestuale"/>
                <w:rFonts w:ascii="Times New Roman" w:hAnsi="Times New Roman" w:cs="Times New Roman"/>
                <w:noProof/>
                <w:shd w:val="clear" w:color="auto" w:fill="FBFBF9"/>
              </w:rPr>
              <w:t>Gestione con ReQL</w:t>
            </w:r>
            <w:r w:rsidR="00247B8A">
              <w:rPr>
                <w:noProof/>
                <w:webHidden/>
              </w:rPr>
              <w:tab/>
            </w:r>
            <w:r w:rsidR="003D173B">
              <w:rPr>
                <w:noProof/>
                <w:webHidden/>
              </w:rPr>
              <w:fldChar w:fldCharType="begin"/>
            </w:r>
            <w:r w:rsidR="00247B8A">
              <w:rPr>
                <w:noProof/>
                <w:webHidden/>
              </w:rPr>
              <w:instrText xml:space="preserve"> PAGEREF _Toc61196333 \h </w:instrText>
            </w:r>
            <w:r w:rsidR="003D173B">
              <w:rPr>
                <w:noProof/>
                <w:webHidden/>
              </w:rPr>
            </w:r>
            <w:r w:rsidR="003D173B">
              <w:rPr>
                <w:noProof/>
                <w:webHidden/>
              </w:rPr>
              <w:fldChar w:fldCharType="separate"/>
            </w:r>
            <w:r w:rsidR="00247B8A">
              <w:rPr>
                <w:noProof/>
                <w:webHidden/>
              </w:rPr>
              <w:t>48</w:t>
            </w:r>
            <w:r w:rsidR="003D173B">
              <w:rPr>
                <w:noProof/>
                <w:webHidden/>
              </w:rPr>
              <w:fldChar w:fldCharType="end"/>
            </w:r>
          </w:hyperlink>
        </w:p>
        <w:p w14:paraId="353D6F09" w14:textId="77777777" w:rsidR="00247B8A" w:rsidRDefault="004D3C7D">
          <w:pPr>
            <w:pStyle w:val="Sommario3"/>
            <w:tabs>
              <w:tab w:val="right" w:leader="dot" w:pos="9628"/>
            </w:tabs>
            <w:rPr>
              <w:rFonts w:asciiTheme="minorHAnsi" w:eastAsiaTheme="minorEastAsia" w:hAnsiTheme="minorHAnsi" w:cstheme="minorBidi"/>
              <w:noProof/>
              <w:lang w:bidi="ar-SA"/>
            </w:rPr>
          </w:pPr>
          <w:hyperlink w:anchor="_Toc61196334" w:history="1">
            <w:r w:rsidR="00247B8A" w:rsidRPr="003163B7">
              <w:rPr>
                <w:rStyle w:val="Collegamentoipertestuale"/>
                <w:rFonts w:ascii="Times New Roman" w:hAnsi="Times New Roman" w:cs="Times New Roman"/>
                <w:noProof/>
              </w:rPr>
              <w:t>Gestione nella libreria UtilityRethink</w:t>
            </w:r>
            <w:r w:rsidR="00247B8A">
              <w:rPr>
                <w:noProof/>
                <w:webHidden/>
              </w:rPr>
              <w:tab/>
            </w:r>
            <w:r w:rsidR="003D173B">
              <w:rPr>
                <w:noProof/>
                <w:webHidden/>
              </w:rPr>
              <w:fldChar w:fldCharType="begin"/>
            </w:r>
            <w:r w:rsidR="00247B8A">
              <w:rPr>
                <w:noProof/>
                <w:webHidden/>
              </w:rPr>
              <w:instrText xml:space="preserve"> PAGEREF _Toc61196334 \h </w:instrText>
            </w:r>
            <w:r w:rsidR="003D173B">
              <w:rPr>
                <w:noProof/>
                <w:webHidden/>
              </w:rPr>
            </w:r>
            <w:r w:rsidR="003D173B">
              <w:rPr>
                <w:noProof/>
                <w:webHidden/>
              </w:rPr>
              <w:fldChar w:fldCharType="separate"/>
            </w:r>
            <w:r w:rsidR="00247B8A">
              <w:rPr>
                <w:noProof/>
                <w:webHidden/>
              </w:rPr>
              <w:t>49</w:t>
            </w:r>
            <w:r w:rsidR="003D173B">
              <w:rPr>
                <w:noProof/>
                <w:webHidden/>
              </w:rPr>
              <w:fldChar w:fldCharType="end"/>
            </w:r>
          </w:hyperlink>
        </w:p>
        <w:p w14:paraId="10D98417" w14:textId="77777777" w:rsidR="00247B8A" w:rsidRDefault="004D3C7D">
          <w:pPr>
            <w:pStyle w:val="Sommario1"/>
            <w:rPr>
              <w:rFonts w:asciiTheme="minorHAnsi" w:eastAsiaTheme="minorEastAsia" w:hAnsiTheme="minorHAnsi" w:cstheme="minorBidi"/>
              <w:b w:val="0"/>
              <w:sz w:val="22"/>
              <w:szCs w:val="22"/>
              <w:lang w:bidi="ar-SA"/>
            </w:rPr>
          </w:pPr>
          <w:hyperlink w:anchor="_Toc61196335" w:history="1">
            <w:r w:rsidR="00247B8A" w:rsidRPr="003163B7">
              <w:rPr>
                <w:rStyle w:val="Collegamentoipertestuale"/>
                <w:rFonts w:ascii="Times New Roman" w:hAnsi="Times New Roman" w:cs="Times New Roman"/>
              </w:rPr>
              <w:t>Conclusioni</w:t>
            </w:r>
            <w:r w:rsidR="00247B8A">
              <w:rPr>
                <w:webHidden/>
              </w:rPr>
              <w:tab/>
            </w:r>
            <w:r w:rsidR="003D173B">
              <w:rPr>
                <w:webHidden/>
              </w:rPr>
              <w:fldChar w:fldCharType="begin"/>
            </w:r>
            <w:r w:rsidR="00247B8A">
              <w:rPr>
                <w:webHidden/>
              </w:rPr>
              <w:instrText xml:space="preserve"> PAGEREF _Toc61196335 \h </w:instrText>
            </w:r>
            <w:r w:rsidR="003D173B">
              <w:rPr>
                <w:webHidden/>
              </w:rPr>
            </w:r>
            <w:r w:rsidR="003D173B">
              <w:rPr>
                <w:webHidden/>
              </w:rPr>
              <w:fldChar w:fldCharType="separate"/>
            </w:r>
            <w:r w:rsidR="00247B8A">
              <w:rPr>
                <w:webHidden/>
              </w:rPr>
              <w:t>50</w:t>
            </w:r>
            <w:r w:rsidR="003D173B">
              <w:rPr>
                <w:webHidden/>
              </w:rPr>
              <w:fldChar w:fldCharType="end"/>
            </w:r>
          </w:hyperlink>
        </w:p>
        <w:p w14:paraId="03AD1557" w14:textId="77777777" w:rsidR="00247B8A" w:rsidRDefault="004D3C7D">
          <w:pPr>
            <w:pStyle w:val="Sommario1"/>
            <w:rPr>
              <w:rFonts w:asciiTheme="minorHAnsi" w:eastAsiaTheme="minorEastAsia" w:hAnsiTheme="minorHAnsi" w:cstheme="minorBidi"/>
              <w:b w:val="0"/>
              <w:sz w:val="22"/>
              <w:szCs w:val="22"/>
              <w:lang w:bidi="ar-SA"/>
            </w:rPr>
          </w:pPr>
          <w:hyperlink w:anchor="_Toc61196336" w:history="1">
            <w:r w:rsidR="00247B8A" w:rsidRPr="003163B7">
              <w:rPr>
                <w:rStyle w:val="Collegamentoipertestuale"/>
                <w:rFonts w:ascii="Times New Roman" w:hAnsi="Times New Roman" w:cs="Times New Roman"/>
              </w:rPr>
              <w:t>Bibliografia</w:t>
            </w:r>
            <w:r w:rsidR="00247B8A">
              <w:rPr>
                <w:webHidden/>
              </w:rPr>
              <w:tab/>
            </w:r>
            <w:r w:rsidR="003D173B">
              <w:rPr>
                <w:webHidden/>
              </w:rPr>
              <w:fldChar w:fldCharType="begin"/>
            </w:r>
            <w:r w:rsidR="00247B8A">
              <w:rPr>
                <w:webHidden/>
              </w:rPr>
              <w:instrText xml:space="preserve"> PAGEREF _Toc61196336 \h </w:instrText>
            </w:r>
            <w:r w:rsidR="003D173B">
              <w:rPr>
                <w:webHidden/>
              </w:rPr>
            </w:r>
            <w:r w:rsidR="003D173B">
              <w:rPr>
                <w:webHidden/>
              </w:rPr>
              <w:fldChar w:fldCharType="separate"/>
            </w:r>
            <w:r w:rsidR="00247B8A">
              <w:rPr>
                <w:webHidden/>
              </w:rPr>
              <w:t>51</w:t>
            </w:r>
            <w:r w:rsidR="003D173B">
              <w:rPr>
                <w:webHidden/>
              </w:rPr>
              <w:fldChar w:fldCharType="end"/>
            </w:r>
          </w:hyperlink>
        </w:p>
        <w:p w14:paraId="221859D0" w14:textId="77777777" w:rsidR="00247B8A" w:rsidRDefault="004D3C7D">
          <w:pPr>
            <w:pStyle w:val="Sommario1"/>
            <w:rPr>
              <w:rFonts w:asciiTheme="minorHAnsi" w:eastAsiaTheme="minorEastAsia" w:hAnsiTheme="minorHAnsi" w:cstheme="minorBidi"/>
              <w:b w:val="0"/>
              <w:sz w:val="22"/>
              <w:szCs w:val="22"/>
              <w:lang w:bidi="ar-SA"/>
            </w:rPr>
          </w:pPr>
          <w:hyperlink w:anchor="_Toc61196337" w:history="1">
            <w:r w:rsidR="00247B8A" w:rsidRPr="003163B7">
              <w:rPr>
                <w:rStyle w:val="Collegamentoipertestuale"/>
                <w:rFonts w:ascii="Times New Roman" w:hAnsi="Times New Roman" w:cs="Times New Roman"/>
              </w:rPr>
              <w:t>Ringraziamenti</w:t>
            </w:r>
            <w:r w:rsidR="00247B8A">
              <w:rPr>
                <w:webHidden/>
              </w:rPr>
              <w:tab/>
            </w:r>
            <w:r w:rsidR="003D173B">
              <w:rPr>
                <w:webHidden/>
              </w:rPr>
              <w:fldChar w:fldCharType="begin"/>
            </w:r>
            <w:r w:rsidR="00247B8A">
              <w:rPr>
                <w:webHidden/>
              </w:rPr>
              <w:instrText xml:space="preserve"> PAGEREF _Toc61196337 \h </w:instrText>
            </w:r>
            <w:r w:rsidR="003D173B">
              <w:rPr>
                <w:webHidden/>
              </w:rPr>
            </w:r>
            <w:r w:rsidR="003D173B">
              <w:rPr>
                <w:webHidden/>
              </w:rPr>
              <w:fldChar w:fldCharType="separate"/>
            </w:r>
            <w:r w:rsidR="00247B8A">
              <w:rPr>
                <w:webHidden/>
              </w:rPr>
              <w:t>54</w:t>
            </w:r>
            <w:r w:rsidR="003D173B">
              <w:rPr>
                <w:webHidden/>
              </w:rPr>
              <w:fldChar w:fldCharType="end"/>
            </w:r>
          </w:hyperlink>
        </w:p>
        <w:p w14:paraId="1B3A44AD" w14:textId="77777777" w:rsidR="00293B25" w:rsidRPr="00A826B8" w:rsidRDefault="003D173B">
          <w:pPr>
            <w:rPr>
              <w:rFonts w:ascii="Times New Roman" w:hAnsi="Times New Roman" w:cs="Times New Roman"/>
            </w:rPr>
          </w:pPr>
          <w:r>
            <w:rPr>
              <w:rFonts w:ascii="Times New Roman" w:hAnsi="Times New Roman" w:cs="Times New Roman"/>
              <w:noProof/>
              <w:sz w:val="26"/>
              <w:szCs w:val="26"/>
            </w:rPr>
            <w:fldChar w:fldCharType="end"/>
          </w:r>
        </w:p>
      </w:sdtContent>
    </w:sdt>
    <w:p w14:paraId="25695899" w14:textId="77777777" w:rsidR="00EE192F" w:rsidRPr="00A826B8" w:rsidRDefault="00EE192F">
      <w:pPr>
        <w:rPr>
          <w:rFonts w:ascii="Times New Roman" w:hAnsi="Times New Roman" w:cs="Times New Roman"/>
          <w:sz w:val="40"/>
          <w:szCs w:val="40"/>
        </w:rPr>
      </w:pPr>
    </w:p>
    <w:p w14:paraId="55789E74" w14:textId="77777777" w:rsidR="00385E9E" w:rsidRDefault="00385E9E" w:rsidP="00385E9E">
      <w:pPr>
        <w:widowControl/>
        <w:adjustRightInd w:val="0"/>
        <w:rPr>
          <w:rFonts w:ascii="Times New Roman" w:eastAsiaTheme="minorHAnsi" w:hAnsi="Times New Roman" w:cs="Times New Roman"/>
          <w:b/>
          <w:sz w:val="26"/>
          <w:szCs w:val="26"/>
          <w:lang w:eastAsia="en-US" w:bidi="ar-SA"/>
        </w:rPr>
      </w:pPr>
    </w:p>
    <w:p w14:paraId="0F639CD0" w14:textId="77777777" w:rsidR="00940D81" w:rsidRPr="00940D81" w:rsidRDefault="00940D81" w:rsidP="00940D81">
      <w:pPr>
        <w:pStyle w:val="Paragrafoelenco"/>
        <w:rPr>
          <w:rFonts w:ascii="Times New Roman" w:hAnsi="Times New Roman" w:cs="Times New Roman"/>
          <w:sz w:val="26"/>
          <w:szCs w:val="26"/>
        </w:rPr>
      </w:pPr>
    </w:p>
    <w:p w14:paraId="7B8394C7" w14:textId="77777777" w:rsidR="00940D81" w:rsidRPr="00940D81" w:rsidRDefault="00940D81" w:rsidP="00940D81">
      <w:pPr>
        <w:widowControl/>
        <w:adjustRightInd w:val="0"/>
        <w:rPr>
          <w:rFonts w:ascii="Times New Roman" w:hAnsi="Times New Roman" w:cs="Times New Roman"/>
          <w:sz w:val="26"/>
          <w:szCs w:val="26"/>
        </w:rPr>
      </w:pPr>
    </w:p>
    <w:p w14:paraId="01EF7F7F" w14:textId="77777777" w:rsidR="00422BBB" w:rsidRDefault="00422BBB" w:rsidP="009251C9">
      <w:pPr>
        <w:rPr>
          <w:rFonts w:ascii="Times New Roman" w:hAnsi="Times New Roman" w:cs="Times New Roman"/>
          <w:b/>
          <w:sz w:val="40"/>
          <w:szCs w:val="40"/>
        </w:rPr>
      </w:pPr>
    </w:p>
    <w:p w14:paraId="5BFADF83" w14:textId="77777777" w:rsidR="00D006FF" w:rsidRDefault="00D006FF" w:rsidP="009251C9">
      <w:pPr>
        <w:rPr>
          <w:rFonts w:ascii="Times New Roman" w:hAnsi="Times New Roman" w:cs="Times New Roman"/>
          <w:b/>
          <w:sz w:val="40"/>
          <w:szCs w:val="40"/>
        </w:rPr>
      </w:pPr>
    </w:p>
    <w:p w14:paraId="425D7D28" w14:textId="77777777" w:rsidR="00D006FF" w:rsidRDefault="00D006FF" w:rsidP="009251C9">
      <w:pPr>
        <w:rPr>
          <w:rFonts w:ascii="Times New Roman" w:hAnsi="Times New Roman" w:cs="Times New Roman"/>
          <w:b/>
          <w:sz w:val="40"/>
          <w:szCs w:val="40"/>
        </w:rPr>
      </w:pPr>
    </w:p>
    <w:p w14:paraId="17974CD6" w14:textId="77777777" w:rsidR="00D006FF" w:rsidRDefault="00D006FF" w:rsidP="009251C9">
      <w:pPr>
        <w:rPr>
          <w:rFonts w:ascii="Times New Roman" w:hAnsi="Times New Roman" w:cs="Times New Roman"/>
          <w:b/>
          <w:sz w:val="40"/>
          <w:szCs w:val="40"/>
        </w:rPr>
      </w:pPr>
    </w:p>
    <w:p w14:paraId="226B7766" w14:textId="77777777" w:rsidR="00D006FF" w:rsidRDefault="00D006FF" w:rsidP="009251C9">
      <w:pPr>
        <w:rPr>
          <w:rFonts w:ascii="Times New Roman" w:hAnsi="Times New Roman" w:cs="Times New Roman"/>
          <w:b/>
          <w:sz w:val="40"/>
          <w:szCs w:val="40"/>
        </w:rPr>
      </w:pPr>
    </w:p>
    <w:p w14:paraId="0FD04CBD" w14:textId="77777777" w:rsidR="00D006FF" w:rsidRDefault="00D006FF" w:rsidP="009251C9">
      <w:pPr>
        <w:rPr>
          <w:rFonts w:ascii="Times New Roman" w:hAnsi="Times New Roman" w:cs="Times New Roman"/>
          <w:b/>
          <w:sz w:val="40"/>
          <w:szCs w:val="40"/>
        </w:rPr>
      </w:pPr>
    </w:p>
    <w:p w14:paraId="451CA97B" w14:textId="77777777" w:rsidR="00D006FF" w:rsidRDefault="00D006FF" w:rsidP="009251C9">
      <w:pPr>
        <w:rPr>
          <w:rFonts w:ascii="Times New Roman" w:hAnsi="Times New Roman" w:cs="Times New Roman"/>
          <w:b/>
          <w:sz w:val="40"/>
          <w:szCs w:val="40"/>
        </w:rPr>
      </w:pPr>
    </w:p>
    <w:p w14:paraId="779E9DB6" w14:textId="77777777" w:rsidR="00D006FF" w:rsidRDefault="00D006FF" w:rsidP="009251C9">
      <w:pPr>
        <w:rPr>
          <w:rFonts w:ascii="Times New Roman" w:hAnsi="Times New Roman" w:cs="Times New Roman"/>
          <w:b/>
          <w:sz w:val="40"/>
          <w:szCs w:val="40"/>
        </w:rPr>
      </w:pPr>
    </w:p>
    <w:p w14:paraId="1B153AA4" w14:textId="77777777" w:rsidR="00A5739F" w:rsidRDefault="00A5739F" w:rsidP="009251C9">
      <w:pPr>
        <w:rPr>
          <w:rFonts w:ascii="Times New Roman" w:hAnsi="Times New Roman" w:cs="Times New Roman"/>
          <w:b/>
          <w:sz w:val="40"/>
          <w:szCs w:val="40"/>
        </w:rPr>
      </w:pPr>
    </w:p>
    <w:p w14:paraId="1877723C" w14:textId="77777777" w:rsidR="00A5739F" w:rsidRDefault="00A5739F" w:rsidP="009251C9">
      <w:pPr>
        <w:rPr>
          <w:rFonts w:ascii="Times New Roman" w:hAnsi="Times New Roman" w:cs="Times New Roman"/>
          <w:b/>
          <w:sz w:val="40"/>
          <w:szCs w:val="40"/>
        </w:rPr>
      </w:pPr>
    </w:p>
    <w:p w14:paraId="3966144E" w14:textId="77777777" w:rsidR="00A5739F" w:rsidRDefault="00A5739F" w:rsidP="009251C9">
      <w:pPr>
        <w:rPr>
          <w:rFonts w:ascii="Times New Roman" w:hAnsi="Times New Roman" w:cs="Times New Roman"/>
          <w:b/>
          <w:sz w:val="40"/>
          <w:szCs w:val="40"/>
        </w:rPr>
      </w:pPr>
    </w:p>
    <w:p w14:paraId="1C25CA22" w14:textId="77777777" w:rsidR="00A5739F" w:rsidRDefault="00A5739F" w:rsidP="009251C9">
      <w:pPr>
        <w:rPr>
          <w:rFonts w:ascii="Times New Roman" w:hAnsi="Times New Roman" w:cs="Times New Roman"/>
          <w:b/>
          <w:sz w:val="40"/>
          <w:szCs w:val="40"/>
        </w:rPr>
      </w:pPr>
    </w:p>
    <w:p w14:paraId="70C82D00" w14:textId="77777777" w:rsidR="00BD2C18" w:rsidRDefault="00BD2C18" w:rsidP="009251C9">
      <w:pPr>
        <w:rPr>
          <w:rFonts w:ascii="Times New Roman" w:hAnsi="Times New Roman" w:cs="Times New Roman"/>
          <w:b/>
          <w:sz w:val="40"/>
          <w:szCs w:val="40"/>
        </w:rPr>
      </w:pPr>
    </w:p>
    <w:p w14:paraId="4A73511C" w14:textId="77777777" w:rsidR="00BD2C18" w:rsidRDefault="00BD2C18" w:rsidP="009251C9">
      <w:pPr>
        <w:rPr>
          <w:rFonts w:ascii="Times New Roman" w:hAnsi="Times New Roman" w:cs="Times New Roman"/>
          <w:b/>
          <w:sz w:val="40"/>
          <w:szCs w:val="40"/>
        </w:rPr>
      </w:pPr>
    </w:p>
    <w:p w14:paraId="44FB7F9B" w14:textId="77777777" w:rsidR="00D006FF" w:rsidRDefault="00D006FF" w:rsidP="009251C9">
      <w:pPr>
        <w:rPr>
          <w:rFonts w:ascii="Times New Roman" w:hAnsi="Times New Roman" w:cs="Times New Roman"/>
          <w:b/>
          <w:sz w:val="40"/>
          <w:szCs w:val="40"/>
        </w:rPr>
      </w:pPr>
    </w:p>
    <w:p w14:paraId="7F5B2E61" w14:textId="77777777" w:rsidR="001642ED" w:rsidRDefault="001642ED" w:rsidP="009251C9">
      <w:pPr>
        <w:rPr>
          <w:rFonts w:ascii="Times New Roman" w:hAnsi="Times New Roman" w:cs="Times New Roman"/>
          <w:b/>
          <w:sz w:val="40"/>
          <w:szCs w:val="40"/>
        </w:rPr>
      </w:pPr>
    </w:p>
    <w:p w14:paraId="680F2D9B" w14:textId="77777777" w:rsidR="001642ED" w:rsidRDefault="001642ED" w:rsidP="009251C9">
      <w:pPr>
        <w:rPr>
          <w:rFonts w:ascii="Times New Roman" w:hAnsi="Times New Roman" w:cs="Times New Roman"/>
          <w:b/>
          <w:sz w:val="40"/>
          <w:szCs w:val="40"/>
        </w:rPr>
      </w:pPr>
    </w:p>
    <w:p w14:paraId="29558294" w14:textId="77777777" w:rsidR="009251C9" w:rsidRDefault="009251C9" w:rsidP="00B57C6D">
      <w:pPr>
        <w:jc w:val="both"/>
        <w:rPr>
          <w:rFonts w:ascii="Times New Roman" w:hAnsi="Times New Roman" w:cs="Times New Roman"/>
          <w:b/>
          <w:sz w:val="40"/>
          <w:szCs w:val="40"/>
        </w:rPr>
      </w:pPr>
      <w:r w:rsidRPr="00A826B8">
        <w:rPr>
          <w:rFonts w:ascii="Times New Roman" w:hAnsi="Times New Roman" w:cs="Times New Roman"/>
          <w:b/>
          <w:sz w:val="40"/>
          <w:szCs w:val="40"/>
        </w:rPr>
        <w:t>Capitolo 1</w:t>
      </w:r>
    </w:p>
    <w:p w14:paraId="507F377D" w14:textId="77777777" w:rsidR="00981851" w:rsidRDefault="00981851" w:rsidP="00B57C6D">
      <w:pPr>
        <w:jc w:val="both"/>
        <w:rPr>
          <w:rFonts w:ascii="Times New Roman" w:hAnsi="Times New Roman" w:cs="Times New Roman"/>
          <w:b/>
          <w:sz w:val="40"/>
          <w:szCs w:val="40"/>
        </w:rPr>
      </w:pPr>
    </w:p>
    <w:p w14:paraId="3B809A71" w14:textId="77777777" w:rsidR="00D006FF" w:rsidRDefault="00981851" w:rsidP="00B57C6D">
      <w:pPr>
        <w:pStyle w:val="Titolo1"/>
        <w:ind w:left="0"/>
        <w:jc w:val="both"/>
        <w:rPr>
          <w:rFonts w:ascii="Times New Roman" w:hAnsi="Times New Roman" w:cs="Times New Roman"/>
        </w:rPr>
      </w:pPr>
      <w:bookmarkStart w:id="2" w:name="_Toc61196290"/>
      <w:r w:rsidRPr="00981851">
        <w:rPr>
          <w:rFonts w:ascii="Times New Roman" w:hAnsi="Times New Roman" w:cs="Times New Roman"/>
        </w:rPr>
        <w:t xml:space="preserve">Specifiche e </w:t>
      </w:r>
      <w:r w:rsidR="005F769B">
        <w:rPr>
          <w:rFonts w:ascii="Times New Roman" w:hAnsi="Times New Roman" w:cs="Times New Roman"/>
        </w:rPr>
        <w:t>descrizione del problema</w:t>
      </w:r>
      <w:bookmarkEnd w:id="2"/>
    </w:p>
    <w:p w14:paraId="4FB1A755" w14:textId="77777777" w:rsidR="00B57C6D" w:rsidRDefault="008B2366" w:rsidP="00B57C6D">
      <w:pPr>
        <w:pStyle w:val="Titolo1"/>
        <w:ind w:left="0"/>
        <w:jc w:val="both"/>
        <w:rPr>
          <w:rFonts w:ascii="Times New Roman" w:hAnsi="Times New Roman" w:cs="Times New Roman"/>
        </w:rPr>
      </w:pPr>
      <w:r>
        <w:rPr>
          <w:rFonts w:ascii="Times New Roman" w:hAnsi="Times New Roman" w:cs="Times New Roman"/>
        </w:rPr>
        <w:t xml:space="preserve"> </w:t>
      </w:r>
    </w:p>
    <w:p w14:paraId="6D6D5040" w14:textId="77777777" w:rsidR="005F769B" w:rsidRDefault="005F769B" w:rsidP="00B57C6D">
      <w:pPr>
        <w:pStyle w:val="Titolo2"/>
        <w:ind w:left="0"/>
        <w:jc w:val="both"/>
        <w:rPr>
          <w:rFonts w:ascii="Times New Roman" w:hAnsi="Times New Roman" w:cs="Times New Roman"/>
          <w:sz w:val="36"/>
          <w:szCs w:val="36"/>
        </w:rPr>
      </w:pPr>
      <w:bookmarkStart w:id="3" w:name="_Toc61196291"/>
      <w:r>
        <w:rPr>
          <w:rFonts w:ascii="Times New Roman" w:hAnsi="Times New Roman" w:cs="Times New Roman"/>
          <w:sz w:val="36"/>
          <w:szCs w:val="36"/>
        </w:rPr>
        <w:t>Introduzione al problema</w:t>
      </w:r>
      <w:bookmarkEnd w:id="3"/>
    </w:p>
    <w:p w14:paraId="15ACA86E" w14:textId="77777777" w:rsidR="00B57C6D" w:rsidRDefault="00B57C6D" w:rsidP="00B57C6D">
      <w:pPr>
        <w:pStyle w:val="Titolo2"/>
        <w:ind w:left="0"/>
        <w:jc w:val="both"/>
        <w:rPr>
          <w:rFonts w:ascii="Times New Roman" w:hAnsi="Times New Roman" w:cs="Times New Roman"/>
          <w:sz w:val="36"/>
          <w:szCs w:val="36"/>
        </w:rPr>
      </w:pPr>
    </w:p>
    <w:p w14:paraId="1BC63D22" w14:textId="77777777" w:rsidR="00D006FF" w:rsidRDefault="00D006FF" w:rsidP="00B57C6D">
      <w:pPr>
        <w:pStyle w:val="Titolo3"/>
        <w:ind w:left="0"/>
        <w:jc w:val="both"/>
        <w:rPr>
          <w:rFonts w:ascii="Times New Roman" w:hAnsi="Times New Roman" w:cs="Times New Roman"/>
          <w:sz w:val="32"/>
          <w:szCs w:val="32"/>
        </w:rPr>
      </w:pPr>
    </w:p>
    <w:p w14:paraId="1F240B88" w14:textId="77777777" w:rsidR="00AF52E3" w:rsidRDefault="00AF52E3" w:rsidP="00B57C6D">
      <w:pPr>
        <w:pStyle w:val="Titolo3"/>
        <w:ind w:left="0"/>
        <w:jc w:val="both"/>
        <w:rPr>
          <w:rFonts w:ascii="Times New Roman" w:hAnsi="Times New Roman" w:cs="Times New Roman"/>
          <w:sz w:val="32"/>
          <w:szCs w:val="32"/>
        </w:rPr>
      </w:pPr>
      <w:bookmarkStart w:id="4" w:name="_Toc61196292"/>
      <w:r>
        <w:rPr>
          <w:rFonts w:ascii="Times New Roman" w:hAnsi="Times New Roman" w:cs="Times New Roman"/>
          <w:sz w:val="32"/>
          <w:szCs w:val="32"/>
        </w:rPr>
        <w:t>Database-Realtime</w:t>
      </w:r>
      <w:bookmarkEnd w:id="4"/>
    </w:p>
    <w:p w14:paraId="44DB3380" w14:textId="77777777" w:rsidR="00AF52E3" w:rsidRDefault="00AF52E3" w:rsidP="00B57C6D">
      <w:pPr>
        <w:pStyle w:val="Titolo3"/>
        <w:ind w:left="0"/>
        <w:jc w:val="both"/>
        <w:rPr>
          <w:rFonts w:ascii="Times New Roman" w:hAnsi="Times New Roman" w:cs="Times New Roman"/>
          <w:sz w:val="26"/>
          <w:szCs w:val="26"/>
        </w:rPr>
      </w:pPr>
    </w:p>
    <w:p w14:paraId="2853A033" w14:textId="77777777" w:rsidR="00AF52E3" w:rsidRDefault="000B19C8" w:rsidP="00B57C6D">
      <w:pPr>
        <w:jc w:val="both"/>
        <w:rPr>
          <w:rFonts w:ascii="Times New Roman" w:hAnsi="Times New Roman" w:cs="Times New Roman"/>
          <w:sz w:val="26"/>
          <w:szCs w:val="26"/>
        </w:rPr>
      </w:pPr>
      <w:r>
        <w:rPr>
          <w:rFonts w:ascii="Times New Roman" w:hAnsi="Times New Roman" w:cs="Times New Roman"/>
          <w:sz w:val="26"/>
          <w:szCs w:val="26"/>
        </w:rPr>
        <w:tab/>
      </w:r>
      <w:r w:rsidR="00CF5226">
        <w:rPr>
          <w:rFonts w:ascii="Times New Roman" w:hAnsi="Times New Roman" w:cs="Times New Roman"/>
          <w:sz w:val="26"/>
          <w:szCs w:val="26"/>
        </w:rPr>
        <w:t>G</w:t>
      </w:r>
      <w:r w:rsidR="00AF52E3" w:rsidRPr="002106B0">
        <w:rPr>
          <w:rFonts w:ascii="Times New Roman" w:hAnsi="Times New Roman" w:cs="Times New Roman"/>
          <w:sz w:val="26"/>
          <w:szCs w:val="26"/>
        </w:rPr>
        <w:t xml:space="preserve">li utenti si aspettano </w:t>
      </w:r>
      <w:r w:rsidR="00DD22EE">
        <w:rPr>
          <w:rFonts w:ascii="Times New Roman" w:hAnsi="Times New Roman" w:cs="Times New Roman"/>
          <w:sz w:val="26"/>
          <w:szCs w:val="26"/>
        </w:rPr>
        <w:t>un’</w:t>
      </w:r>
      <w:r w:rsidR="00295E0B">
        <w:rPr>
          <w:rFonts w:ascii="Times New Roman" w:hAnsi="Times New Roman" w:cs="Times New Roman"/>
          <w:sz w:val="26"/>
          <w:szCs w:val="26"/>
        </w:rPr>
        <w:t xml:space="preserve">immediata </w:t>
      </w:r>
      <w:r w:rsidR="00AF52E3" w:rsidRPr="002106B0">
        <w:rPr>
          <w:rFonts w:ascii="Times New Roman" w:hAnsi="Times New Roman" w:cs="Times New Roman"/>
          <w:sz w:val="26"/>
          <w:szCs w:val="26"/>
        </w:rPr>
        <w:t>reattività dalle applicazioni</w:t>
      </w:r>
      <w:r w:rsidR="00CF5226">
        <w:rPr>
          <w:rFonts w:ascii="Times New Roman" w:hAnsi="Times New Roman" w:cs="Times New Roman"/>
          <w:sz w:val="26"/>
          <w:szCs w:val="26"/>
        </w:rPr>
        <w:t xml:space="preserve"> modern</w:t>
      </w:r>
      <w:r w:rsidR="00295E0B">
        <w:rPr>
          <w:rFonts w:ascii="Times New Roman" w:hAnsi="Times New Roman" w:cs="Times New Roman"/>
          <w:sz w:val="26"/>
          <w:szCs w:val="26"/>
        </w:rPr>
        <w:t>e. S</w:t>
      </w:r>
      <w:r w:rsidR="00AF52E3" w:rsidRPr="002106B0">
        <w:rPr>
          <w:rFonts w:ascii="Times New Roman" w:hAnsi="Times New Roman" w:cs="Times New Roman"/>
          <w:sz w:val="26"/>
          <w:szCs w:val="26"/>
        </w:rPr>
        <w:t>i presume</w:t>
      </w:r>
      <w:r w:rsidR="00295E0B">
        <w:rPr>
          <w:rFonts w:ascii="Times New Roman" w:hAnsi="Times New Roman" w:cs="Times New Roman"/>
          <w:sz w:val="26"/>
          <w:szCs w:val="26"/>
        </w:rPr>
        <w:t>, quindi,</w:t>
      </w:r>
      <w:r w:rsidR="00AF52E3" w:rsidRPr="002106B0">
        <w:rPr>
          <w:rFonts w:ascii="Times New Roman" w:hAnsi="Times New Roman" w:cs="Times New Roman"/>
          <w:sz w:val="26"/>
          <w:szCs w:val="26"/>
        </w:rPr>
        <w:t xml:space="preserve"> che </w:t>
      </w:r>
      <w:r w:rsidR="00295E0B">
        <w:rPr>
          <w:rFonts w:ascii="Times New Roman" w:hAnsi="Times New Roman" w:cs="Times New Roman"/>
          <w:sz w:val="26"/>
          <w:szCs w:val="26"/>
        </w:rPr>
        <w:t>qualsiasi modifica apportata</w:t>
      </w:r>
      <w:r w:rsidR="00AF52E3" w:rsidRPr="002106B0">
        <w:rPr>
          <w:rFonts w:ascii="Times New Roman" w:hAnsi="Times New Roman" w:cs="Times New Roman"/>
          <w:sz w:val="26"/>
          <w:szCs w:val="26"/>
        </w:rPr>
        <w:t xml:space="preserve"> nelle applicazioni </w:t>
      </w:r>
      <w:r w:rsidR="00295E0B">
        <w:rPr>
          <w:rFonts w:ascii="Times New Roman" w:hAnsi="Times New Roman" w:cs="Times New Roman"/>
          <w:sz w:val="26"/>
          <w:szCs w:val="26"/>
        </w:rPr>
        <w:t xml:space="preserve">si rifletta </w:t>
      </w:r>
      <w:r w:rsidR="00AF52E3" w:rsidRPr="002106B0">
        <w:rPr>
          <w:rFonts w:ascii="Times New Roman" w:hAnsi="Times New Roman" w:cs="Times New Roman"/>
          <w:sz w:val="26"/>
          <w:szCs w:val="26"/>
        </w:rPr>
        <w:t xml:space="preserve">immediatamente </w:t>
      </w:r>
      <w:r w:rsidR="00295E0B">
        <w:rPr>
          <w:rFonts w:ascii="Times New Roman" w:hAnsi="Times New Roman" w:cs="Times New Roman"/>
          <w:sz w:val="26"/>
          <w:szCs w:val="26"/>
        </w:rPr>
        <w:t xml:space="preserve">in tutte le </w:t>
      </w:r>
      <w:r w:rsidR="00AF52E3" w:rsidRPr="002106B0">
        <w:rPr>
          <w:rFonts w:ascii="Times New Roman" w:hAnsi="Times New Roman" w:cs="Times New Roman"/>
          <w:sz w:val="26"/>
          <w:szCs w:val="26"/>
        </w:rPr>
        <w:t>interfacce</w:t>
      </w:r>
      <w:r w:rsidR="00295E0B">
        <w:rPr>
          <w:rFonts w:ascii="Times New Roman" w:hAnsi="Times New Roman" w:cs="Times New Roman"/>
          <w:sz w:val="26"/>
          <w:szCs w:val="26"/>
        </w:rPr>
        <w:t xml:space="preserve"> di ogni utente in tempo reale</w:t>
      </w:r>
      <w:r w:rsidR="0049347E">
        <w:rPr>
          <w:rFonts w:ascii="Times New Roman" w:hAnsi="Times New Roman" w:cs="Times New Roman"/>
          <w:sz w:val="26"/>
          <w:szCs w:val="26"/>
        </w:rPr>
        <w:t xml:space="preserve"> </w:t>
      </w:r>
      <w:hyperlink w:anchor="database_realtime1" w:history="1">
        <w:r w:rsidR="0049347E" w:rsidRPr="007F6608">
          <w:rPr>
            <w:rStyle w:val="Collegamentoipertestuale"/>
            <w:rFonts w:ascii="Times New Roman" w:hAnsi="Times New Roman" w:cs="Times New Roman"/>
            <w:color w:val="0070C0"/>
            <w:sz w:val="26"/>
            <w:szCs w:val="26"/>
          </w:rPr>
          <w:t>[1]</w:t>
        </w:r>
      </w:hyperlink>
      <w:r w:rsidR="00DD22EE">
        <w:rPr>
          <w:rFonts w:ascii="Times New Roman" w:hAnsi="Times New Roman" w:cs="Times New Roman"/>
          <w:sz w:val="26"/>
          <w:szCs w:val="26"/>
        </w:rPr>
        <w:t>.</w:t>
      </w:r>
    </w:p>
    <w:p w14:paraId="2B35912E" w14:textId="77777777" w:rsidR="00AF52E3" w:rsidRDefault="000B19C8" w:rsidP="00B57C6D">
      <w:pPr>
        <w:jc w:val="both"/>
        <w:rPr>
          <w:rFonts w:ascii="Times New Roman" w:hAnsi="Times New Roman" w:cs="Times New Roman"/>
          <w:sz w:val="26"/>
          <w:szCs w:val="26"/>
        </w:rPr>
      </w:pPr>
      <w:r>
        <w:rPr>
          <w:rFonts w:ascii="Times New Roman" w:hAnsi="Times New Roman" w:cs="Times New Roman"/>
          <w:sz w:val="26"/>
          <w:szCs w:val="26"/>
        </w:rPr>
        <w:tab/>
      </w:r>
      <w:r w:rsidR="00295E0B">
        <w:rPr>
          <w:rFonts w:ascii="Times New Roman" w:hAnsi="Times New Roman" w:cs="Times New Roman"/>
          <w:sz w:val="26"/>
          <w:szCs w:val="26"/>
        </w:rPr>
        <w:t>L</w:t>
      </w:r>
      <w:r w:rsidR="002106B0">
        <w:rPr>
          <w:rFonts w:ascii="Times New Roman" w:hAnsi="Times New Roman" w:cs="Times New Roman"/>
          <w:sz w:val="26"/>
          <w:szCs w:val="26"/>
        </w:rPr>
        <w:t>o sviluppo</w:t>
      </w:r>
      <w:r w:rsidR="00AF52E3">
        <w:rPr>
          <w:rFonts w:ascii="Times New Roman" w:hAnsi="Times New Roman" w:cs="Times New Roman"/>
          <w:sz w:val="26"/>
          <w:szCs w:val="26"/>
        </w:rPr>
        <w:t xml:space="preserve"> </w:t>
      </w:r>
      <w:r w:rsidR="00295E0B">
        <w:rPr>
          <w:rFonts w:ascii="Times New Roman" w:hAnsi="Times New Roman" w:cs="Times New Roman"/>
          <w:sz w:val="26"/>
          <w:szCs w:val="26"/>
        </w:rPr>
        <w:t xml:space="preserve">delle </w:t>
      </w:r>
      <w:r w:rsidR="00AF52E3">
        <w:rPr>
          <w:rFonts w:ascii="Times New Roman" w:hAnsi="Times New Roman" w:cs="Times New Roman"/>
          <w:sz w:val="26"/>
          <w:szCs w:val="26"/>
        </w:rPr>
        <w:t xml:space="preserve">applicazioni </w:t>
      </w:r>
      <w:r w:rsidR="002106B0">
        <w:rPr>
          <w:rFonts w:ascii="Times New Roman" w:hAnsi="Times New Roman" w:cs="Times New Roman"/>
          <w:sz w:val="26"/>
          <w:szCs w:val="26"/>
        </w:rPr>
        <w:t xml:space="preserve">reattive </w:t>
      </w:r>
      <w:r w:rsidR="00295E0B">
        <w:rPr>
          <w:rFonts w:ascii="Times New Roman" w:hAnsi="Times New Roman" w:cs="Times New Roman"/>
          <w:sz w:val="26"/>
          <w:szCs w:val="26"/>
        </w:rPr>
        <w:t>effettuate con</w:t>
      </w:r>
      <w:r w:rsidR="00AF52E3">
        <w:rPr>
          <w:rFonts w:ascii="Times New Roman" w:hAnsi="Times New Roman" w:cs="Times New Roman"/>
          <w:sz w:val="26"/>
          <w:szCs w:val="26"/>
        </w:rPr>
        <w:t xml:space="preserve"> la tecno</w:t>
      </w:r>
      <w:r w:rsidR="002106B0">
        <w:rPr>
          <w:rFonts w:ascii="Times New Roman" w:hAnsi="Times New Roman" w:cs="Times New Roman"/>
          <w:sz w:val="26"/>
          <w:szCs w:val="26"/>
        </w:rPr>
        <w:t>logia di database tradizionale</w:t>
      </w:r>
      <w:r w:rsidR="00295E0B">
        <w:rPr>
          <w:rFonts w:ascii="Times New Roman" w:hAnsi="Times New Roman" w:cs="Times New Roman"/>
          <w:sz w:val="26"/>
          <w:szCs w:val="26"/>
        </w:rPr>
        <w:t>,</w:t>
      </w:r>
      <w:r w:rsidR="002106B0">
        <w:rPr>
          <w:rFonts w:ascii="Times New Roman" w:hAnsi="Times New Roman" w:cs="Times New Roman"/>
          <w:sz w:val="26"/>
          <w:szCs w:val="26"/>
        </w:rPr>
        <w:t xml:space="preserve"> </w:t>
      </w:r>
      <w:r w:rsidR="00295E0B">
        <w:rPr>
          <w:rFonts w:ascii="Times New Roman" w:hAnsi="Times New Roman" w:cs="Times New Roman"/>
          <w:sz w:val="26"/>
          <w:szCs w:val="26"/>
        </w:rPr>
        <w:t xml:space="preserve">tuttavia, </w:t>
      </w:r>
      <w:r w:rsidR="002106B0">
        <w:rPr>
          <w:rFonts w:ascii="Times New Roman" w:hAnsi="Times New Roman" w:cs="Times New Roman"/>
          <w:sz w:val="26"/>
          <w:szCs w:val="26"/>
        </w:rPr>
        <w:t>presenta delle d</w:t>
      </w:r>
      <w:r w:rsidR="00AF52E3">
        <w:rPr>
          <w:rFonts w:ascii="Times New Roman" w:hAnsi="Times New Roman" w:cs="Times New Roman"/>
          <w:sz w:val="26"/>
          <w:szCs w:val="26"/>
        </w:rPr>
        <w:t>iffic</w:t>
      </w:r>
      <w:r w:rsidR="002106B0">
        <w:rPr>
          <w:rFonts w:ascii="Times New Roman" w:hAnsi="Times New Roman" w:cs="Times New Roman"/>
          <w:sz w:val="26"/>
          <w:szCs w:val="26"/>
        </w:rPr>
        <w:t>oltà</w:t>
      </w:r>
      <w:r w:rsidR="00AF52E3">
        <w:rPr>
          <w:rFonts w:ascii="Times New Roman" w:hAnsi="Times New Roman" w:cs="Times New Roman"/>
          <w:sz w:val="26"/>
          <w:szCs w:val="26"/>
        </w:rPr>
        <w:t xml:space="preserve"> perché i </w:t>
      </w:r>
      <w:r w:rsidR="00AF52E3" w:rsidRPr="00295E0B">
        <w:rPr>
          <w:rFonts w:ascii="Times New Roman" w:hAnsi="Times New Roman" w:cs="Times New Roman"/>
          <w:i/>
          <w:sz w:val="26"/>
          <w:szCs w:val="26"/>
        </w:rPr>
        <w:t>dbms</w:t>
      </w:r>
      <w:r w:rsidR="00AF52E3">
        <w:rPr>
          <w:rFonts w:ascii="Times New Roman" w:hAnsi="Times New Roman" w:cs="Times New Roman"/>
          <w:sz w:val="26"/>
          <w:szCs w:val="26"/>
        </w:rPr>
        <w:t>, sistemi per l’archiviazione e il recupero dei dati, sono stati sviluppati per decenni attorno a un modello di accesso richiesta-risposta puramente “</w:t>
      </w:r>
      <w:r w:rsidR="00AF52E3" w:rsidRPr="00295E0B">
        <w:rPr>
          <w:rFonts w:ascii="Times New Roman" w:hAnsi="Times New Roman" w:cs="Times New Roman"/>
          <w:i/>
          <w:sz w:val="26"/>
          <w:szCs w:val="26"/>
        </w:rPr>
        <w:t>pull-based</w:t>
      </w:r>
      <w:r w:rsidR="00AF52E3">
        <w:rPr>
          <w:rFonts w:ascii="Times New Roman" w:hAnsi="Times New Roman" w:cs="Times New Roman"/>
          <w:sz w:val="26"/>
          <w:szCs w:val="26"/>
        </w:rPr>
        <w:t>”.</w:t>
      </w:r>
    </w:p>
    <w:p w14:paraId="410F6495" w14:textId="77777777" w:rsidR="00AF52E3" w:rsidRDefault="007F6608" w:rsidP="00B57C6D">
      <w:pPr>
        <w:jc w:val="both"/>
        <w:rPr>
          <w:rFonts w:ascii="Times New Roman" w:hAnsi="Times New Roman" w:cs="Times New Roman"/>
          <w:sz w:val="26"/>
          <w:szCs w:val="26"/>
        </w:rPr>
      </w:pPr>
      <w:r>
        <w:rPr>
          <w:rFonts w:ascii="Times New Roman" w:hAnsi="Times New Roman" w:cs="Times New Roman"/>
          <w:sz w:val="26"/>
          <w:szCs w:val="26"/>
        </w:rPr>
        <w:tab/>
      </w:r>
      <w:r w:rsidR="00AF52E3">
        <w:rPr>
          <w:rFonts w:ascii="Times New Roman" w:hAnsi="Times New Roman" w:cs="Times New Roman"/>
          <w:sz w:val="26"/>
          <w:szCs w:val="26"/>
        </w:rPr>
        <w:t xml:space="preserve">Rispondendo alla necessità di reattività, </w:t>
      </w:r>
      <w:r w:rsidR="00295E0B">
        <w:rPr>
          <w:rFonts w:ascii="Times New Roman" w:hAnsi="Times New Roman" w:cs="Times New Roman"/>
          <w:sz w:val="26"/>
          <w:szCs w:val="26"/>
        </w:rPr>
        <w:t>si è sviluppata</w:t>
      </w:r>
      <w:r w:rsidR="00AF52E3">
        <w:rPr>
          <w:rFonts w:ascii="Times New Roman" w:hAnsi="Times New Roman" w:cs="Times New Roman"/>
          <w:sz w:val="26"/>
          <w:szCs w:val="26"/>
        </w:rPr>
        <w:t xml:space="preserve"> una nuova classe di sistemi </w:t>
      </w:r>
      <w:r w:rsidR="00AF52E3" w:rsidRPr="00295E0B">
        <w:rPr>
          <w:rFonts w:ascii="Times New Roman" w:hAnsi="Times New Roman" w:cs="Times New Roman"/>
          <w:i/>
          <w:sz w:val="26"/>
          <w:szCs w:val="26"/>
        </w:rPr>
        <w:t>dbms</w:t>
      </w:r>
      <w:r w:rsidR="00AF52E3">
        <w:rPr>
          <w:rFonts w:ascii="Times New Roman" w:hAnsi="Times New Roman" w:cs="Times New Roman"/>
          <w:sz w:val="26"/>
          <w:szCs w:val="26"/>
        </w:rPr>
        <w:t xml:space="preserve"> basati su un’architettura diversa dalla maggior parte dei sistemi </w:t>
      </w:r>
      <w:r w:rsidR="00AF52E3" w:rsidRPr="00295E0B">
        <w:rPr>
          <w:rFonts w:ascii="Times New Roman" w:hAnsi="Times New Roman" w:cs="Times New Roman"/>
          <w:i/>
          <w:sz w:val="26"/>
          <w:szCs w:val="26"/>
        </w:rPr>
        <w:t>dbms</w:t>
      </w:r>
      <w:r w:rsidR="00295E0B">
        <w:rPr>
          <w:rFonts w:ascii="Times New Roman" w:hAnsi="Times New Roman" w:cs="Times New Roman"/>
          <w:sz w:val="26"/>
          <w:szCs w:val="26"/>
        </w:rPr>
        <w:t xml:space="preserve"> relazion</w:t>
      </w:r>
      <w:r w:rsidR="00070051">
        <w:rPr>
          <w:rFonts w:ascii="Times New Roman" w:hAnsi="Times New Roman" w:cs="Times New Roman"/>
          <w:sz w:val="26"/>
          <w:szCs w:val="26"/>
        </w:rPr>
        <w:t>al</w:t>
      </w:r>
      <w:r w:rsidR="00295E0B">
        <w:rPr>
          <w:rFonts w:ascii="Times New Roman" w:hAnsi="Times New Roman" w:cs="Times New Roman"/>
          <w:sz w:val="26"/>
          <w:szCs w:val="26"/>
        </w:rPr>
        <w:t>i e non relazionali preesistenti.</w:t>
      </w:r>
      <w:r w:rsidR="005518BE">
        <w:rPr>
          <w:rFonts w:ascii="Times New Roman" w:hAnsi="Times New Roman" w:cs="Times New Roman"/>
          <w:sz w:val="26"/>
          <w:szCs w:val="26"/>
        </w:rPr>
        <w:t xml:space="preserve"> </w:t>
      </w:r>
      <w:r w:rsidR="00AF52E3" w:rsidRPr="005518BE">
        <w:rPr>
          <w:rFonts w:ascii="Times New Roman" w:hAnsi="Times New Roman" w:cs="Times New Roman"/>
          <w:sz w:val="26"/>
          <w:szCs w:val="26"/>
        </w:rPr>
        <w:t xml:space="preserve">Invece di eseguire il </w:t>
      </w:r>
      <w:r w:rsidR="00AF52E3" w:rsidRPr="005518BE">
        <w:rPr>
          <w:rFonts w:ascii="Times New Roman" w:hAnsi="Times New Roman" w:cs="Times New Roman"/>
          <w:i/>
          <w:sz w:val="26"/>
          <w:szCs w:val="26"/>
        </w:rPr>
        <w:t xml:space="preserve">polling </w:t>
      </w:r>
      <w:r w:rsidR="00AF52E3" w:rsidRPr="005518BE">
        <w:rPr>
          <w:rFonts w:ascii="Times New Roman" w:hAnsi="Times New Roman" w:cs="Times New Roman"/>
          <w:sz w:val="26"/>
          <w:szCs w:val="26"/>
        </w:rPr>
        <w:t xml:space="preserve">per le modifiche avvenute sui dati di un database, sovraccaricando il sistema, questi nuovi </w:t>
      </w:r>
      <w:r w:rsidR="00AF52E3" w:rsidRPr="005518BE">
        <w:rPr>
          <w:rFonts w:ascii="Times New Roman" w:hAnsi="Times New Roman" w:cs="Times New Roman"/>
          <w:i/>
          <w:sz w:val="26"/>
          <w:szCs w:val="26"/>
        </w:rPr>
        <w:t>dbms</w:t>
      </w:r>
      <w:r w:rsidR="00AF52E3" w:rsidRPr="005518BE">
        <w:rPr>
          <w:rFonts w:ascii="Times New Roman" w:hAnsi="Times New Roman" w:cs="Times New Roman"/>
          <w:sz w:val="26"/>
          <w:szCs w:val="26"/>
        </w:rPr>
        <w:t xml:space="preserve"> sono </w:t>
      </w:r>
      <w:r w:rsidR="005518BE" w:rsidRPr="005518BE">
        <w:rPr>
          <w:rFonts w:ascii="Times New Roman" w:hAnsi="Times New Roman" w:cs="Times New Roman"/>
          <w:sz w:val="26"/>
          <w:szCs w:val="26"/>
        </w:rPr>
        <w:t xml:space="preserve">orientati </w:t>
      </w:r>
      <w:r w:rsidR="00AF52E3" w:rsidRPr="005518BE">
        <w:rPr>
          <w:rFonts w:ascii="Times New Roman" w:hAnsi="Times New Roman" w:cs="Times New Roman"/>
          <w:sz w:val="26"/>
          <w:szCs w:val="26"/>
        </w:rPr>
        <w:t>al “</w:t>
      </w:r>
      <w:r w:rsidR="00AF52E3" w:rsidRPr="005518BE">
        <w:rPr>
          <w:rFonts w:ascii="Times New Roman" w:hAnsi="Times New Roman" w:cs="Times New Roman"/>
          <w:i/>
          <w:sz w:val="26"/>
          <w:szCs w:val="26"/>
        </w:rPr>
        <w:t>push delle modifiche”.</w:t>
      </w:r>
      <w:r w:rsidR="00070051">
        <w:rPr>
          <w:rFonts w:ascii="Times New Roman" w:hAnsi="Times New Roman" w:cs="Times New Roman"/>
          <w:i/>
          <w:sz w:val="26"/>
          <w:szCs w:val="26"/>
        </w:rPr>
        <w:t xml:space="preserve"> </w:t>
      </w:r>
      <w:r w:rsidR="00AF52E3" w:rsidRPr="005518BE">
        <w:rPr>
          <w:rFonts w:ascii="Times New Roman" w:hAnsi="Times New Roman" w:cs="Times New Roman"/>
          <w:sz w:val="26"/>
          <w:szCs w:val="26"/>
        </w:rPr>
        <w:t xml:space="preserve">Lo sviluppatore, infatti, può richiedere al sistema stesso di inviare continuamente i risultati di </w:t>
      </w:r>
      <w:r w:rsidR="00AF52E3" w:rsidRPr="005518BE">
        <w:rPr>
          <w:rFonts w:ascii="Times New Roman" w:hAnsi="Times New Roman" w:cs="Times New Roman"/>
          <w:i/>
          <w:sz w:val="26"/>
          <w:szCs w:val="26"/>
        </w:rPr>
        <w:t>query</w:t>
      </w:r>
      <w:r w:rsidR="00AF52E3" w:rsidRPr="005518BE">
        <w:rPr>
          <w:rFonts w:ascii="Times New Roman" w:hAnsi="Times New Roman" w:cs="Times New Roman"/>
          <w:sz w:val="26"/>
          <w:szCs w:val="26"/>
        </w:rPr>
        <w:t xml:space="preserve"> alle applicazioni client in tempo reale.</w:t>
      </w:r>
      <w:r w:rsidR="005518BE">
        <w:rPr>
          <w:rFonts w:ascii="Times New Roman" w:hAnsi="Times New Roman" w:cs="Times New Roman"/>
          <w:sz w:val="26"/>
          <w:szCs w:val="26"/>
        </w:rPr>
        <w:t xml:space="preserve"> </w:t>
      </w:r>
      <w:r w:rsidR="00AF52E3">
        <w:rPr>
          <w:rFonts w:ascii="Times New Roman" w:hAnsi="Times New Roman" w:cs="Times New Roman"/>
          <w:sz w:val="26"/>
          <w:szCs w:val="26"/>
        </w:rPr>
        <w:t xml:space="preserve">Questi sistemi </w:t>
      </w:r>
      <w:r w:rsidR="00DD22EE">
        <w:rPr>
          <w:rFonts w:ascii="Times New Roman" w:hAnsi="Times New Roman" w:cs="Times New Roman"/>
          <w:sz w:val="26"/>
          <w:szCs w:val="26"/>
        </w:rPr>
        <w:t>sono</w:t>
      </w:r>
      <w:r w:rsidR="005518BE">
        <w:rPr>
          <w:rFonts w:ascii="Times New Roman" w:hAnsi="Times New Roman" w:cs="Times New Roman"/>
          <w:sz w:val="26"/>
          <w:szCs w:val="26"/>
        </w:rPr>
        <w:t xml:space="preserve"> spesso definiti </w:t>
      </w:r>
      <w:r w:rsidR="005518BE" w:rsidRPr="005518BE">
        <w:rPr>
          <w:rFonts w:ascii="Times New Roman" w:hAnsi="Times New Roman" w:cs="Times New Roman"/>
          <w:i/>
          <w:sz w:val="26"/>
          <w:szCs w:val="26"/>
        </w:rPr>
        <w:t>database realtime</w:t>
      </w:r>
      <w:r w:rsidR="00AF52E3">
        <w:rPr>
          <w:rFonts w:ascii="Times New Roman" w:hAnsi="Times New Roman" w:cs="Times New Roman"/>
          <w:sz w:val="26"/>
          <w:szCs w:val="26"/>
        </w:rPr>
        <w:t xml:space="preserve"> poiché mantengono i dati sul client sincronizzati con lo stato corrente del database.</w:t>
      </w:r>
    </w:p>
    <w:p w14:paraId="06927DED" w14:textId="77777777" w:rsidR="00266438" w:rsidRDefault="005518BE" w:rsidP="00B57C6D">
      <w:pPr>
        <w:jc w:val="both"/>
        <w:rPr>
          <w:rFonts w:ascii="Times New Roman" w:hAnsi="Times New Roman" w:cs="Times New Roman"/>
          <w:sz w:val="26"/>
          <w:szCs w:val="26"/>
        </w:rPr>
      </w:pPr>
      <w:r>
        <w:rPr>
          <w:rFonts w:ascii="Times New Roman" w:hAnsi="Times New Roman" w:cs="Times New Roman"/>
          <w:sz w:val="26"/>
          <w:szCs w:val="26"/>
        </w:rPr>
        <w:tab/>
      </w:r>
      <w:r w:rsidR="00AF52E3">
        <w:rPr>
          <w:rFonts w:ascii="Times New Roman" w:hAnsi="Times New Roman" w:cs="Times New Roman"/>
          <w:sz w:val="26"/>
          <w:szCs w:val="26"/>
        </w:rPr>
        <w:t xml:space="preserve">L’architettura </w:t>
      </w:r>
      <w:r w:rsidR="00AF52E3" w:rsidRPr="005518BE">
        <w:rPr>
          <w:rFonts w:ascii="Times New Roman" w:hAnsi="Times New Roman" w:cs="Times New Roman"/>
          <w:i/>
          <w:sz w:val="26"/>
          <w:szCs w:val="26"/>
        </w:rPr>
        <w:t>push</w:t>
      </w:r>
      <w:r w:rsidR="00AF52E3">
        <w:rPr>
          <w:rFonts w:ascii="Times New Roman" w:hAnsi="Times New Roman" w:cs="Times New Roman"/>
          <w:sz w:val="26"/>
          <w:szCs w:val="26"/>
        </w:rPr>
        <w:t xml:space="preserve"> in tempo reale dei sistemi </w:t>
      </w:r>
      <w:r>
        <w:rPr>
          <w:rFonts w:ascii="Times New Roman" w:hAnsi="Times New Roman" w:cs="Times New Roman"/>
          <w:i/>
          <w:sz w:val="26"/>
          <w:szCs w:val="26"/>
        </w:rPr>
        <w:t xml:space="preserve">database </w:t>
      </w:r>
      <w:r w:rsidR="00DD22EE">
        <w:rPr>
          <w:rFonts w:ascii="Times New Roman" w:hAnsi="Times New Roman" w:cs="Times New Roman"/>
          <w:i/>
          <w:sz w:val="26"/>
          <w:szCs w:val="26"/>
        </w:rPr>
        <w:t>real</w:t>
      </w:r>
      <w:r w:rsidR="00DD22EE" w:rsidRPr="005518BE">
        <w:rPr>
          <w:rFonts w:ascii="Times New Roman" w:hAnsi="Times New Roman" w:cs="Times New Roman"/>
          <w:i/>
          <w:sz w:val="26"/>
          <w:szCs w:val="26"/>
        </w:rPr>
        <w:t>-time</w:t>
      </w:r>
      <w:r w:rsidR="00AF52E3">
        <w:rPr>
          <w:rFonts w:ascii="Times New Roman" w:hAnsi="Times New Roman" w:cs="Times New Roman"/>
          <w:sz w:val="26"/>
          <w:szCs w:val="26"/>
        </w:rPr>
        <w:t xml:space="preserve"> </w:t>
      </w:r>
      <w:r w:rsidR="00DD22EE">
        <w:rPr>
          <w:rFonts w:ascii="Times New Roman" w:hAnsi="Times New Roman" w:cs="Times New Roman"/>
          <w:sz w:val="26"/>
          <w:szCs w:val="26"/>
        </w:rPr>
        <w:t>facilita</w:t>
      </w:r>
      <w:r w:rsidR="00AF52E3">
        <w:rPr>
          <w:rFonts w:ascii="Times New Roman" w:hAnsi="Times New Roman" w:cs="Times New Roman"/>
          <w:sz w:val="26"/>
          <w:szCs w:val="26"/>
        </w:rPr>
        <w:t xml:space="preserve"> quindi lo sviluppo di applicazioni web reattive.</w:t>
      </w:r>
      <w:r>
        <w:rPr>
          <w:rFonts w:ascii="Times New Roman" w:hAnsi="Times New Roman" w:cs="Times New Roman"/>
          <w:sz w:val="26"/>
          <w:szCs w:val="26"/>
        </w:rPr>
        <w:t xml:space="preserve"> </w:t>
      </w:r>
      <w:r w:rsidR="00AF52E3">
        <w:rPr>
          <w:rFonts w:ascii="Times New Roman" w:hAnsi="Times New Roman" w:cs="Times New Roman"/>
          <w:sz w:val="26"/>
          <w:szCs w:val="26"/>
        </w:rPr>
        <w:t xml:space="preserve">La modifica dei dati </w:t>
      </w:r>
      <w:r w:rsidR="00DD22EE">
        <w:rPr>
          <w:rFonts w:ascii="Times New Roman" w:hAnsi="Times New Roman" w:cs="Times New Roman"/>
          <w:sz w:val="26"/>
          <w:szCs w:val="26"/>
        </w:rPr>
        <w:t>è</w:t>
      </w:r>
      <w:r w:rsidR="00AF52E3">
        <w:rPr>
          <w:rFonts w:ascii="Times New Roman" w:hAnsi="Times New Roman" w:cs="Times New Roman"/>
          <w:sz w:val="26"/>
          <w:szCs w:val="26"/>
        </w:rPr>
        <w:t xml:space="preserve"> intercettata e notificata in tempo reale a tutti i servizi client.</w:t>
      </w:r>
      <w:r>
        <w:rPr>
          <w:rFonts w:ascii="Times New Roman" w:hAnsi="Times New Roman" w:cs="Times New Roman"/>
          <w:sz w:val="26"/>
          <w:szCs w:val="26"/>
        </w:rPr>
        <w:t xml:space="preserve"> </w:t>
      </w:r>
      <w:r w:rsidR="00AF52E3">
        <w:rPr>
          <w:rFonts w:ascii="Times New Roman" w:hAnsi="Times New Roman" w:cs="Times New Roman"/>
          <w:sz w:val="26"/>
          <w:szCs w:val="26"/>
        </w:rPr>
        <w:t>L’utilizzo di questi particolari e nuovi sistemi</w:t>
      </w:r>
      <w:r>
        <w:rPr>
          <w:rFonts w:ascii="Times New Roman" w:hAnsi="Times New Roman" w:cs="Times New Roman"/>
          <w:sz w:val="26"/>
          <w:szCs w:val="26"/>
        </w:rPr>
        <w:t xml:space="preserve"> è quindi </w:t>
      </w:r>
      <w:r w:rsidR="00DD22EE">
        <w:rPr>
          <w:rFonts w:ascii="Times New Roman" w:hAnsi="Times New Roman" w:cs="Times New Roman"/>
          <w:sz w:val="26"/>
          <w:szCs w:val="26"/>
        </w:rPr>
        <w:t>molto</w:t>
      </w:r>
      <w:r>
        <w:rPr>
          <w:rFonts w:ascii="Times New Roman" w:hAnsi="Times New Roman" w:cs="Times New Roman"/>
          <w:sz w:val="26"/>
          <w:szCs w:val="26"/>
        </w:rPr>
        <w:t xml:space="preserve"> consigliato</w:t>
      </w:r>
      <w:r w:rsidR="00AF52E3">
        <w:rPr>
          <w:rFonts w:ascii="Times New Roman" w:hAnsi="Times New Roman" w:cs="Times New Roman"/>
          <w:sz w:val="26"/>
          <w:szCs w:val="26"/>
        </w:rPr>
        <w:t xml:space="preserve"> quando le applicazioni </w:t>
      </w:r>
      <w:r w:rsidR="00DD22EE">
        <w:rPr>
          <w:rFonts w:ascii="Times New Roman" w:hAnsi="Times New Roman" w:cs="Times New Roman"/>
          <w:sz w:val="26"/>
          <w:szCs w:val="26"/>
        </w:rPr>
        <w:t>richiedono di</w:t>
      </w:r>
      <w:r>
        <w:rPr>
          <w:rFonts w:ascii="Times New Roman" w:hAnsi="Times New Roman" w:cs="Times New Roman"/>
          <w:sz w:val="26"/>
          <w:szCs w:val="26"/>
        </w:rPr>
        <w:t xml:space="preserve"> essere aggiornate in tempo reale. </w:t>
      </w:r>
      <w:r w:rsidR="00DD22EE">
        <w:rPr>
          <w:rFonts w:ascii="Times New Roman" w:hAnsi="Times New Roman" w:cs="Times New Roman"/>
          <w:sz w:val="26"/>
          <w:szCs w:val="26"/>
        </w:rPr>
        <w:t>Siccome, ad</w:t>
      </w:r>
      <w:r w:rsidR="00AF52E3">
        <w:rPr>
          <w:rFonts w:ascii="Times New Roman" w:hAnsi="Times New Roman" w:cs="Times New Roman"/>
          <w:sz w:val="26"/>
          <w:szCs w:val="26"/>
        </w:rPr>
        <w:t xml:space="preserve"> esempio</w:t>
      </w:r>
      <w:r w:rsidR="00DD22EE">
        <w:rPr>
          <w:rFonts w:ascii="Times New Roman" w:hAnsi="Times New Roman" w:cs="Times New Roman"/>
          <w:sz w:val="26"/>
          <w:szCs w:val="26"/>
        </w:rPr>
        <w:t>,</w:t>
      </w:r>
      <w:r w:rsidR="00AF52E3">
        <w:rPr>
          <w:rFonts w:ascii="Times New Roman" w:hAnsi="Times New Roman" w:cs="Times New Roman"/>
          <w:sz w:val="26"/>
          <w:szCs w:val="26"/>
        </w:rPr>
        <w:t xml:space="preserve"> i dati correnti d</w:t>
      </w:r>
      <w:r>
        <w:rPr>
          <w:rFonts w:ascii="Times New Roman" w:hAnsi="Times New Roman" w:cs="Times New Roman"/>
          <w:sz w:val="26"/>
          <w:szCs w:val="26"/>
        </w:rPr>
        <w:t>ei mercati della borsa di New Y</w:t>
      </w:r>
      <w:r w:rsidR="00AF52E3">
        <w:rPr>
          <w:rFonts w:ascii="Times New Roman" w:hAnsi="Times New Roman" w:cs="Times New Roman"/>
          <w:sz w:val="26"/>
          <w:szCs w:val="26"/>
        </w:rPr>
        <w:t xml:space="preserve">ork sono estremamente dinamici nel tempo, l’architettura offerta dai </w:t>
      </w:r>
      <w:r w:rsidR="00AF52E3" w:rsidRPr="005518BE">
        <w:rPr>
          <w:rFonts w:ascii="Times New Roman" w:hAnsi="Times New Roman" w:cs="Times New Roman"/>
          <w:i/>
          <w:sz w:val="26"/>
          <w:szCs w:val="26"/>
        </w:rPr>
        <w:t>database real-time</w:t>
      </w:r>
      <w:r w:rsidR="00AF52E3">
        <w:rPr>
          <w:rFonts w:ascii="Times New Roman" w:hAnsi="Times New Roman" w:cs="Times New Roman"/>
          <w:sz w:val="26"/>
          <w:szCs w:val="26"/>
        </w:rPr>
        <w:t xml:space="preserve"> potrebbe essere </w:t>
      </w:r>
      <w:r w:rsidR="00DD22EE">
        <w:rPr>
          <w:rFonts w:ascii="Times New Roman" w:hAnsi="Times New Roman" w:cs="Times New Roman"/>
          <w:sz w:val="26"/>
          <w:szCs w:val="26"/>
        </w:rPr>
        <w:t>molto</w:t>
      </w:r>
      <w:r w:rsidR="00AF52E3">
        <w:rPr>
          <w:rFonts w:ascii="Times New Roman" w:hAnsi="Times New Roman" w:cs="Times New Roman"/>
          <w:sz w:val="26"/>
          <w:szCs w:val="26"/>
        </w:rPr>
        <w:t xml:space="preserve"> vantaggiosa per un’applicazione che disegna i grafici </w:t>
      </w:r>
      <w:r>
        <w:rPr>
          <w:rFonts w:ascii="Times New Roman" w:hAnsi="Times New Roman" w:cs="Times New Roman"/>
          <w:sz w:val="26"/>
          <w:szCs w:val="26"/>
        </w:rPr>
        <w:t xml:space="preserve">in tempo reale </w:t>
      </w:r>
      <w:r w:rsidR="00AF52E3">
        <w:rPr>
          <w:rFonts w:ascii="Times New Roman" w:hAnsi="Times New Roman" w:cs="Times New Roman"/>
          <w:sz w:val="26"/>
          <w:szCs w:val="26"/>
        </w:rPr>
        <w:t>di questi mercati azionari</w:t>
      </w:r>
      <w:r w:rsidR="0049347E">
        <w:rPr>
          <w:rFonts w:ascii="Times New Roman" w:hAnsi="Times New Roman" w:cs="Times New Roman"/>
          <w:sz w:val="26"/>
          <w:szCs w:val="26"/>
        </w:rPr>
        <w:t xml:space="preserve"> </w:t>
      </w:r>
      <w:hyperlink w:anchor="database_realtime2" w:history="1">
        <w:r w:rsidR="0049347E" w:rsidRPr="00E17F3C">
          <w:rPr>
            <w:rStyle w:val="Collegamentoipertestuale"/>
            <w:rFonts w:ascii="Times New Roman" w:hAnsi="Times New Roman" w:cs="Times New Roman"/>
            <w:color w:val="0070C0"/>
            <w:sz w:val="26"/>
            <w:szCs w:val="26"/>
          </w:rPr>
          <w:t>[2]</w:t>
        </w:r>
      </w:hyperlink>
      <w:r w:rsidR="00DD22EE">
        <w:rPr>
          <w:rFonts w:ascii="Times New Roman" w:hAnsi="Times New Roman" w:cs="Times New Roman"/>
          <w:sz w:val="26"/>
          <w:szCs w:val="26"/>
        </w:rPr>
        <w:t xml:space="preserve">. </w:t>
      </w:r>
      <w:r w:rsidR="00266438">
        <w:rPr>
          <w:rFonts w:ascii="Times New Roman" w:hAnsi="Times New Roman" w:cs="Times New Roman"/>
          <w:sz w:val="26"/>
          <w:szCs w:val="26"/>
        </w:rPr>
        <w:t>P</w:t>
      </w:r>
      <w:r w:rsidR="00AF52E3" w:rsidRPr="005518BE">
        <w:rPr>
          <w:rFonts w:ascii="Times New Roman" w:hAnsi="Times New Roman" w:cs="Times New Roman"/>
          <w:sz w:val="26"/>
          <w:szCs w:val="26"/>
        </w:rPr>
        <w:t>otrebbe</w:t>
      </w:r>
      <w:r w:rsidR="00266438">
        <w:rPr>
          <w:rFonts w:ascii="Times New Roman" w:hAnsi="Times New Roman" w:cs="Times New Roman"/>
          <w:sz w:val="26"/>
          <w:szCs w:val="26"/>
        </w:rPr>
        <w:t xml:space="preserve"> inoltre</w:t>
      </w:r>
      <w:r w:rsidR="00AF52E3" w:rsidRPr="005518BE">
        <w:rPr>
          <w:rFonts w:ascii="Times New Roman" w:hAnsi="Times New Roman" w:cs="Times New Roman"/>
          <w:sz w:val="26"/>
          <w:szCs w:val="26"/>
        </w:rPr>
        <w:t xml:space="preserve"> essere</w:t>
      </w:r>
      <w:r w:rsidR="00266438">
        <w:rPr>
          <w:rFonts w:ascii="Times New Roman" w:hAnsi="Times New Roman" w:cs="Times New Roman"/>
          <w:sz w:val="26"/>
          <w:szCs w:val="26"/>
        </w:rPr>
        <w:t xml:space="preserve"> interessante</w:t>
      </w:r>
      <w:r w:rsidR="00AF52E3" w:rsidRPr="005518BE">
        <w:rPr>
          <w:rFonts w:ascii="Times New Roman" w:hAnsi="Times New Roman" w:cs="Times New Roman"/>
          <w:sz w:val="26"/>
          <w:szCs w:val="26"/>
        </w:rPr>
        <w:t xml:space="preserve"> </w:t>
      </w:r>
      <w:r w:rsidR="00266438">
        <w:rPr>
          <w:rFonts w:ascii="Times New Roman" w:hAnsi="Times New Roman" w:cs="Times New Roman"/>
          <w:sz w:val="26"/>
          <w:szCs w:val="26"/>
        </w:rPr>
        <w:t>utilizzare questi sistemi nei contesti</w:t>
      </w:r>
      <w:r w:rsidR="00AF52E3" w:rsidRPr="005518BE">
        <w:rPr>
          <w:rFonts w:ascii="Times New Roman" w:hAnsi="Times New Roman" w:cs="Times New Roman"/>
          <w:sz w:val="26"/>
          <w:szCs w:val="26"/>
        </w:rPr>
        <w:t xml:space="preserve"> di applicazione di</w:t>
      </w:r>
      <w:r w:rsidRPr="005518BE">
        <w:rPr>
          <w:rFonts w:ascii="Times New Roman" w:hAnsi="Times New Roman" w:cs="Times New Roman"/>
          <w:sz w:val="26"/>
          <w:szCs w:val="26"/>
        </w:rPr>
        <w:t xml:space="preserve"> progettazione </w:t>
      </w:r>
      <w:r w:rsidR="00AF52E3" w:rsidRPr="005518BE">
        <w:rPr>
          <w:rFonts w:ascii="Times New Roman" w:hAnsi="Times New Roman" w:cs="Times New Roman"/>
          <w:sz w:val="26"/>
          <w:szCs w:val="26"/>
        </w:rPr>
        <w:t>collaborativa</w:t>
      </w:r>
      <w:r w:rsidR="00266438">
        <w:rPr>
          <w:rFonts w:ascii="Times New Roman" w:hAnsi="Times New Roman" w:cs="Times New Roman"/>
          <w:sz w:val="26"/>
          <w:szCs w:val="26"/>
        </w:rPr>
        <w:t xml:space="preserve">, quando un utente, ad esempio, decide di </w:t>
      </w:r>
      <w:r w:rsidR="00AF52E3" w:rsidRPr="005518BE">
        <w:rPr>
          <w:rFonts w:ascii="Times New Roman" w:hAnsi="Times New Roman" w:cs="Times New Roman"/>
          <w:sz w:val="26"/>
          <w:szCs w:val="26"/>
        </w:rPr>
        <w:t>cambia</w:t>
      </w:r>
      <w:r w:rsidR="00266438">
        <w:rPr>
          <w:rFonts w:ascii="Times New Roman" w:hAnsi="Times New Roman" w:cs="Times New Roman"/>
          <w:sz w:val="26"/>
          <w:szCs w:val="26"/>
        </w:rPr>
        <w:t>re</w:t>
      </w:r>
      <w:r w:rsidR="00AF52E3" w:rsidRPr="005518BE">
        <w:rPr>
          <w:rFonts w:ascii="Times New Roman" w:hAnsi="Times New Roman" w:cs="Times New Roman"/>
          <w:sz w:val="26"/>
          <w:szCs w:val="26"/>
        </w:rPr>
        <w:t xml:space="preserve"> la posizione di un pulsante.</w:t>
      </w:r>
      <w:r w:rsidR="00266438">
        <w:rPr>
          <w:rFonts w:ascii="Times New Roman" w:hAnsi="Times New Roman" w:cs="Times New Roman"/>
          <w:sz w:val="26"/>
          <w:szCs w:val="26"/>
        </w:rPr>
        <w:t xml:space="preserve"> </w:t>
      </w:r>
      <w:r w:rsidR="00AF52E3" w:rsidRPr="005518BE">
        <w:rPr>
          <w:rFonts w:ascii="Times New Roman" w:hAnsi="Times New Roman" w:cs="Times New Roman"/>
          <w:sz w:val="26"/>
          <w:szCs w:val="26"/>
        </w:rPr>
        <w:t xml:space="preserve">Sarà il </w:t>
      </w:r>
      <w:r w:rsidR="00AF52E3" w:rsidRPr="00266438">
        <w:rPr>
          <w:rFonts w:ascii="Times New Roman" w:hAnsi="Times New Roman" w:cs="Times New Roman"/>
          <w:i/>
          <w:sz w:val="26"/>
          <w:szCs w:val="26"/>
        </w:rPr>
        <w:t>dbms</w:t>
      </w:r>
      <w:r w:rsidR="00AF52E3" w:rsidRPr="005518BE">
        <w:rPr>
          <w:rFonts w:ascii="Times New Roman" w:hAnsi="Times New Roman" w:cs="Times New Roman"/>
          <w:sz w:val="26"/>
          <w:szCs w:val="26"/>
        </w:rPr>
        <w:t xml:space="preserve"> stesso </w:t>
      </w:r>
      <w:r w:rsidR="00DD22EE" w:rsidRPr="005518BE">
        <w:rPr>
          <w:rFonts w:ascii="Times New Roman" w:hAnsi="Times New Roman" w:cs="Times New Roman"/>
          <w:sz w:val="26"/>
          <w:szCs w:val="26"/>
        </w:rPr>
        <w:t>a</w:t>
      </w:r>
      <w:r w:rsidR="00AF52E3" w:rsidRPr="005518BE">
        <w:rPr>
          <w:rFonts w:ascii="Times New Roman" w:hAnsi="Times New Roman" w:cs="Times New Roman"/>
          <w:sz w:val="26"/>
          <w:szCs w:val="26"/>
        </w:rPr>
        <w:t xml:space="preserve"> informare gli altri utenti, che stanno lavorando contemporanea</w:t>
      </w:r>
      <w:r w:rsidR="00266438">
        <w:rPr>
          <w:rFonts w:ascii="Times New Roman" w:hAnsi="Times New Roman" w:cs="Times New Roman"/>
          <w:sz w:val="26"/>
          <w:szCs w:val="26"/>
        </w:rPr>
        <w:t>mente allo stesso progetto, dell’aggiornamento effettuato.</w:t>
      </w:r>
      <w:r w:rsidR="007F6608">
        <w:rPr>
          <w:rFonts w:ascii="Times New Roman" w:hAnsi="Times New Roman" w:cs="Times New Roman"/>
          <w:sz w:val="26"/>
          <w:szCs w:val="26"/>
        </w:rPr>
        <w:t xml:space="preserve"> </w:t>
      </w:r>
      <w:r w:rsidR="00266438">
        <w:rPr>
          <w:rFonts w:ascii="Times New Roman" w:hAnsi="Times New Roman" w:cs="Times New Roman"/>
          <w:sz w:val="26"/>
          <w:szCs w:val="26"/>
        </w:rPr>
        <w:t xml:space="preserve">Si potrebbe infine utilizzare nello </w:t>
      </w:r>
      <w:r w:rsidR="00DD22EE">
        <w:rPr>
          <w:rFonts w:ascii="Times New Roman" w:hAnsi="Times New Roman" w:cs="Times New Roman"/>
          <w:sz w:val="26"/>
          <w:szCs w:val="26"/>
        </w:rPr>
        <w:t>sviluppo</w:t>
      </w:r>
      <w:r w:rsidR="00266438">
        <w:rPr>
          <w:rFonts w:ascii="Times New Roman" w:hAnsi="Times New Roman" w:cs="Times New Roman"/>
          <w:sz w:val="26"/>
          <w:szCs w:val="26"/>
        </w:rPr>
        <w:t xml:space="preserve"> di videogiochi multiplayer e nello streaming di applicazioni di analisi.</w:t>
      </w:r>
    </w:p>
    <w:p w14:paraId="3CF59FC0" w14:textId="77777777" w:rsidR="00AF52E3" w:rsidRDefault="00266438" w:rsidP="00B57C6D">
      <w:pPr>
        <w:jc w:val="both"/>
        <w:rPr>
          <w:rFonts w:ascii="Times New Roman" w:hAnsi="Times New Roman" w:cs="Times New Roman"/>
          <w:sz w:val="26"/>
          <w:szCs w:val="26"/>
        </w:rPr>
      </w:pPr>
      <w:r>
        <w:rPr>
          <w:rFonts w:ascii="Times New Roman" w:hAnsi="Times New Roman" w:cs="Times New Roman"/>
          <w:sz w:val="26"/>
          <w:szCs w:val="26"/>
        </w:rPr>
        <w:tab/>
      </w:r>
      <w:r w:rsidR="00AF52E3" w:rsidRPr="005518BE">
        <w:rPr>
          <w:rFonts w:ascii="Times New Roman" w:hAnsi="Times New Roman" w:cs="Times New Roman"/>
          <w:sz w:val="26"/>
          <w:szCs w:val="26"/>
        </w:rPr>
        <w:t>L’adattamento dei sistemi gestionali di database alle esigenze</w:t>
      </w:r>
      <w:r>
        <w:rPr>
          <w:rFonts w:ascii="Times New Roman" w:hAnsi="Times New Roman" w:cs="Times New Roman"/>
          <w:sz w:val="26"/>
          <w:szCs w:val="26"/>
        </w:rPr>
        <w:t xml:space="preserve"> di aggior</w:t>
      </w:r>
      <w:r w:rsidR="0048732A">
        <w:rPr>
          <w:rFonts w:ascii="Times New Roman" w:hAnsi="Times New Roman" w:cs="Times New Roman"/>
          <w:sz w:val="26"/>
          <w:szCs w:val="26"/>
        </w:rPr>
        <w:t>na</w:t>
      </w:r>
      <w:r>
        <w:rPr>
          <w:rFonts w:ascii="Times New Roman" w:hAnsi="Times New Roman" w:cs="Times New Roman"/>
          <w:sz w:val="26"/>
          <w:szCs w:val="26"/>
        </w:rPr>
        <w:t>mento</w:t>
      </w:r>
      <w:r w:rsidR="00AF52E3" w:rsidRPr="005518BE">
        <w:rPr>
          <w:rFonts w:ascii="Times New Roman" w:hAnsi="Times New Roman" w:cs="Times New Roman"/>
          <w:sz w:val="26"/>
          <w:szCs w:val="26"/>
        </w:rPr>
        <w:t xml:space="preserve"> in tempo reale rappresenta ancora un’enorme sfida ingegneristica.</w:t>
      </w:r>
    </w:p>
    <w:p w14:paraId="35FE5A7F" w14:textId="77777777" w:rsidR="00DD1A3B" w:rsidRDefault="00DD1A3B" w:rsidP="00B57C6D">
      <w:pPr>
        <w:jc w:val="both"/>
        <w:rPr>
          <w:rFonts w:ascii="Times New Roman" w:hAnsi="Times New Roman" w:cs="Times New Roman"/>
          <w:sz w:val="26"/>
          <w:szCs w:val="26"/>
        </w:rPr>
      </w:pPr>
    </w:p>
    <w:p w14:paraId="79E29A7E" w14:textId="77777777" w:rsidR="00DD1A3B" w:rsidRDefault="00DD1A3B" w:rsidP="00B57C6D">
      <w:pPr>
        <w:jc w:val="both"/>
        <w:rPr>
          <w:rFonts w:ascii="Times New Roman" w:hAnsi="Times New Roman" w:cs="Times New Roman"/>
          <w:sz w:val="26"/>
          <w:szCs w:val="26"/>
        </w:rPr>
      </w:pPr>
    </w:p>
    <w:p w14:paraId="054DC43F" w14:textId="77777777" w:rsidR="00DD1A3B" w:rsidRPr="005518BE" w:rsidRDefault="00DD1A3B" w:rsidP="00B57C6D">
      <w:pPr>
        <w:jc w:val="both"/>
        <w:rPr>
          <w:rFonts w:ascii="Times New Roman" w:hAnsi="Times New Roman" w:cs="Times New Roman"/>
          <w:sz w:val="26"/>
          <w:szCs w:val="26"/>
        </w:rPr>
      </w:pPr>
    </w:p>
    <w:p w14:paraId="136E4ABB" w14:textId="77777777" w:rsidR="00DD1A3B" w:rsidRDefault="00266438" w:rsidP="00B57C6D">
      <w:pPr>
        <w:jc w:val="both"/>
      </w:pPr>
      <w:r>
        <w:tab/>
      </w:r>
    </w:p>
    <w:p w14:paraId="093590FF" w14:textId="77777777" w:rsidR="0049347E" w:rsidRPr="00DD1A3B" w:rsidRDefault="00DD1A3B" w:rsidP="00B57C6D">
      <w:pPr>
        <w:jc w:val="both"/>
        <w:rPr>
          <w:rFonts w:ascii="Times New Roman" w:hAnsi="Times New Roman" w:cs="Times New Roman"/>
          <w:sz w:val="26"/>
          <w:szCs w:val="26"/>
        </w:rPr>
      </w:pPr>
      <w:r>
        <w:tab/>
      </w:r>
      <w:r w:rsidR="0048732A" w:rsidRPr="00DD1A3B">
        <w:rPr>
          <w:rFonts w:ascii="Times New Roman" w:hAnsi="Times New Roman" w:cs="Times New Roman"/>
          <w:sz w:val="26"/>
          <w:szCs w:val="26"/>
        </w:rPr>
        <w:t>Al contrario</w:t>
      </w:r>
      <w:r w:rsidR="00266438" w:rsidRPr="00DD1A3B">
        <w:rPr>
          <w:rFonts w:ascii="Times New Roman" w:hAnsi="Times New Roman" w:cs="Times New Roman"/>
          <w:sz w:val="26"/>
          <w:szCs w:val="26"/>
        </w:rPr>
        <w:t>, però,</w:t>
      </w:r>
      <w:r w:rsidR="0048732A" w:rsidRPr="00DD1A3B">
        <w:rPr>
          <w:rFonts w:ascii="Times New Roman" w:hAnsi="Times New Roman" w:cs="Times New Roman"/>
          <w:sz w:val="26"/>
          <w:szCs w:val="26"/>
        </w:rPr>
        <w:t xml:space="preserve"> </w:t>
      </w:r>
      <w:r w:rsidR="00AF52E3" w:rsidRPr="00DD1A3B">
        <w:rPr>
          <w:rFonts w:ascii="Times New Roman" w:hAnsi="Times New Roman" w:cs="Times New Roman"/>
          <w:sz w:val="26"/>
          <w:szCs w:val="26"/>
        </w:rPr>
        <w:t xml:space="preserve">i nuovi sistemi database real-time non sono </w:t>
      </w:r>
      <w:r w:rsidR="0048732A" w:rsidRPr="00DD1A3B">
        <w:rPr>
          <w:rFonts w:ascii="Times New Roman" w:hAnsi="Times New Roman" w:cs="Times New Roman"/>
          <w:sz w:val="26"/>
          <w:szCs w:val="26"/>
        </w:rPr>
        <w:t>sempre la scelta ottimale. Quando si</w:t>
      </w:r>
      <w:r w:rsidR="00AF52E3" w:rsidRPr="00DD1A3B">
        <w:rPr>
          <w:rFonts w:ascii="Times New Roman" w:hAnsi="Times New Roman" w:cs="Times New Roman"/>
          <w:sz w:val="26"/>
          <w:szCs w:val="26"/>
        </w:rPr>
        <w:t xml:space="preserve"> ha la necessità di rispettare le proprietà </w:t>
      </w:r>
      <w:r w:rsidR="00AF52E3" w:rsidRPr="007F6608">
        <w:rPr>
          <w:rFonts w:ascii="Times New Roman" w:hAnsi="Times New Roman" w:cs="Times New Roman"/>
          <w:i/>
          <w:sz w:val="26"/>
          <w:szCs w:val="26"/>
        </w:rPr>
        <w:t>ACID</w:t>
      </w:r>
      <w:r w:rsidR="00AF52E3" w:rsidRPr="00DD1A3B">
        <w:rPr>
          <w:rFonts w:ascii="Times New Roman" w:hAnsi="Times New Roman" w:cs="Times New Roman"/>
          <w:sz w:val="26"/>
          <w:szCs w:val="26"/>
        </w:rPr>
        <w:t xml:space="preserve"> ovvero atomicità, coerenza, isolamento e durabilità dei dati</w:t>
      </w:r>
      <w:r w:rsidR="0049347E" w:rsidRPr="00DD1A3B">
        <w:rPr>
          <w:rFonts w:ascii="Times New Roman" w:hAnsi="Times New Roman" w:cs="Times New Roman"/>
          <w:sz w:val="26"/>
          <w:szCs w:val="26"/>
        </w:rPr>
        <w:t xml:space="preserve"> </w:t>
      </w:r>
      <w:r w:rsidR="0048732A" w:rsidRPr="00DD1A3B">
        <w:rPr>
          <w:rFonts w:ascii="Times New Roman" w:hAnsi="Times New Roman" w:cs="Times New Roman"/>
          <w:sz w:val="26"/>
          <w:szCs w:val="26"/>
        </w:rPr>
        <w:t>occorre fare affidamento ai</w:t>
      </w:r>
      <w:r w:rsidR="0049347E" w:rsidRPr="00DD1A3B">
        <w:rPr>
          <w:rFonts w:ascii="Times New Roman" w:hAnsi="Times New Roman" w:cs="Times New Roman"/>
          <w:sz w:val="26"/>
          <w:szCs w:val="26"/>
        </w:rPr>
        <w:t xml:space="preserve"> classici </w:t>
      </w:r>
      <w:r w:rsidR="00266438" w:rsidRPr="00DD1A3B">
        <w:rPr>
          <w:rFonts w:ascii="Times New Roman" w:hAnsi="Times New Roman" w:cs="Times New Roman"/>
          <w:sz w:val="26"/>
          <w:szCs w:val="26"/>
        </w:rPr>
        <w:t xml:space="preserve">sistemi </w:t>
      </w:r>
      <w:r w:rsidR="0049347E" w:rsidRPr="00DD1A3B">
        <w:rPr>
          <w:rFonts w:ascii="Times New Roman" w:hAnsi="Times New Roman" w:cs="Times New Roman"/>
          <w:i/>
          <w:sz w:val="26"/>
          <w:szCs w:val="26"/>
        </w:rPr>
        <w:t>dbms</w:t>
      </w:r>
      <w:r w:rsidR="0049347E" w:rsidRPr="00DD1A3B">
        <w:rPr>
          <w:rFonts w:ascii="Times New Roman" w:hAnsi="Times New Roman" w:cs="Times New Roman"/>
          <w:sz w:val="26"/>
          <w:szCs w:val="26"/>
        </w:rPr>
        <w:t xml:space="preserve"> relazionali</w:t>
      </w:r>
      <w:r w:rsidR="0048732A" w:rsidRPr="00DD1A3B">
        <w:rPr>
          <w:rFonts w:ascii="Times New Roman" w:hAnsi="Times New Roman" w:cs="Times New Roman"/>
          <w:sz w:val="26"/>
          <w:szCs w:val="26"/>
        </w:rPr>
        <w:t xml:space="preserve"> e quando si</w:t>
      </w:r>
      <w:r w:rsidR="00AF52E3" w:rsidRPr="00DD1A3B">
        <w:rPr>
          <w:rFonts w:ascii="Times New Roman" w:hAnsi="Times New Roman" w:cs="Times New Roman"/>
          <w:sz w:val="26"/>
          <w:szCs w:val="26"/>
        </w:rPr>
        <w:t xml:space="preserve"> eseguono</w:t>
      </w:r>
      <w:r w:rsidR="0049347E" w:rsidRPr="00DD1A3B">
        <w:rPr>
          <w:rFonts w:ascii="Times New Roman" w:hAnsi="Times New Roman" w:cs="Times New Roman"/>
          <w:sz w:val="26"/>
          <w:szCs w:val="26"/>
        </w:rPr>
        <w:t xml:space="preserve"> </w:t>
      </w:r>
      <w:r w:rsidR="00AF52E3" w:rsidRPr="00DD1A3B">
        <w:rPr>
          <w:rFonts w:ascii="Times New Roman" w:hAnsi="Times New Roman" w:cs="Times New Roman"/>
          <w:sz w:val="26"/>
          <w:szCs w:val="26"/>
        </w:rPr>
        <w:t xml:space="preserve">analisi ad </w:t>
      </w:r>
      <w:r w:rsidR="0048732A" w:rsidRPr="00DD1A3B">
        <w:rPr>
          <w:rFonts w:ascii="Times New Roman" w:hAnsi="Times New Roman" w:cs="Times New Roman"/>
          <w:sz w:val="26"/>
          <w:szCs w:val="26"/>
        </w:rPr>
        <w:t xml:space="preserve">alta intensità di </w:t>
      </w:r>
      <w:r w:rsidR="00DD22EE" w:rsidRPr="00DD1A3B">
        <w:rPr>
          <w:rFonts w:ascii="Times New Roman" w:hAnsi="Times New Roman" w:cs="Times New Roman"/>
          <w:sz w:val="26"/>
          <w:szCs w:val="26"/>
        </w:rPr>
        <w:t>calcolo,</w:t>
      </w:r>
      <w:r w:rsidR="0048732A" w:rsidRPr="00DD1A3B">
        <w:rPr>
          <w:rFonts w:ascii="Times New Roman" w:hAnsi="Times New Roman" w:cs="Times New Roman"/>
          <w:sz w:val="26"/>
          <w:szCs w:val="26"/>
        </w:rPr>
        <w:t xml:space="preserve"> occorre utilizzare</w:t>
      </w:r>
      <w:r w:rsidR="0049347E" w:rsidRPr="00DD1A3B">
        <w:rPr>
          <w:rFonts w:ascii="Times New Roman" w:hAnsi="Times New Roman" w:cs="Times New Roman"/>
          <w:sz w:val="26"/>
          <w:szCs w:val="26"/>
        </w:rPr>
        <w:t xml:space="preserve"> un sistema di </w:t>
      </w:r>
      <w:r w:rsidR="0049347E" w:rsidRPr="00DD1A3B">
        <w:rPr>
          <w:rFonts w:ascii="Times New Roman" w:hAnsi="Times New Roman" w:cs="Times New Roman"/>
          <w:i/>
          <w:sz w:val="26"/>
          <w:szCs w:val="26"/>
        </w:rPr>
        <w:t>Big Data</w:t>
      </w:r>
      <w:r w:rsidR="0049347E" w:rsidRPr="00DD1A3B">
        <w:rPr>
          <w:rFonts w:ascii="Times New Roman" w:hAnsi="Times New Roman" w:cs="Times New Roman"/>
          <w:sz w:val="26"/>
          <w:szCs w:val="26"/>
        </w:rPr>
        <w:t xml:space="preserve"> come </w:t>
      </w:r>
      <w:r w:rsidR="0049347E" w:rsidRPr="00DD1A3B">
        <w:rPr>
          <w:rFonts w:ascii="Times New Roman" w:hAnsi="Times New Roman" w:cs="Times New Roman"/>
          <w:i/>
          <w:sz w:val="26"/>
          <w:szCs w:val="26"/>
        </w:rPr>
        <w:t>Hadoop</w:t>
      </w:r>
      <w:r w:rsidR="0049347E" w:rsidRPr="00DD1A3B">
        <w:rPr>
          <w:rFonts w:ascii="Times New Roman" w:hAnsi="Times New Roman" w:cs="Times New Roman"/>
          <w:sz w:val="26"/>
          <w:szCs w:val="26"/>
        </w:rPr>
        <w:t xml:space="preserve"> o ad un archivio orientato alle colonne come </w:t>
      </w:r>
      <w:r w:rsidR="0049347E" w:rsidRPr="00DD1A3B">
        <w:rPr>
          <w:rFonts w:ascii="Times New Roman" w:hAnsi="Times New Roman" w:cs="Times New Roman"/>
          <w:i/>
          <w:sz w:val="26"/>
          <w:szCs w:val="26"/>
        </w:rPr>
        <w:t>Vertica</w:t>
      </w:r>
      <w:r w:rsidR="0049347E" w:rsidRPr="00DD1A3B">
        <w:rPr>
          <w:rFonts w:ascii="Times New Roman" w:hAnsi="Times New Roman" w:cs="Times New Roman"/>
          <w:sz w:val="26"/>
          <w:szCs w:val="26"/>
        </w:rPr>
        <w:t>.</w:t>
      </w:r>
    </w:p>
    <w:p w14:paraId="67084ECA" w14:textId="77777777" w:rsidR="00AF52E3" w:rsidRPr="00DD1A3B" w:rsidRDefault="00AF52E3" w:rsidP="00B57C6D">
      <w:pPr>
        <w:pStyle w:val="Titolo3"/>
        <w:jc w:val="both"/>
        <w:rPr>
          <w:rFonts w:ascii="Times New Roman" w:hAnsi="Times New Roman" w:cs="Times New Roman"/>
          <w:sz w:val="26"/>
          <w:szCs w:val="26"/>
        </w:rPr>
      </w:pPr>
    </w:p>
    <w:p w14:paraId="44C39883" w14:textId="77777777" w:rsidR="005F769B" w:rsidRPr="001E1EB9" w:rsidRDefault="001E1EB9" w:rsidP="00B57C6D">
      <w:pPr>
        <w:pStyle w:val="Titolo3"/>
        <w:ind w:left="0"/>
        <w:jc w:val="both"/>
        <w:rPr>
          <w:rFonts w:ascii="Times New Roman" w:hAnsi="Times New Roman" w:cs="Times New Roman"/>
          <w:sz w:val="32"/>
          <w:szCs w:val="32"/>
        </w:rPr>
      </w:pPr>
      <w:bookmarkStart w:id="5" w:name="_Toc61196293"/>
      <w:r w:rsidRPr="001E1EB9">
        <w:rPr>
          <w:rFonts w:ascii="Times New Roman" w:hAnsi="Times New Roman" w:cs="Times New Roman"/>
          <w:sz w:val="32"/>
          <w:szCs w:val="32"/>
        </w:rPr>
        <w:t>Publish/Subscribe</w:t>
      </w:r>
      <w:bookmarkEnd w:id="5"/>
    </w:p>
    <w:p w14:paraId="1EBEC078" w14:textId="77777777" w:rsidR="001E1EB9" w:rsidRDefault="001E1EB9" w:rsidP="00B57C6D">
      <w:pPr>
        <w:pStyle w:val="Titolo2"/>
        <w:ind w:left="0"/>
        <w:jc w:val="both"/>
        <w:rPr>
          <w:rFonts w:ascii="Times New Roman" w:hAnsi="Times New Roman" w:cs="Times New Roman"/>
          <w:sz w:val="36"/>
          <w:szCs w:val="36"/>
        </w:rPr>
      </w:pPr>
    </w:p>
    <w:p w14:paraId="16EA7E22" w14:textId="77777777" w:rsidR="00AE0656" w:rsidRPr="00070051" w:rsidRDefault="00AE0656" w:rsidP="00B57C6D">
      <w:pPr>
        <w:jc w:val="both"/>
        <w:rPr>
          <w:rFonts w:ascii="Times New Roman" w:hAnsi="Times New Roman" w:cs="Times New Roman"/>
          <w:color w:val="000000" w:themeColor="text1"/>
          <w:sz w:val="26"/>
          <w:szCs w:val="26"/>
          <w:shd w:val="clear" w:color="auto" w:fill="FFFFFF"/>
        </w:rPr>
      </w:pPr>
      <w:r>
        <w:rPr>
          <w:rFonts w:ascii="Times New Roman" w:hAnsi="Times New Roman" w:cs="Times New Roman"/>
          <w:sz w:val="26"/>
          <w:szCs w:val="26"/>
          <w:shd w:val="clear" w:color="auto" w:fill="FFFFFF"/>
        </w:rPr>
        <w:tab/>
        <w:t xml:space="preserve">Il sistema che ho sviluppato ha </w:t>
      </w:r>
      <w:r w:rsidR="00DD74FA">
        <w:rPr>
          <w:rFonts w:ascii="Times New Roman" w:hAnsi="Times New Roman" w:cs="Times New Roman"/>
          <w:sz w:val="26"/>
          <w:szCs w:val="26"/>
          <w:shd w:val="clear" w:color="auto" w:fill="FFFFFF"/>
        </w:rPr>
        <w:t>richie</w:t>
      </w:r>
      <w:r>
        <w:rPr>
          <w:rFonts w:ascii="Times New Roman" w:hAnsi="Times New Roman" w:cs="Times New Roman"/>
          <w:sz w:val="26"/>
          <w:szCs w:val="26"/>
          <w:shd w:val="clear" w:color="auto" w:fill="FFFFFF"/>
        </w:rPr>
        <w:t>sto</w:t>
      </w:r>
      <w:r w:rsidR="00DD74FA">
        <w:rPr>
          <w:rFonts w:ascii="Times New Roman" w:hAnsi="Times New Roman" w:cs="Times New Roman"/>
          <w:sz w:val="26"/>
          <w:szCs w:val="26"/>
          <w:shd w:val="clear" w:color="auto" w:fill="FFFFFF"/>
        </w:rPr>
        <w:t xml:space="preserve"> </w:t>
      </w:r>
      <w:r w:rsidR="00E0467A">
        <w:rPr>
          <w:rFonts w:ascii="Times New Roman" w:hAnsi="Times New Roman" w:cs="Times New Roman"/>
          <w:sz w:val="26"/>
          <w:szCs w:val="26"/>
          <w:shd w:val="clear" w:color="auto" w:fill="FFFFFF"/>
        </w:rPr>
        <w:t>un unico importante e particolare requisito</w:t>
      </w:r>
      <w:r w:rsidR="00DD74FA">
        <w:rPr>
          <w:rFonts w:ascii="Times New Roman" w:hAnsi="Times New Roman" w:cs="Times New Roman"/>
          <w:sz w:val="26"/>
          <w:szCs w:val="26"/>
          <w:shd w:val="clear" w:color="auto" w:fill="FFFFFF"/>
        </w:rPr>
        <w:t xml:space="preserve"> di partenza</w:t>
      </w:r>
      <w:r>
        <w:rPr>
          <w:rFonts w:ascii="Times New Roman" w:hAnsi="Times New Roman" w:cs="Times New Roman"/>
          <w:sz w:val="26"/>
          <w:szCs w:val="26"/>
          <w:shd w:val="clear" w:color="auto" w:fill="FFFFFF"/>
        </w:rPr>
        <w:t>:</w:t>
      </w:r>
      <w:r w:rsidR="0049347E">
        <w:rPr>
          <w:rFonts w:ascii="Times New Roman" w:hAnsi="Times New Roman" w:cs="Times New Roman"/>
          <w:sz w:val="26"/>
          <w:szCs w:val="26"/>
          <w:shd w:val="clear" w:color="auto" w:fill="FFFFFF"/>
        </w:rPr>
        <w:t xml:space="preserve"> i</w:t>
      </w:r>
      <w:r w:rsidR="00E0467A">
        <w:rPr>
          <w:rFonts w:ascii="Times New Roman" w:hAnsi="Times New Roman" w:cs="Times New Roman"/>
          <w:sz w:val="26"/>
          <w:szCs w:val="26"/>
          <w:shd w:val="clear" w:color="auto" w:fill="FFFFFF"/>
        </w:rPr>
        <w:t>l server di sistema stesso</w:t>
      </w:r>
      <w:r w:rsidR="0049347E">
        <w:rPr>
          <w:rFonts w:ascii="Times New Roman" w:hAnsi="Times New Roman" w:cs="Times New Roman"/>
          <w:sz w:val="26"/>
          <w:szCs w:val="26"/>
          <w:shd w:val="clear" w:color="auto" w:fill="FFFFFF"/>
        </w:rPr>
        <w:t xml:space="preserve"> </w:t>
      </w:r>
      <w:r>
        <w:rPr>
          <w:rFonts w:ascii="Times New Roman" w:hAnsi="Times New Roman" w:cs="Times New Roman"/>
          <w:sz w:val="26"/>
          <w:szCs w:val="26"/>
          <w:shd w:val="clear" w:color="auto" w:fill="FFFFFF"/>
        </w:rPr>
        <w:t>deve</w:t>
      </w:r>
      <w:r w:rsidR="00E0467A">
        <w:rPr>
          <w:rFonts w:ascii="Times New Roman" w:hAnsi="Times New Roman" w:cs="Times New Roman"/>
          <w:sz w:val="26"/>
          <w:szCs w:val="26"/>
          <w:shd w:val="clear" w:color="auto" w:fill="FFFFFF"/>
        </w:rPr>
        <w:t xml:space="preserve"> essere in grado di notificare</w:t>
      </w:r>
      <w:r w:rsidR="00406F9A">
        <w:rPr>
          <w:rFonts w:ascii="Times New Roman" w:hAnsi="Times New Roman" w:cs="Times New Roman"/>
          <w:sz w:val="26"/>
          <w:szCs w:val="26"/>
          <w:shd w:val="clear" w:color="auto" w:fill="FFFFFF"/>
        </w:rPr>
        <w:t xml:space="preserve"> eventi</w:t>
      </w:r>
      <w:r w:rsidR="00DD74FA">
        <w:rPr>
          <w:rFonts w:ascii="Times New Roman" w:hAnsi="Times New Roman" w:cs="Times New Roman"/>
          <w:sz w:val="26"/>
          <w:szCs w:val="26"/>
          <w:shd w:val="clear" w:color="auto" w:fill="FFFFFF"/>
        </w:rPr>
        <w:t xml:space="preserve"> in real-time </w:t>
      </w:r>
      <w:r w:rsidR="001E1EB9">
        <w:rPr>
          <w:rFonts w:ascii="Times New Roman" w:hAnsi="Times New Roman" w:cs="Times New Roman"/>
          <w:sz w:val="26"/>
          <w:szCs w:val="26"/>
          <w:shd w:val="clear" w:color="auto" w:fill="FFFFFF"/>
        </w:rPr>
        <w:t>a</w:t>
      </w:r>
      <w:r w:rsidR="00E0467A">
        <w:rPr>
          <w:rFonts w:ascii="Times New Roman" w:hAnsi="Times New Roman" w:cs="Times New Roman"/>
          <w:sz w:val="26"/>
          <w:szCs w:val="26"/>
          <w:shd w:val="clear" w:color="auto" w:fill="FFFFFF"/>
        </w:rPr>
        <w:t>i servizi client interessati</w:t>
      </w:r>
      <w:r>
        <w:rPr>
          <w:rFonts w:ascii="Times New Roman" w:hAnsi="Times New Roman" w:cs="Times New Roman"/>
          <w:sz w:val="26"/>
          <w:szCs w:val="26"/>
          <w:shd w:val="clear" w:color="auto" w:fill="FFFFFF"/>
        </w:rPr>
        <w:t>. Di conseguenza,</w:t>
      </w:r>
      <w:r w:rsidR="00256535">
        <w:rPr>
          <w:rFonts w:ascii="Times New Roman" w:hAnsi="Times New Roman" w:cs="Times New Roman"/>
          <w:sz w:val="26"/>
          <w:szCs w:val="26"/>
          <w:shd w:val="clear" w:color="auto" w:fill="FFFFFF"/>
        </w:rPr>
        <w:t xml:space="preserve"> il sistema creato </w:t>
      </w:r>
      <w:r w:rsidR="00DD22EE">
        <w:rPr>
          <w:rFonts w:ascii="Times New Roman" w:hAnsi="Times New Roman" w:cs="Times New Roman"/>
          <w:sz w:val="26"/>
          <w:szCs w:val="26"/>
          <w:shd w:val="clear" w:color="auto" w:fill="FFFFFF"/>
        </w:rPr>
        <w:t>è</w:t>
      </w:r>
      <w:r>
        <w:rPr>
          <w:rFonts w:ascii="Times New Roman" w:hAnsi="Times New Roman" w:cs="Times New Roman"/>
          <w:sz w:val="26"/>
          <w:szCs w:val="26"/>
          <w:shd w:val="clear" w:color="auto" w:fill="FFFFFF"/>
        </w:rPr>
        <w:t xml:space="preserve"> </w:t>
      </w:r>
      <w:r w:rsidR="00DD22EE">
        <w:rPr>
          <w:rFonts w:ascii="Times New Roman" w:hAnsi="Times New Roman" w:cs="Times New Roman"/>
          <w:sz w:val="26"/>
          <w:szCs w:val="26"/>
          <w:shd w:val="clear" w:color="auto" w:fill="FFFFFF"/>
        </w:rPr>
        <w:t>un’</w:t>
      </w:r>
      <w:r w:rsidRPr="00C41545">
        <w:rPr>
          <w:rFonts w:ascii="Times New Roman" w:hAnsi="Times New Roman" w:cs="Times New Roman"/>
          <w:sz w:val="26"/>
          <w:szCs w:val="26"/>
          <w:shd w:val="clear" w:color="auto" w:fill="FFFFFF"/>
        </w:rPr>
        <w:t>imp</w:t>
      </w:r>
      <w:r>
        <w:rPr>
          <w:rFonts w:ascii="Times New Roman" w:hAnsi="Times New Roman" w:cs="Times New Roman"/>
          <w:sz w:val="26"/>
          <w:szCs w:val="26"/>
          <w:shd w:val="clear" w:color="auto" w:fill="FFFFFF"/>
        </w:rPr>
        <w:t>lementa</w:t>
      </w:r>
      <w:r w:rsidR="00DD22EE">
        <w:rPr>
          <w:rFonts w:ascii="Times New Roman" w:hAnsi="Times New Roman" w:cs="Times New Roman"/>
          <w:sz w:val="26"/>
          <w:szCs w:val="26"/>
          <w:shd w:val="clear" w:color="auto" w:fill="FFFFFF"/>
        </w:rPr>
        <w:t>zione</w:t>
      </w:r>
      <w:r>
        <w:rPr>
          <w:rFonts w:ascii="Times New Roman" w:hAnsi="Times New Roman" w:cs="Times New Roman"/>
          <w:sz w:val="26"/>
          <w:szCs w:val="26"/>
          <w:shd w:val="clear" w:color="auto" w:fill="FFFFFF"/>
        </w:rPr>
        <w:t xml:space="preserve"> del design pattern </w:t>
      </w:r>
      <w:r w:rsidRPr="00D006FF">
        <w:rPr>
          <w:rFonts w:ascii="Times New Roman" w:hAnsi="Times New Roman" w:cs="Times New Roman"/>
          <w:i/>
          <w:sz w:val="26"/>
          <w:szCs w:val="26"/>
          <w:shd w:val="clear" w:color="auto" w:fill="FFFFFF"/>
        </w:rPr>
        <w:t>Publish/Subscribe</w:t>
      </w:r>
      <w:r w:rsidR="00DD22EE">
        <w:rPr>
          <w:rFonts w:ascii="Times New Roman" w:hAnsi="Times New Roman" w:cs="Times New Roman"/>
          <w:sz w:val="26"/>
          <w:szCs w:val="26"/>
          <w:shd w:val="clear" w:color="auto" w:fill="FFFFFF"/>
        </w:rPr>
        <w:t xml:space="preserve"> </w:t>
      </w:r>
      <w:hyperlink w:anchor="Publish_Subscribe" w:history="1">
        <w:r w:rsidR="00E17F3C" w:rsidRPr="00070051">
          <w:rPr>
            <w:rStyle w:val="Collegamentoipertestuale"/>
            <w:rFonts w:ascii="Times New Roman" w:hAnsi="Times New Roman" w:cs="Times New Roman"/>
            <w:color w:val="0070C0"/>
            <w:sz w:val="26"/>
            <w:szCs w:val="26"/>
            <w:shd w:val="clear" w:color="auto" w:fill="FFFFFF"/>
          </w:rPr>
          <w:t>[3</w:t>
        </w:r>
        <w:r w:rsidRPr="00070051">
          <w:rPr>
            <w:rStyle w:val="Collegamentoipertestuale"/>
            <w:rFonts w:ascii="Times New Roman" w:hAnsi="Times New Roman" w:cs="Times New Roman"/>
            <w:color w:val="0070C0"/>
            <w:sz w:val="26"/>
            <w:szCs w:val="26"/>
            <w:shd w:val="clear" w:color="auto" w:fill="FFFFFF"/>
          </w:rPr>
          <w:t>]</w:t>
        </w:r>
      </w:hyperlink>
      <w:r w:rsidR="00070051">
        <w:rPr>
          <w:color w:val="000000" w:themeColor="text1"/>
        </w:rPr>
        <w:t>.</w:t>
      </w:r>
    </w:p>
    <w:p w14:paraId="3CF59D38" w14:textId="77777777" w:rsidR="0049347E" w:rsidRDefault="00AE0656" w:rsidP="00B57C6D">
      <w:pPr>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ab/>
      </w:r>
      <w:r w:rsidR="0049347E">
        <w:rPr>
          <w:rFonts w:ascii="Times New Roman" w:hAnsi="Times New Roman" w:cs="Times New Roman"/>
          <w:sz w:val="26"/>
          <w:szCs w:val="26"/>
          <w:shd w:val="clear" w:color="auto" w:fill="FFFFFF"/>
        </w:rPr>
        <w:t xml:space="preserve">Proprio per questa motivazione la tecnologia scelta per l’implementazione del server di sistema è </w:t>
      </w:r>
      <w:r>
        <w:rPr>
          <w:rFonts w:ascii="Times New Roman" w:hAnsi="Times New Roman" w:cs="Times New Roman"/>
          <w:sz w:val="26"/>
          <w:szCs w:val="26"/>
          <w:shd w:val="clear" w:color="auto" w:fill="FFFFFF"/>
        </w:rPr>
        <w:t xml:space="preserve">un </w:t>
      </w:r>
      <w:r w:rsidR="0049347E" w:rsidRPr="00D006FF">
        <w:rPr>
          <w:rFonts w:ascii="Times New Roman" w:hAnsi="Times New Roman" w:cs="Times New Roman"/>
          <w:i/>
          <w:sz w:val="26"/>
          <w:szCs w:val="26"/>
          <w:shd w:val="clear" w:color="auto" w:fill="FFFFFF"/>
        </w:rPr>
        <w:t>dbms</w:t>
      </w:r>
      <w:r w:rsidR="0049347E">
        <w:rPr>
          <w:rFonts w:ascii="Times New Roman" w:hAnsi="Times New Roman" w:cs="Times New Roman"/>
          <w:sz w:val="26"/>
          <w:szCs w:val="26"/>
          <w:shd w:val="clear" w:color="auto" w:fill="FFFFFF"/>
        </w:rPr>
        <w:t xml:space="preserve"> real-time disponibil</w:t>
      </w:r>
      <w:r>
        <w:rPr>
          <w:rFonts w:ascii="Times New Roman" w:hAnsi="Times New Roman" w:cs="Times New Roman"/>
          <w:sz w:val="26"/>
          <w:szCs w:val="26"/>
          <w:shd w:val="clear" w:color="auto" w:fill="FFFFFF"/>
        </w:rPr>
        <w:t xml:space="preserve">e sul mercato: </w:t>
      </w:r>
      <w:r w:rsidR="0049347E" w:rsidRPr="00D006FF">
        <w:rPr>
          <w:rFonts w:ascii="Times New Roman" w:hAnsi="Times New Roman" w:cs="Times New Roman"/>
          <w:i/>
          <w:sz w:val="26"/>
          <w:szCs w:val="26"/>
          <w:shd w:val="clear" w:color="auto" w:fill="FFFFFF"/>
        </w:rPr>
        <w:t>RethinkDB</w:t>
      </w:r>
      <w:r w:rsidR="0049347E">
        <w:rPr>
          <w:rFonts w:ascii="Times New Roman" w:hAnsi="Times New Roman" w:cs="Times New Roman"/>
          <w:sz w:val="26"/>
          <w:szCs w:val="26"/>
          <w:shd w:val="clear" w:color="auto" w:fill="FFFFFF"/>
        </w:rPr>
        <w:t>.</w:t>
      </w:r>
    </w:p>
    <w:p w14:paraId="359D3008" w14:textId="77777777" w:rsidR="00E0467A" w:rsidRPr="00C41545" w:rsidRDefault="00256535" w:rsidP="00B57C6D">
      <w:pPr>
        <w:jc w:val="both"/>
        <w:rPr>
          <w:sz w:val="26"/>
          <w:szCs w:val="26"/>
        </w:rPr>
      </w:pPr>
      <w:r>
        <w:rPr>
          <w:rFonts w:ascii="Times New Roman" w:hAnsi="Times New Roman" w:cs="Times New Roman"/>
          <w:sz w:val="26"/>
          <w:szCs w:val="26"/>
          <w:shd w:val="clear" w:color="auto" w:fill="FFFFFF"/>
        </w:rPr>
        <w:tab/>
        <w:t xml:space="preserve">Nello schema </w:t>
      </w:r>
      <w:r w:rsidRPr="00D006FF">
        <w:rPr>
          <w:rFonts w:ascii="Times New Roman" w:hAnsi="Times New Roman" w:cs="Times New Roman"/>
          <w:i/>
          <w:sz w:val="26"/>
          <w:szCs w:val="26"/>
          <w:shd w:val="clear" w:color="auto" w:fill="FFFFFF"/>
        </w:rPr>
        <w:t>Publish/Subscribe</w:t>
      </w:r>
      <w:r w:rsidR="00DD22EE">
        <w:rPr>
          <w:rFonts w:ascii="Times New Roman" w:hAnsi="Times New Roman" w:cs="Times New Roman"/>
          <w:sz w:val="26"/>
          <w:szCs w:val="26"/>
          <w:shd w:val="clear" w:color="auto" w:fill="FFFFFF"/>
        </w:rPr>
        <w:t xml:space="preserve">, </w:t>
      </w:r>
      <w:r w:rsidR="00E0467A" w:rsidRPr="00C41545">
        <w:rPr>
          <w:rFonts w:ascii="Times New Roman" w:hAnsi="Times New Roman" w:cs="Times New Roman"/>
          <w:sz w:val="26"/>
          <w:szCs w:val="26"/>
          <w:shd w:val="clear" w:color="auto" w:fill="FFFFFF"/>
        </w:rPr>
        <w:t>il mittente dei messaggi è il server</w:t>
      </w:r>
      <w:r>
        <w:rPr>
          <w:rFonts w:ascii="Times New Roman" w:hAnsi="Times New Roman" w:cs="Times New Roman"/>
          <w:sz w:val="26"/>
          <w:szCs w:val="26"/>
          <w:shd w:val="clear" w:color="auto" w:fill="FFFFFF"/>
        </w:rPr>
        <w:t>,</w:t>
      </w:r>
      <w:r w:rsidR="00E0467A" w:rsidRPr="00C41545">
        <w:rPr>
          <w:rFonts w:ascii="Times New Roman" w:hAnsi="Times New Roman" w:cs="Times New Roman"/>
          <w:sz w:val="26"/>
          <w:szCs w:val="26"/>
          <w:shd w:val="clear" w:color="auto" w:fill="FFFFFF"/>
        </w:rPr>
        <w:t xml:space="preserve"> mentre i de</w:t>
      </w:r>
      <w:r>
        <w:rPr>
          <w:rFonts w:ascii="Times New Roman" w:hAnsi="Times New Roman" w:cs="Times New Roman"/>
          <w:sz w:val="26"/>
          <w:szCs w:val="26"/>
          <w:shd w:val="clear" w:color="auto" w:fill="FFFFFF"/>
        </w:rPr>
        <w:t xml:space="preserve">stinatari sono i servizi client </w:t>
      </w:r>
      <w:r w:rsidRPr="00256535">
        <w:rPr>
          <w:rStyle w:val="Titolo3Carattere"/>
          <w:rFonts w:ascii="Times New Roman" w:hAnsi="Times New Roman" w:cs="Times New Roman"/>
          <w:sz w:val="26"/>
          <w:szCs w:val="26"/>
        </w:rPr>
        <w:t>che</w:t>
      </w:r>
      <w:r w:rsidR="00E0467A" w:rsidRPr="00256535">
        <w:rPr>
          <w:rStyle w:val="Titolo3Carattere"/>
          <w:rFonts w:ascii="Times New Roman" w:hAnsi="Times New Roman" w:cs="Times New Roman"/>
          <w:sz w:val="26"/>
          <w:szCs w:val="26"/>
        </w:rPr>
        <w:t xml:space="preserve"> dialogano attraverso un tramite, chiamato </w:t>
      </w:r>
      <w:r w:rsidR="00E0467A" w:rsidRPr="00D006FF">
        <w:rPr>
          <w:rStyle w:val="Titolo3Carattere"/>
          <w:rFonts w:ascii="Times New Roman" w:hAnsi="Times New Roman" w:cs="Times New Roman"/>
          <w:i/>
          <w:sz w:val="26"/>
          <w:szCs w:val="26"/>
        </w:rPr>
        <w:t>dispatcher</w:t>
      </w:r>
      <w:r w:rsidR="00E0467A" w:rsidRPr="00256535">
        <w:rPr>
          <w:rStyle w:val="Titolo3Carattere"/>
          <w:rFonts w:ascii="Times New Roman" w:hAnsi="Times New Roman" w:cs="Times New Roman"/>
          <w:sz w:val="26"/>
          <w:szCs w:val="26"/>
        </w:rPr>
        <w:t> o </w:t>
      </w:r>
      <w:r w:rsidR="00E0467A" w:rsidRPr="00D006FF">
        <w:rPr>
          <w:rStyle w:val="Titolo3Carattere"/>
          <w:rFonts w:ascii="Times New Roman" w:hAnsi="Times New Roman" w:cs="Times New Roman"/>
          <w:i/>
          <w:sz w:val="26"/>
          <w:szCs w:val="26"/>
        </w:rPr>
        <w:t>broker</w:t>
      </w:r>
      <w:r w:rsidR="00E0467A" w:rsidRPr="00256535">
        <w:rPr>
          <w:rStyle w:val="Titolo3Carattere"/>
          <w:rFonts w:ascii="Times New Roman" w:hAnsi="Times New Roman" w:cs="Times New Roman"/>
          <w:sz w:val="26"/>
          <w:szCs w:val="26"/>
        </w:rPr>
        <w:t>.</w:t>
      </w:r>
      <w:r w:rsidR="00E0467A" w:rsidRPr="00C41545">
        <w:rPr>
          <w:sz w:val="26"/>
          <w:szCs w:val="26"/>
        </w:rPr>
        <w:t xml:space="preserve"> </w:t>
      </w:r>
      <w:r w:rsidR="00E0467A" w:rsidRPr="00DD1A3B">
        <w:rPr>
          <w:rStyle w:val="Titolo3Carattere"/>
          <w:rFonts w:ascii="Times New Roman" w:hAnsi="Times New Roman" w:cs="Times New Roman"/>
          <w:sz w:val="26"/>
          <w:szCs w:val="26"/>
        </w:rPr>
        <w:t>Il server (</w:t>
      </w:r>
      <w:r w:rsidR="00E0467A" w:rsidRPr="00D006FF">
        <w:rPr>
          <w:rStyle w:val="Titolo3Carattere"/>
          <w:rFonts w:ascii="Times New Roman" w:hAnsi="Times New Roman" w:cs="Times New Roman"/>
          <w:i/>
          <w:sz w:val="26"/>
          <w:szCs w:val="26"/>
        </w:rPr>
        <w:t>publisher</w:t>
      </w:r>
      <w:r w:rsidR="001E1EB9" w:rsidRPr="00DD1A3B">
        <w:rPr>
          <w:rStyle w:val="Titolo3Carattere"/>
          <w:rFonts w:ascii="Times New Roman" w:hAnsi="Times New Roman" w:cs="Times New Roman"/>
          <w:sz w:val="26"/>
          <w:szCs w:val="26"/>
        </w:rPr>
        <w:t>) non essendo</w:t>
      </w:r>
      <w:r w:rsidR="00E0467A" w:rsidRPr="00DD1A3B">
        <w:rPr>
          <w:rStyle w:val="Titolo3Carattere"/>
          <w:rFonts w:ascii="Times New Roman" w:hAnsi="Times New Roman" w:cs="Times New Roman"/>
          <w:sz w:val="26"/>
          <w:szCs w:val="26"/>
        </w:rPr>
        <w:t xml:space="preserve"> consapevole dell'identità dei destinatari (detti </w:t>
      </w:r>
      <w:r w:rsidR="00E0467A" w:rsidRPr="00D006FF">
        <w:rPr>
          <w:rStyle w:val="Titolo3Carattere"/>
          <w:rFonts w:ascii="Times New Roman" w:hAnsi="Times New Roman" w:cs="Times New Roman"/>
          <w:i/>
          <w:sz w:val="26"/>
          <w:szCs w:val="26"/>
        </w:rPr>
        <w:t>subscriber</w:t>
      </w:r>
      <w:r w:rsidR="001E1EB9" w:rsidRPr="00DD1A3B">
        <w:rPr>
          <w:rStyle w:val="Titolo3Carattere"/>
          <w:rFonts w:ascii="Times New Roman" w:hAnsi="Times New Roman" w:cs="Times New Roman"/>
          <w:sz w:val="26"/>
          <w:szCs w:val="26"/>
        </w:rPr>
        <w:t xml:space="preserve">) </w:t>
      </w:r>
      <w:r w:rsidR="00E0467A" w:rsidRPr="00DD1A3B">
        <w:rPr>
          <w:rStyle w:val="Titolo3Carattere"/>
          <w:rFonts w:ascii="Times New Roman" w:hAnsi="Times New Roman" w:cs="Times New Roman"/>
          <w:sz w:val="26"/>
          <w:szCs w:val="26"/>
        </w:rPr>
        <w:t xml:space="preserve">si limita a "pubblicare" i propri messaggi al </w:t>
      </w:r>
      <w:r w:rsidR="00E0467A" w:rsidRPr="00D006FF">
        <w:rPr>
          <w:rStyle w:val="Titolo3Carattere"/>
          <w:rFonts w:ascii="Times New Roman" w:hAnsi="Times New Roman" w:cs="Times New Roman"/>
          <w:i/>
          <w:sz w:val="26"/>
          <w:szCs w:val="26"/>
        </w:rPr>
        <w:t>dispatcher</w:t>
      </w:r>
      <w:r w:rsidR="00E0467A" w:rsidRPr="00C41545">
        <w:rPr>
          <w:sz w:val="26"/>
          <w:szCs w:val="26"/>
        </w:rPr>
        <w:t xml:space="preserve">. </w:t>
      </w:r>
    </w:p>
    <w:p w14:paraId="6A486FB5" w14:textId="77777777" w:rsidR="00E0467A" w:rsidRPr="00C41545" w:rsidRDefault="00256535" w:rsidP="00B57C6D">
      <w:pPr>
        <w:pStyle w:val="NormaleWeb"/>
        <w:shd w:val="clear" w:color="auto" w:fill="FFFFFF"/>
        <w:spacing w:before="0" w:beforeAutospacing="0" w:after="0" w:afterAutospacing="0"/>
        <w:jc w:val="both"/>
        <w:rPr>
          <w:sz w:val="26"/>
          <w:szCs w:val="26"/>
        </w:rPr>
      </w:pPr>
      <w:r>
        <w:rPr>
          <w:sz w:val="26"/>
          <w:szCs w:val="26"/>
        </w:rPr>
        <w:tab/>
      </w:r>
      <w:r w:rsidR="00E0467A" w:rsidRPr="00C41545">
        <w:rPr>
          <w:sz w:val="26"/>
          <w:szCs w:val="26"/>
        </w:rPr>
        <w:t xml:space="preserve">I client si rivolgono a loro volta al </w:t>
      </w:r>
      <w:r w:rsidR="00E0467A" w:rsidRPr="00D006FF">
        <w:rPr>
          <w:i/>
          <w:sz w:val="26"/>
          <w:szCs w:val="26"/>
        </w:rPr>
        <w:t>dispatcher</w:t>
      </w:r>
      <w:r w:rsidR="00E0467A" w:rsidRPr="00C41545">
        <w:rPr>
          <w:sz w:val="26"/>
          <w:szCs w:val="26"/>
        </w:rPr>
        <w:t xml:space="preserve"> abbonandosi</w:t>
      </w:r>
      <w:r w:rsidR="00DD22EE">
        <w:rPr>
          <w:sz w:val="26"/>
          <w:szCs w:val="26"/>
        </w:rPr>
        <w:t xml:space="preserve"> </w:t>
      </w:r>
      <w:r w:rsidR="00E0467A" w:rsidRPr="00C41545">
        <w:rPr>
          <w:sz w:val="26"/>
          <w:szCs w:val="26"/>
        </w:rPr>
        <w:t xml:space="preserve">alla ricezione di messaggi. </w:t>
      </w:r>
    </w:p>
    <w:p w14:paraId="77F2538F" w14:textId="77777777" w:rsidR="00E0467A" w:rsidRDefault="00E0467A" w:rsidP="00B57C6D">
      <w:pPr>
        <w:pStyle w:val="NormaleWeb"/>
        <w:shd w:val="clear" w:color="auto" w:fill="FFFFFF"/>
        <w:spacing w:before="0" w:beforeAutospacing="0" w:after="0" w:afterAutospacing="0"/>
        <w:jc w:val="both"/>
        <w:rPr>
          <w:sz w:val="26"/>
          <w:szCs w:val="26"/>
        </w:rPr>
      </w:pPr>
      <w:r w:rsidRPr="00C41545">
        <w:rPr>
          <w:sz w:val="26"/>
          <w:szCs w:val="26"/>
        </w:rPr>
        <w:t xml:space="preserve">Il </w:t>
      </w:r>
      <w:r w:rsidRPr="00D006FF">
        <w:rPr>
          <w:i/>
          <w:sz w:val="26"/>
          <w:szCs w:val="26"/>
        </w:rPr>
        <w:t>dispatcher</w:t>
      </w:r>
      <w:r w:rsidR="00256535">
        <w:rPr>
          <w:sz w:val="26"/>
          <w:szCs w:val="26"/>
        </w:rPr>
        <w:t>,</w:t>
      </w:r>
      <w:r w:rsidRPr="00C41545">
        <w:rPr>
          <w:sz w:val="26"/>
          <w:szCs w:val="26"/>
        </w:rPr>
        <w:t xml:space="preserve"> quindi</w:t>
      </w:r>
      <w:r w:rsidR="00256535">
        <w:rPr>
          <w:sz w:val="26"/>
          <w:szCs w:val="26"/>
        </w:rPr>
        <w:t>,</w:t>
      </w:r>
      <w:r w:rsidR="00DD22EE">
        <w:rPr>
          <w:sz w:val="26"/>
          <w:szCs w:val="26"/>
        </w:rPr>
        <w:t xml:space="preserve"> </w:t>
      </w:r>
      <w:r w:rsidRPr="00C41545">
        <w:rPr>
          <w:sz w:val="26"/>
          <w:szCs w:val="26"/>
        </w:rPr>
        <w:t>inoltra ogni messaggio inviato dal server solo ai servizi client interessati a quel messaggio</w:t>
      </w:r>
      <w:r w:rsidR="00256535">
        <w:rPr>
          <w:sz w:val="26"/>
          <w:szCs w:val="26"/>
        </w:rPr>
        <w:t xml:space="preserve"> specifico</w:t>
      </w:r>
      <w:r w:rsidRPr="00C41545">
        <w:rPr>
          <w:sz w:val="26"/>
          <w:szCs w:val="26"/>
        </w:rPr>
        <w:t>.</w:t>
      </w:r>
    </w:p>
    <w:p w14:paraId="267C88DD" w14:textId="77777777" w:rsidR="00DD1A3B" w:rsidRDefault="00256535" w:rsidP="00B57C6D">
      <w:pPr>
        <w:pStyle w:val="NormaleWeb"/>
        <w:shd w:val="clear" w:color="auto" w:fill="FFFFFF"/>
        <w:spacing w:before="0" w:beforeAutospacing="0" w:after="0" w:afterAutospacing="0"/>
        <w:jc w:val="both"/>
        <w:rPr>
          <w:sz w:val="26"/>
          <w:szCs w:val="26"/>
        </w:rPr>
      </w:pPr>
      <w:r>
        <w:rPr>
          <w:sz w:val="26"/>
          <w:szCs w:val="26"/>
        </w:rPr>
        <w:tab/>
        <w:t>Il design offerto da</w:t>
      </w:r>
      <w:r w:rsidR="001E1EB9">
        <w:rPr>
          <w:sz w:val="26"/>
          <w:szCs w:val="26"/>
        </w:rPr>
        <w:t xml:space="preserve"> </w:t>
      </w:r>
      <w:r w:rsidR="001E1EB9" w:rsidRPr="00D006FF">
        <w:rPr>
          <w:i/>
          <w:sz w:val="26"/>
          <w:szCs w:val="26"/>
        </w:rPr>
        <w:t>Publish/Subscribe</w:t>
      </w:r>
      <w:r>
        <w:rPr>
          <w:sz w:val="26"/>
          <w:szCs w:val="26"/>
        </w:rPr>
        <w:t xml:space="preserve"> implica, infine, </w:t>
      </w:r>
      <w:r w:rsidR="001E1EB9" w:rsidRPr="00C41545">
        <w:rPr>
          <w:sz w:val="26"/>
          <w:szCs w:val="26"/>
        </w:rPr>
        <w:t>che per qualsiasi tecnologia del server scelta</w:t>
      </w:r>
      <w:r>
        <w:rPr>
          <w:sz w:val="26"/>
          <w:szCs w:val="26"/>
        </w:rPr>
        <w:t>,</w:t>
      </w:r>
      <w:r w:rsidR="001E1EB9" w:rsidRPr="00C41545">
        <w:rPr>
          <w:sz w:val="26"/>
          <w:szCs w:val="26"/>
        </w:rPr>
        <w:t xml:space="preserve"> non sia</w:t>
      </w:r>
      <w:r>
        <w:rPr>
          <w:sz w:val="26"/>
          <w:szCs w:val="26"/>
        </w:rPr>
        <w:t>no noti</w:t>
      </w:r>
      <w:r w:rsidR="001E1EB9" w:rsidRPr="00C41545">
        <w:rPr>
          <w:sz w:val="26"/>
          <w:szCs w:val="26"/>
        </w:rPr>
        <w:t xml:space="preserve"> i servizi client che </w:t>
      </w:r>
      <w:r w:rsidR="00DD22EE">
        <w:rPr>
          <w:sz w:val="26"/>
          <w:szCs w:val="26"/>
        </w:rPr>
        <w:t>s’</w:t>
      </w:r>
      <w:r>
        <w:rPr>
          <w:sz w:val="26"/>
          <w:szCs w:val="26"/>
        </w:rPr>
        <w:t xml:space="preserve">interfacciano </w:t>
      </w:r>
      <w:r w:rsidR="00DD22EE">
        <w:rPr>
          <w:sz w:val="26"/>
          <w:szCs w:val="26"/>
        </w:rPr>
        <w:t>a</w:t>
      </w:r>
      <w:r>
        <w:rPr>
          <w:sz w:val="26"/>
          <w:szCs w:val="26"/>
        </w:rPr>
        <w:t xml:space="preserve"> esso, </w:t>
      </w:r>
      <w:r w:rsidR="001E1EB9" w:rsidRPr="00C41545">
        <w:rPr>
          <w:sz w:val="26"/>
          <w:szCs w:val="26"/>
        </w:rPr>
        <w:t xml:space="preserve">contribuendo di conseguenza alla scalabilità del sistema. </w:t>
      </w:r>
    </w:p>
    <w:p w14:paraId="129B6021" w14:textId="77777777" w:rsidR="007A3287" w:rsidRPr="00C41545" w:rsidRDefault="00DD1A3B" w:rsidP="00B57C6D">
      <w:pPr>
        <w:pStyle w:val="NormaleWeb"/>
        <w:shd w:val="clear" w:color="auto" w:fill="FFFFFF"/>
        <w:spacing w:before="0" w:beforeAutospacing="0" w:after="0" w:afterAutospacing="0"/>
        <w:jc w:val="both"/>
        <w:rPr>
          <w:sz w:val="26"/>
          <w:szCs w:val="26"/>
        </w:rPr>
      </w:pPr>
      <w:r>
        <w:rPr>
          <w:sz w:val="26"/>
          <w:szCs w:val="26"/>
        </w:rPr>
        <w:tab/>
      </w:r>
      <w:r w:rsidR="001E1EB9">
        <w:rPr>
          <w:sz w:val="26"/>
          <w:szCs w:val="26"/>
        </w:rPr>
        <w:t xml:space="preserve">Utilizzando questo </w:t>
      </w:r>
      <w:r w:rsidR="00256535">
        <w:rPr>
          <w:sz w:val="26"/>
          <w:szCs w:val="26"/>
        </w:rPr>
        <w:t>pattern</w:t>
      </w:r>
      <w:r w:rsidR="001E1EB9">
        <w:rPr>
          <w:sz w:val="26"/>
          <w:szCs w:val="26"/>
        </w:rPr>
        <w:t xml:space="preserve"> di messaggistica </w:t>
      </w:r>
      <w:r w:rsidR="007A3287">
        <w:rPr>
          <w:sz w:val="26"/>
          <w:szCs w:val="26"/>
        </w:rPr>
        <w:t xml:space="preserve">i servizi client </w:t>
      </w:r>
      <w:r w:rsidR="001E1EB9">
        <w:rPr>
          <w:sz w:val="26"/>
          <w:szCs w:val="26"/>
        </w:rPr>
        <w:t xml:space="preserve">del sistema </w:t>
      </w:r>
      <w:r w:rsidR="007A3287">
        <w:rPr>
          <w:sz w:val="26"/>
          <w:szCs w:val="26"/>
        </w:rPr>
        <w:t>riescono a registrarsi alla ricezi</w:t>
      </w:r>
      <w:r w:rsidR="001E1EB9">
        <w:rPr>
          <w:sz w:val="26"/>
          <w:szCs w:val="26"/>
        </w:rPr>
        <w:t>one di notifiche</w:t>
      </w:r>
      <w:r w:rsidR="007A3287">
        <w:rPr>
          <w:sz w:val="26"/>
          <w:szCs w:val="26"/>
        </w:rPr>
        <w:t>.</w:t>
      </w:r>
    </w:p>
    <w:p w14:paraId="6DC37D4B" w14:textId="77777777" w:rsidR="00E0467A" w:rsidRDefault="007A3287" w:rsidP="00B57C6D">
      <w:pPr>
        <w:pStyle w:val="NormaleWeb"/>
        <w:shd w:val="clear" w:color="auto" w:fill="FFFFFF"/>
        <w:spacing w:before="0" w:beforeAutospacing="0" w:after="0" w:afterAutospacing="0"/>
        <w:jc w:val="both"/>
        <w:rPr>
          <w:sz w:val="26"/>
          <w:szCs w:val="26"/>
        </w:rPr>
      </w:pPr>
      <w:r>
        <w:rPr>
          <w:sz w:val="26"/>
          <w:szCs w:val="26"/>
        </w:rPr>
        <w:t>I</w:t>
      </w:r>
      <w:r w:rsidR="00E0467A" w:rsidRPr="00C41545">
        <w:rPr>
          <w:sz w:val="26"/>
          <w:szCs w:val="26"/>
        </w:rPr>
        <w:t>l meccanismo di sottoscrizione consente</w:t>
      </w:r>
      <w:r>
        <w:rPr>
          <w:sz w:val="26"/>
          <w:szCs w:val="26"/>
        </w:rPr>
        <w:t>, inoltre,</w:t>
      </w:r>
      <w:r w:rsidR="00E0467A" w:rsidRPr="00C41545">
        <w:rPr>
          <w:sz w:val="26"/>
          <w:szCs w:val="26"/>
        </w:rPr>
        <w:t xml:space="preserve"> ai servizi </w:t>
      </w:r>
      <w:r w:rsidR="00E0467A">
        <w:rPr>
          <w:sz w:val="26"/>
          <w:szCs w:val="26"/>
        </w:rPr>
        <w:t xml:space="preserve">client </w:t>
      </w:r>
      <w:r w:rsidR="00E0467A" w:rsidRPr="00C41545">
        <w:rPr>
          <w:sz w:val="26"/>
          <w:szCs w:val="26"/>
        </w:rPr>
        <w:t>di precisare a quali messaggi sono interessati</w:t>
      </w:r>
      <w:r w:rsidR="00DD1A3B">
        <w:rPr>
          <w:sz w:val="26"/>
          <w:szCs w:val="26"/>
        </w:rPr>
        <w:t>:</w:t>
      </w:r>
      <w:r w:rsidR="00DD22EE">
        <w:rPr>
          <w:sz w:val="26"/>
          <w:szCs w:val="26"/>
        </w:rPr>
        <w:t xml:space="preserve"> </w:t>
      </w:r>
      <w:r w:rsidR="00E0467A" w:rsidRPr="00C41545">
        <w:rPr>
          <w:sz w:val="26"/>
          <w:szCs w:val="26"/>
        </w:rPr>
        <w:t>un client</w:t>
      </w:r>
      <w:r w:rsidR="00DD1A3B">
        <w:rPr>
          <w:sz w:val="26"/>
          <w:szCs w:val="26"/>
        </w:rPr>
        <w:t>, ad esempio,</w:t>
      </w:r>
      <w:r w:rsidR="00DD22EE">
        <w:rPr>
          <w:sz w:val="26"/>
          <w:szCs w:val="26"/>
        </w:rPr>
        <w:t xml:space="preserve"> </w:t>
      </w:r>
      <w:r w:rsidR="00E0467A" w:rsidRPr="00C41545">
        <w:rPr>
          <w:sz w:val="26"/>
          <w:szCs w:val="26"/>
        </w:rPr>
        <w:t>potrebbe "abbonarsi" solo alla ricezione di notifiche aventi un determinato valore di un campo.</w:t>
      </w:r>
    </w:p>
    <w:p w14:paraId="7FAAA5FF" w14:textId="77777777" w:rsidR="001E1EB9" w:rsidRDefault="001E1EB9" w:rsidP="00B57C6D">
      <w:pPr>
        <w:pStyle w:val="NormaleWeb"/>
        <w:shd w:val="clear" w:color="auto" w:fill="FFFFFF"/>
        <w:spacing w:before="0" w:beforeAutospacing="0" w:after="0" w:afterAutospacing="0"/>
        <w:jc w:val="both"/>
        <w:rPr>
          <w:sz w:val="26"/>
          <w:szCs w:val="26"/>
        </w:rPr>
      </w:pPr>
    </w:p>
    <w:p w14:paraId="50AF1C4D" w14:textId="77777777" w:rsidR="00DD22EE" w:rsidRDefault="00DD22EE" w:rsidP="00B57C6D">
      <w:pPr>
        <w:pStyle w:val="Titolo2"/>
        <w:ind w:left="0"/>
        <w:jc w:val="both"/>
        <w:rPr>
          <w:rFonts w:ascii="Times New Roman" w:hAnsi="Times New Roman" w:cs="Times New Roman"/>
          <w:sz w:val="36"/>
          <w:szCs w:val="36"/>
        </w:rPr>
      </w:pPr>
    </w:p>
    <w:p w14:paraId="68DD88C4" w14:textId="77777777" w:rsidR="00DD22EE" w:rsidRDefault="00DD22EE" w:rsidP="00B57C6D">
      <w:pPr>
        <w:pStyle w:val="Titolo2"/>
        <w:ind w:left="0"/>
        <w:jc w:val="both"/>
        <w:rPr>
          <w:rFonts w:ascii="Times New Roman" w:hAnsi="Times New Roman" w:cs="Times New Roman"/>
          <w:sz w:val="36"/>
          <w:szCs w:val="36"/>
        </w:rPr>
      </w:pPr>
    </w:p>
    <w:p w14:paraId="15D4BC65" w14:textId="77777777" w:rsidR="00DD22EE" w:rsidRDefault="00DD22EE" w:rsidP="00B57C6D">
      <w:pPr>
        <w:pStyle w:val="Titolo2"/>
        <w:ind w:left="0"/>
        <w:jc w:val="both"/>
        <w:rPr>
          <w:rFonts w:ascii="Times New Roman" w:hAnsi="Times New Roman" w:cs="Times New Roman"/>
          <w:sz w:val="36"/>
          <w:szCs w:val="36"/>
        </w:rPr>
      </w:pPr>
    </w:p>
    <w:p w14:paraId="1D4C2577" w14:textId="77777777" w:rsidR="00DD22EE" w:rsidRDefault="00DD22EE" w:rsidP="00B57C6D">
      <w:pPr>
        <w:pStyle w:val="Titolo2"/>
        <w:ind w:left="0"/>
        <w:jc w:val="both"/>
        <w:rPr>
          <w:rFonts w:ascii="Times New Roman" w:hAnsi="Times New Roman" w:cs="Times New Roman"/>
          <w:sz w:val="36"/>
          <w:szCs w:val="36"/>
        </w:rPr>
      </w:pPr>
    </w:p>
    <w:p w14:paraId="0D46179B" w14:textId="77777777" w:rsidR="00DD22EE" w:rsidRDefault="00DD22EE" w:rsidP="00B57C6D">
      <w:pPr>
        <w:pStyle w:val="Titolo2"/>
        <w:ind w:left="0"/>
        <w:jc w:val="both"/>
        <w:rPr>
          <w:rFonts w:ascii="Times New Roman" w:hAnsi="Times New Roman" w:cs="Times New Roman"/>
          <w:sz w:val="36"/>
          <w:szCs w:val="36"/>
        </w:rPr>
      </w:pPr>
    </w:p>
    <w:p w14:paraId="550452D3" w14:textId="77777777" w:rsidR="00DD22EE" w:rsidRDefault="00DD22EE" w:rsidP="00B57C6D">
      <w:pPr>
        <w:pStyle w:val="Titolo2"/>
        <w:ind w:left="0"/>
        <w:jc w:val="both"/>
        <w:rPr>
          <w:rFonts w:ascii="Times New Roman" w:hAnsi="Times New Roman" w:cs="Times New Roman"/>
          <w:sz w:val="36"/>
          <w:szCs w:val="36"/>
        </w:rPr>
      </w:pPr>
    </w:p>
    <w:p w14:paraId="21EA475D" w14:textId="77777777" w:rsidR="00DD22EE" w:rsidRDefault="00DD22EE" w:rsidP="00B57C6D">
      <w:pPr>
        <w:pStyle w:val="Titolo2"/>
        <w:ind w:left="0"/>
        <w:jc w:val="both"/>
        <w:rPr>
          <w:rFonts w:ascii="Times New Roman" w:hAnsi="Times New Roman" w:cs="Times New Roman"/>
          <w:sz w:val="36"/>
          <w:szCs w:val="36"/>
        </w:rPr>
      </w:pPr>
    </w:p>
    <w:p w14:paraId="33C0850A" w14:textId="77777777" w:rsidR="00DD22EE" w:rsidRDefault="00DD22EE" w:rsidP="00B57C6D">
      <w:pPr>
        <w:pStyle w:val="Titolo2"/>
        <w:ind w:left="0"/>
        <w:jc w:val="both"/>
        <w:rPr>
          <w:rFonts w:ascii="Times New Roman" w:hAnsi="Times New Roman" w:cs="Times New Roman"/>
          <w:sz w:val="36"/>
          <w:szCs w:val="36"/>
        </w:rPr>
      </w:pPr>
    </w:p>
    <w:p w14:paraId="7BBCAAB1" w14:textId="77777777" w:rsidR="00DD04E8" w:rsidRDefault="00DD04E8" w:rsidP="00B57C6D">
      <w:pPr>
        <w:pStyle w:val="Titolo2"/>
        <w:ind w:left="0"/>
        <w:jc w:val="both"/>
        <w:rPr>
          <w:rFonts w:ascii="Times New Roman" w:hAnsi="Times New Roman" w:cs="Times New Roman"/>
          <w:sz w:val="36"/>
          <w:szCs w:val="36"/>
        </w:rPr>
      </w:pPr>
    </w:p>
    <w:p w14:paraId="0FED553F" w14:textId="77777777" w:rsidR="00DD04E8" w:rsidRDefault="00DD04E8" w:rsidP="00B57C6D">
      <w:pPr>
        <w:pStyle w:val="Titolo2"/>
        <w:ind w:left="0"/>
        <w:jc w:val="both"/>
        <w:rPr>
          <w:rFonts w:ascii="Times New Roman" w:hAnsi="Times New Roman" w:cs="Times New Roman"/>
          <w:sz w:val="36"/>
          <w:szCs w:val="36"/>
        </w:rPr>
      </w:pPr>
    </w:p>
    <w:p w14:paraId="1EEBF8A1" w14:textId="77777777" w:rsidR="00DD22EE" w:rsidRDefault="00DD22EE" w:rsidP="00B57C6D">
      <w:pPr>
        <w:pStyle w:val="Titolo2"/>
        <w:ind w:left="0"/>
        <w:jc w:val="both"/>
        <w:rPr>
          <w:rFonts w:ascii="Times New Roman" w:hAnsi="Times New Roman" w:cs="Times New Roman"/>
          <w:sz w:val="36"/>
          <w:szCs w:val="36"/>
        </w:rPr>
      </w:pPr>
    </w:p>
    <w:p w14:paraId="5DADE871" w14:textId="77777777" w:rsidR="00DD22EE" w:rsidRDefault="00DD22EE" w:rsidP="00B57C6D">
      <w:pPr>
        <w:pStyle w:val="Titolo2"/>
        <w:ind w:left="0"/>
        <w:jc w:val="both"/>
        <w:rPr>
          <w:rFonts w:ascii="Times New Roman" w:hAnsi="Times New Roman" w:cs="Times New Roman"/>
          <w:sz w:val="36"/>
          <w:szCs w:val="36"/>
        </w:rPr>
      </w:pPr>
    </w:p>
    <w:p w14:paraId="73BB1A7A" w14:textId="77777777" w:rsidR="00ED7CDD" w:rsidRDefault="00ED7CDD" w:rsidP="00B57C6D">
      <w:pPr>
        <w:pStyle w:val="Titolo2"/>
        <w:ind w:left="0"/>
        <w:jc w:val="both"/>
        <w:rPr>
          <w:rFonts w:ascii="Times New Roman" w:hAnsi="Times New Roman" w:cs="Times New Roman"/>
          <w:sz w:val="36"/>
          <w:szCs w:val="36"/>
        </w:rPr>
      </w:pPr>
      <w:bookmarkStart w:id="6" w:name="_Toc61196294"/>
      <w:r w:rsidRPr="00A826B8">
        <w:rPr>
          <w:rFonts w:ascii="Times New Roman" w:hAnsi="Times New Roman" w:cs="Times New Roman"/>
          <w:sz w:val="36"/>
          <w:szCs w:val="36"/>
        </w:rPr>
        <w:t>Specifiche architetturali</w:t>
      </w:r>
      <w:bookmarkEnd w:id="6"/>
    </w:p>
    <w:p w14:paraId="6BF3BBF2" w14:textId="77777777" w:rsidR="00ED7CDD" w:rsidRPr="00A826B8" w:rsidRDefault="00ED7CDD" w:rsidP="00B57C6D">
      <w:pPr>
        <w:pStyle w:val="Titolo2"/>
        <w:ind w:left="0"/>
        <w:jc w:val="both"/>
        <w:rPr>
          <w:rFonts w:ascii="Times New Roman" w:hAnsi="Times New Roman" w:cs="Times New Roman"/>
          <w:sz w:val="36"/>
          <w:szCs w:val="36"/>
        </w:rPr>
      </w:pPr>
    </w:p>
    <w:p w14:paraId="007E160C" w14:textId="77777777" w:rsidR="00991666" w:rsidRPr="00C41545" w:rsidRDefault="00D006FF" w:rsidP="00B57C6D">
      <w:pPr>
        <w:jc w:val="both"/>
        <w:rPr>
          <w:rFonts w:ascii="Times New Roman" w:hAnsi="Times New Roman" w:cs="Times New Roman"/>
          <w:sz w:val="26"/>
          <w:szCs w:val="26"/>
        </w:rPr>
      </w:pPr>
      <w:r>
        <w:rPr>
          <w:rFonts w:ascii="Times New Roman" w:hAnsi="Times New Roman" w:cs="Times New Roman"/>
          <w:sz w:val="26"/>
          <w:szCs w:val="26"/>
        </w:rPr>
        <w:tab/>
      </w:r>
      <w:r w:rsidR="00991666" w:rsidRPr="00C41545">
        <w:rPr>
          <w:rFonts w:ascii="Times New Roman" w:hAnsi="Times New Roman" w:cs="Times New Roman"/>
          <w:sz w:val="26"/>
          <w:szCs w:val="26"/>
        </w:rPr>
        <w:t>Il sistema</w:t>
      </w:r>
      <w:r w:rsidR="005425CF">
        <w:rPr>
          <w:rFonts w:ascii="Times New Roman" w:hAnsi="Times New Roman" w:cs="Times New Roman"/>
          <w:sz w:val="26"/>
          <w:szCs w:val="26"/>
        </w:rPr>
        <w:t xml:space="preserve"> </w:t>
      </w:r>
      <w:r w:rsidR="004416CC">
        <w:rPr>
          <w:rFonts w:ascii="Times New Roman" w:hAnsi="Times New Roman" w:cs="Times New Roman"/>
          <w:sz w:val="26"/>
          <w:szCs w:val="26"/>
        </w:rPr>
        <w:t xml:space="preserve">deve </w:t>
      </w:r>
      <w:r w:rsidR="00991666" w:rsidRPr="00C41545">
        <w:rPr>
          <w:rFonts w:ascii="Times New Roman" w:hAnsi="Times New Roman" w:cs="Times New Roman"/>
          <w:sz w:val="26"/>
          <w:szCs w:val="26"/>
        </w:rPr>
        <w:t>coinvolge</w:t>
      </w:r>
      <w:r w:rsidR="004416CC">
        <w:rPr>
          <w:rFonts w:ascii="Times New Roman" w:hAnsi="Times New Roman" w:cs="Times New Roman"/>
          <w:sz w:val="26"/>
          <w:szCs w:val="26"/>
        </w:rPr>
        <w:t>re</w:t>
      </w:r>
      <w:r w:rsidR="002B203A" w:rsidRPr="00C41545">
        <w:rPr>
          <w:rFonts w:ascii="Times New Roman" w:hAnsi="Times New Roman" w:cs="Times New Roman"/>
          <w:sz w:val="26"/>
          <w:szCs w:val="26"/>
        </w:rPr>
        <w:t xml:space="preserve"> essenzialmente</w:t>
      </w:r>
      <w:r w:rsidR="007E0278" w:rsidRPr="00C41545">
        <w:rPr>
          <w:rFonts w:ascii="Times New Roman" w:hAnsi="Times New Roman" w:cs="Times New Roman"/>
          <w:sz w:val="26"/>
          <w:szCs w:val="26"/>
        </w:rPr>
        <w:t xml:space="preserve"> </w:t>
      </w:r>
      <w:r>
        <w:rPr>
          <w:rFonts w:ascii="Times New Roman" w:hAnsi="Times New Roman" w:cs="Times New Roman"/>
          <w:sz w:val="26"/>
          <w:szCs w:val="26"/>
        </w:rPr>
        <w:t xml:space="preserve">tre </w:t>
      </w:r>
      <w:r w:rsidR="00157365">
        <w:rPr>
          <w:rFonts w:ascii="Times New Roman" w:hAnsi="Times New Roman" w:cs="Times New Roman"/>
          <w:sz w:val="26"/>
          <w:szCs w:val="26"/>
        </w:rPr>
        <w:t>entità</w:t>
      </w:r>
      <w:r>
        <w:rPr>
          <w:rFonts w:ascii="Times New Roman" w:hAnsi="Times New Roman" w:cs="Times New Roman"/>
          <w:sz w:val="26"/>
          <w:szCs w:val="26"/>
        </w:rPr>
        <w:t xml:space="preserve"> software principali: </w:t>
      </w:r>
      <w:r w:rsidR="007E0278" w:rsidRPr="00C41545">
        <w:rPr>
          <w:rFonts w:ascii="Times New Roman" w:hAnsi="Times New Roman" w:cs="Times New Roman"/>
          <w:sz w:val="26"/>
          <w:szCs w:val="26"/>
        </w:rPr>
        <w:t>un applicativo client, una</w:t>
      </w:r>
      <w:r w:rsidR="00991666" w:rsidRPr="00C41545">
        <w:rPr>
          <w:rFonts w:ascii="Times New Roman" w:hAnsi="Times New Roman" w:cs="Times New Roman"/>
          <w:sz w:val="26"/>
          <w:szCs w:val="26"/>
        </w:rPr>
        <w:t xml:space="preserve"> libreria e un server.</w:t>
      </w:r>
    </w:p>
    <w:p w14:paraId="002089D4" w14:textId="77777777" w:rsidR="00991666" w:rsidRDefault="00D006FF" w:rsidP="00B57C6D">
      <w:pPr>
        <w:jc w:val="both"/>
        <w:rPr>
          <w:rFonts w:ascii="Times New Roman" w:hAnsi="Times New Roman" w:cs="Times New Roman"/>
          <w:sz w:val="26"/>
          <w:szCs w:val="26"/>
        </w:rPr>
      </w:pPr>
      <w:r>
        <w:rPr>
          <w:rFonts w:ascii="Times New Roman" w:hAnsi="Times New Roman" w:cs="Times New Roman"/>
          <w:sz w:val="26"/>
          <w:szCs w:val="26"/>
        </w:rPr>
        <w:tab/>
      </w:r>
      <w:r w:rsidR="00157365">
        <w:rPr>
          <w:rFonts w:ascii="Times New Roman" w:hAnsi="Times New Roman" w:cs="Times New Roman"/>
          <w:sz w:val="26"/>
          <w:szCs w:val="26"/>
        </w:rPr>
        <w:t xml:space="preserve">Il servizio client riesce </w:t>
      </w:r>
      <w:r w:rsidR="00DD22EE">
        <w:rPr>
          <w:rFonts w:ascii="Times New Roman" w:hAnsi="Times New Roman" w:cs="Times New Roman"/>
          <w:sz w:val="26"/>
          <w:szCs w:val="26"/>
        </w:rPr>
        <w:t>a</w:t>
      </w:r>
      <w:r w:rsidR="00157365">
        <w:rPr>
          <w:rFonts w:ascii="Times New Roman" w:hAnsi="Times New Roman" w:cs="Times New Roman"/>
          <w:sz w:val="26"/>
          <w:szCs w:val="26"/>
        </w:rPr>
        <w:t xml:space="preserve"> interagire con il server utilizzando la libreria</w:t>
      </w:r>
      <w:r w:rsidR="006A4A12" w:rsidRPr="00C41545">
        <w:rPr>
          <w:rFonts w:ascii="Times New Roman" w:hAnsi="Times New Roman" w:cs="Times New Roman"/>
          <w:sz w:val="26"/>
          <w:szCs w:val="26"/>
        </w:rPr>
        <w:t>.</w:t>
      </w:r>
    </w:p>
    <w:p w14:paraId="7B5437B8" w14:textId="77777777" w:rsidR="00D006FF" w:rsidRPr="00C41545" w:rsidRDefault="00D006FF" w:rsidP="00B57C6D">
      <w:pPr>
        <w:jc w:val="both"/>
        <w:rPr>
          <w:rFonts w:ascii="Times New Roman" w:hAnsi="Times New Roman" w:cs="Times New Roman"/>
          <w:sz w:val="26"/>
          <w:szCs w:val="26"/>
        </w:rPr>
      </w:pPr>
    </w:p>
    <w:p w14:paraId="68EA91E7" w14:textId="77777777" w:rsidR="00ED7CDD" w:rsidRPr="00C41545" w:rsidRDefault="00ED7CDD" w:rsidP="00B57C6D">
      <w:pPr>
        <w:jc w:val="both"/>
        <w:rPr>
          <w:rFonts w:ascii="Times New Roman" w:hAnsi="Times New Roman" w:cs="Times New Roman"/>
          <w:sz w:val="26"/>
          <w:szCs w:val="26"/>
        </w:rPr>
      </w:pPr>
      <w:r w:rsidRPr="00C41545">
        <w:rPr>
          <w:rFonts w:ascii="Times New Roman" w:hAnsi="Times New Roman" w:cs="Times New Roman"/>
          <w:sz w:val="26"/>
          <w:szCs w:val="26"/>
        </w:rPr>
        <w:t>I requisiti architetturali e tecnologici sono</w:t>
      </w:r>
      <w:r w:rsidR="006A4A12" w:rsidRPr="00C41545">
        <w:rPr>
          <w:rFonts w:ascii="Times New Roman" w:hAnsi="Times New Roman" w:cs="Times New Roman"/>
          <w:sz w:val="26"/>
          <w:szCs w:val="26"/>
        </w:rPr>
        <w:t xml:space="preserve"> quindi</w:t>
      </w:r>
      <w:r w:rsidRPr="00C41545">
        <w:rPr>
          <w:rFonts w:ascii="Times New Roman" w:hAnsi="Times New Roman" w:cs="Times New Roman"/>
          <w:sz w:val="26"/>
          <w:szCs w:val="26"/>
        </w:rPr>
        <w:t xml:space="preserve">: </w:t>
      </w:r>
    </w:p>
    <w:p w14:paraId="09EC2942" w14:textId="77777777" w:rsidR="00ED7CDD" w:rsidRPr="00C41545" w:rsidRDefault="00ED7CDD" w:rsidP="00B57C6D">
      <w:pPr>
        <w:jc w:val="both"/>
        <w:rPr>
          <w:rFonts w:ascii="Times New Roman" w:hAnsi="Times New Roman" w:cs="Times New Roman"/>
          <w:sz w:val="26"/>
          <w:szCs w:val="26"/>
        </w:rPr>
      </w:pPr>
    </w:p>
    <w:p w14:paraId="43F77064" w14:textId="77777777" w:rsidR="00ED7CDD" w:rsidRPr="00C41545" w:rsidRDefault="00ED7CDD" w:rsidP="00B57C6D">
      <w:pPr>
        <w:jc w:val="both"/>
        <w:rPr>
          <w:rFonts w:ascii="Times New Roman" w:hAnsi="Times New Roman" w:cs="Times New Roman"/>
          <w:sz w:val="26"/>
          <w:szCs w:val="26"/>
        </w:rPr>
      </w:pPr>
    </w:p>
    <w:p w14:paraId="069F74A3" w14:textId="77777777" w:rsidR="00ED7CDD" w:rsidRPr="00C41545" w:rsidRDefault="00ED7CDD" w:rsidP="00B57C6D">
      <w:pPr>
        <w:jc w:val="both"/>
        <w:rPr>
          <w:rFonts w:ascii="Times New Roman" w:hAnsi="Times New Roman" w:cs="Times New Roman"/>
          <w:sz w:val="26"/>
          <w:szCs w:val="26"/>
        </w:rPr>
      </w:pPr>
      <w:r w:rsidRPr="00C41545">
        <w:rPr>
          <w:rFonts w:ascii="Times New Roman" w:hAnsi="Times New Roman" w:cs="Times New Roman"/>
          <w:sz w:val="26"/>
          <w:szCs w:val="26"/>
        </w:rPr>
        <w:t xml:space="preserve">• Architettura client - server; </w:t>
      </w:r>
    </w:p>
    <w:p w14:paraId="2E4A4F8E" w14:textId="77777777" w:rsidR="00ED7CDD" w:rsidRPr="00C41545" w:rsidRDefault="00ED7CDD" w:rsidP="00B57C6D">
      <w:pPr>
        <w:jc w:val="both"/>
        <w:rPr>
          <w:rFonts w:ascii="Times New Roman" w:hAnsi="Times New Roman" w:cs="Times New Roman"/>
          <w:sz w:val="26"/>
          <w:szCs w:val="26"/>
        </w:rPr>
      </w:pPr>
    </w:p>
    <w:p w14:paraId="73DAD938" w14:textId="77777777" w:rsidR="00ED7CDD" w:rsidRPr="00C41545" w:rsidRDefault="00ED7CDD" w:rsidP="00B57C6D">
      <w:pPr>
        <w:jc w:val="both"/>
        <w:rPr>
          <w:rFonts w:ascii="Times New Roman" w:hAnsi="Times New Roman" w:cs="Times New Roman"/>
          <w:sz w:val="26"/>
          <w:szCs w:val="26"/>
        </w:rPr>
      </w:pPr>
      <w:r w:rsidRPr="00C41545">
        <w:rPr>
          <w:rFonts w:ascii="Times New Roman" w:hAnsi="Times New Roman" w:cs="Times New Roman"/>
          <w:sz w:val="26"/>
          <w:szCs w:val="26"/>
        </w:rPr>
        <w:t xml:space="preserve">• Accesso al </w:t>
      </w:r>
      <w:r w:rsidR="006A4A12" w:rsidRPr="00C41545">
        <w:rPr>
          <w:rFonts w:ascii="Times New Roman" w:hAnsi="Times New Roman" w:cs="Times New Roman"/>
          <w:sz w:val="26"/>
          <w:szCs w:val="26"/>
        </w:rPr>
        <w:t xml:space="preserve">server </w:t>
      </w:r>
      <w:r w:rsidRPr="00C41545">
        <w:rPr>
          <w:rFonts w:ascii="Times New Roman" w:hAnsi="Times New Roman" w:cs="Times New Roman"/>
          <w:sz w:val="26"/>
          <w:szCs w:val="26"/>
        </w:rPr>
        <w:t xml:space="preserve">attraverso i protocolli http </w:t>
      </w:r>
      <w:r w:rsidR="00DD22EE" w:rsidRPr="00C41545">
        <w:rPr>
          <w:rFonts w:ascii="Times New Roman" w:hAnsi="Times New Roman" w:cs="Times New Roman"/>
          <w:sz w:val="26"/>
          <w:szCs w:val="26"/>
        </w:rPr>
        <w:t>e</w:t>
      </w:r>
      <w:r w:rsidRPr="00C41545">
        <w:rPr>
          <w:rFonts w:ascii="Times New Roman" w:hAnsi="Times New Roman" w:cs="Times New Roman"/>
          <w:sz w:val="26"/>
          <w:szCs w:val="26"/>
        </w:rPr>
        <w:t xml:space="preserve"> https; </w:t>
      </w:r>
    </w:p>
    <w:p w14:paraId="2DCC22FE" w14:textId="77777777" w:rsidR="00ED7CDD" w:rsidRPr="00C41545" w:rsidRDefault="00ED7CDD" w:rsidP="00B57C6D">
      <w:pPr>
        <w:jc w:val="both"/>
        <w:rPr>
          <w:rFonts w:ascii="Times New Roman" w:hAnsi="Times New Roman" w:cs="Times New Roman"/>
          <w:sz w:val="26"/>
          <w:szCs w:val="26"/>
        </w:rPr>
      </w:pPr>
    </w:p>
    <w:p w14:paraId="0B67489D" w14:textId="77777777" w:rsidR="00ED7CDD" w:rsidRPr="00C41545" w:rsidRDefault="00ED7CDD" w:rsidP="00B57C6D">
      <w:pPr>
        <w:jc w:val="both"/>
        <w:rPr>
          <w:rFonts w:ascii="Times New Roman" w:hAnsi="Times New Roman" w:cs="Times New Roman"/>
          <w:sz w:val="26"/>
          <w:szCs w:val="26"/>
        </w:rPr>
      </w:pPr>
      <w:r w:rsidRPr="00C41545">
        <w:rPr>
          <w:rFonts w:ascii="Times New Roman" w:hAnsi="Times New Roman" w:cs="Times New Roman"/>
          <w:sz w:val="26"/>
          <w:szCs w:val="26"/>
        </w:rPr>
        <w:t xml:space="preserve">• </w:t>
      </w:r>
      <w:r w:rsidR="006A4A12" w:rsidRPr="00C41545">
        <w:rPr>
          <w:rFonts w:ascii="Times New Roman" w:hAnsi="Times New Roman" w:cs="Times New Roman"/>
          <w:sz w:val="26"/>
          <w:szCs w:val="26"/>
        </w:rPr>
        <w:t xml:space="preserve">Dbms non relazionale </w:t>
      </w:r>
      <w:r w:rsidR="00157365">
        <w:rPr>
          <w:rFonts w:ascii="Times New Roman" w:hAnsi="Times New Roman" w:cs="Times New Roman"/>
          <w:sz w:val="26"/>
          <w:szCs w:val="26"/>
        </w:rPr>
        <w:t>real-time</w:t>
      </w:r>
    </w:p>
    <w:p w14:paraId="14595673" w14:textId="77777777" w:rsidR="00ED7CDD" w:rsidRDefault="00ED7CDD" w:rsidP="00B57C6D">
      <w:pPr>
        <w:pStyle w:val="Titolo2"/>
        <w:ind w:left="0"/>
        <w:jc w:val="both"/>
        <w:rPr>
          <w:rFonts w:ascii="Times New Roman" w:hAnsi="Times New Roman" w:cs="Times New Roman"/>
          <w:sz w:val="36"/>
          <w:szCs w:val="36"/>
        </w:rPr>
      </w:pPr>
    </w:p>
    <w:p w14:paraId="42564215" w14:textId="77777777" w:rsidR="00D006FF" w:rsidRDefault="00D006FF" w:rsidP="00B57C6D">
      <w:pPr>
        <w:pStyle w:val="Titolo2"/>
        <w:ind w:left="0"/>
        <w:jc w:val="both"/>
        <w:rPr>
          <w:rFonts w:ascii="Times New Roman" w:hAnsi="Times New Roman" w:cs="Times New Roman"/>
          <w:sz w:val="36"/>
          <w:szCs w:val="36"/>
        </w:rPr>
      </w:pPr>
    </w:p>
    <w:p w14:paraId="02320456" w14:textId="77777777" w:rsidR="00E16CEA" w:rsidRDefault="00E16CEA" w:rsidP="00B57C6D">
      <w:pPr>
        <w:pStyle w:val="Titolo2"/>
        <w:ind w:left="0"/>
        <w:jc w:val="both"/>
        <w:rPr>
          <w:rFonts w:ascii="Times New Roman" w:hAnsi="Times New Roman" w:cs="Times New Roman"/>
          <w:sz w:val="36"/>
          <w:szCs w:val="36"/>
        </w:rPr>
      </w:pPr>
    </w:p>
    <w:p w14:paraId="53DD0F83" w14:textId="77777777" w:rsidR="00ED7CDD" w:rsidRPr="00A826B8" w:rsidRDefault="00ED7CDD" w:rsidP="00B57C6D">
      <w:pPr>
        <w:pStyle w:val="Titolo2"/>
        <w:ind w:left="0"/>
        <w:jc w:val="both"/>
        <w:rPr>
          <w:rFonts w:ascii="Times New Roman" w:hAnsi="Times New Roman" w:cs="Times New Roman"/>
          <w:sz w:val="36"/>
          <w:szCs w:val="36"/>
        </w:rPr>
      </w:pPr>
      <w:bookmarkStart w:id="7" w:name="_Toc61196295"/>
      <w:r w:rsidRPr="00A826B8">
        <w:rPr>
          <w:rFonts w:ascii="Times New Roman" w:hAnsi="Times New Roman" w:cs="Times New Roman"/>
          <w:sz w:val="36"/>
          <w:szCs w:val="36"/>
        </w:rPr>
        <w:t>Specifiche funzionali</w:t>
      </w:r>
      <w:bookmarkEnd w:id="7"/>
      <w:r w:rsidRPr="00A826B8">
        <w:rPr>
          <w:rFonts w:ascii="Times New Roman" w:hAnsi="Times New Roman" w:cs="Times New Roman"/>
          <w:sz w:val="36"/>
          <w:szCs w:val="36"/>
        </w:rPr>
        <w:t xml:space="preserve"> </w:t>
      </w:r>
    </w:p>
    <w:p w14:paraId="62A8FE3D" w14:textId="77777777" w:rsidR="00ED7CDD" w:rsidRPr="00A826B8" w:rsidRDefault="00ED7CDD" w:rsidP="00B57C6D">
      <w:pPr>
        <w:jc w:val="both"/>
        <w:rPr>
          <w:rFonts w:ascii="Times New Roman" w:hAnsi="Times New Roman" w:cs="Times New Roman"/>
          <w:b/>
          <w:sz w:val="40"/>
          <w:szCs w:val="40"/>
        </w:rPr>
      </w:pPr>
    </w:p>
    <w:p w14:paraId="082E5F5A" w14:textId="77777777" w:rsidR="00157365" w:rsidRPr="00C41545" w:rsidRDefault="00DD1A3B" w:rsidP="00B57C6D">
      <w:pPr>
        <w:pStyle w:val="NormaleWeb"/>
        <w:shd w:val="clear" w:color="auto" w:fill="FFFFFF"/>
        <w:spacing w:before="0" w:beforeAutospacing="0" w:after="0" w:afterAutospacing="0"/>
        <w:jc w:val="both"/>
        <w:rPr>
          <w:color w:val="201F1E"/>
          <w:sz w:val="26"/>
          <w:szCs w:val="26"/>
        </w:rPr>
      </w:pPr>
      <w:r>
        <w:rPr>
          <w:color w:val="201F1E"/>
          <w:sz w:val="26"/>
          <w:szCs w:val="26"/>
          <w:bdr w:val="none" w:sz="0" w:space="0" w:color="auto" w:frame="1"/>
        </w:rPr>
        <w:tab/>
      </w:r>
      <w:r w:rsidR="00ED7CDD" w:rsidRPr="00C41545">
        <w:rPr>
          <w:color w:val="201F1E"/>
          <w:sz w:val="26"/>
          <w:szCs w:val="26"/>
          <w:bdr w:val="none" w:sz="0" w:space="0" w:color="auto" w:frame="1"/>
        </w:rPr>
        <w:t xml:space="preserve">La libreria </w:t>
      </w:r>
      <w:r w:rsidR="005425CF">
        <w:rPr>
          <w:color w:val="201F1E"/>
          <w:sz w:val="26"/>
          <w:szCs w:val="26"/>
          <w:bdr w:val="none" w:sz="0" w:space="0" w:color="auto" w:frame="1"/>
        </w:rPr>
        <w:t xml:space="preserve">di sistema </w:t>
      </w:r>
      <w:r w:rsidR="004416CC">
        <w:rPr>
          <w:color w:val="201F1E"/>
          <w:sz w:val="26"/>
          <w:szCs w:val="26"/>
          <w:bdr w:val="none" w:sz="0" w:space="0" w:color="auto" w:frame="1"/>
        </w:rPr>
        <w:t>da implementare deve consentire</w:t>
      </w:r>
      <w:r w:rsidR="00ED7CDD" w:rsidRPr="00C41545">
        <w:rPr>
          <w:color w:val="201F1E"/>
          <w:sz w:val="26"/>
          <w:szCs w:val="26"/>
          <w:bdr w:val="none" w:sz="0" w:space="0" w:color="auto" w:frame="1"/>
        </w:rPr>
        <w:t xml:space="preserve"> ai servizi</w:t>
      </w:r>
      <w:r w:rsidR="006A4A12" w:rsidRPr="00C41545">
        <w:rPr>
          <w:color w:val="201F1E"/>
          <w:sz w:val="26"/>
          <w:szCs w:val="26"/>
          <w:bdr w:val="none" w:sz="0" w:space="0" w:color="auto" w:frame="1"/>
        </w:rPr>
        <w:t xml:space="preserve"> client</w:t>
      </w:r>
      <w:r w:rsidR="00157365">
        <w:rPr>
          <w:color w:val="201F1E"/>
          <w:sz w:val="26"/>
          <w:szCs w:val="26"/>
          <w:bdr w:val="none" w:sz="0" w:space="0" w:color="auto" w:frame="1"/>
        </w:rPr>
        <w:t xml:space="preserve"> che ne usufruiscono di </w:t>
      </w:r>
      <w:r w:rsidR="00157365">
        <w:rPr>
          <w:color w:val="201F1E"/>
          <w:sz w:val="26"/>
          <w:szCs w:val="26"/>
        </w:rPr>
        <w:t>r</w:t>
      </w:r>
      <w:r w:rsidR="00157365" w:rsidRPr="00C41545">
        <w:rPr>
          <w:color w:val="201F1E"/>
          <w:sz w:val="26"/>
          <w:szCs w:val="26"/>
        </w:rPr>
        <w:t xml:space="preserve">egistrarsi alla ricezione di messaggi </w:t>
      </w:r>
      <w:r w:rsidR="00DD22EE">
        <w:rPr>
          <w:color w:val="201F1E"/>
          <w:sz w:val="26"/>
          <w:szCs w:val="26"/>
        </w:rPr>
        <w:t xml:space="preserve">a </w:t>
      </w:r>
      <w:r w:rsidR="00DD22EE" w:rsidRPr="00C41545">
        <w:rPr>
          <w:color w:val="201F1E"/>
          <w:sz w:val="26"/>
          <w:szCs w:val="26"/>
        </w:rPr>
        <w:t>cui</w:t>
      </w:r>
      <w:r w:rsidR="00157365" w:rsidRPr="00C41545">
        <w:rPr>
          <w:color w:val="201F1E"/>
          <w:sz w:val="26"/>
          <w:szCs w:val="26"/>
        </w:rPr>
        <w:t xml:space="preserve"> si è interessati dal server.</w:t>
      </w:r>
    </w:p>
    <w:p w14:paraId="760CB677" w14:textId="77777777" w:rsidR="00157365" w:rsidRPr="00C41545" w:rsidRDefault="00DD1A3B" w:rsidP="00B57C6D">
      <w:pPr>
        <w:pStyle w:val="NormaleWeb"/>
        <w:shd w:val="clear" w:color="auto" w:fill="FFFFFF"/>
        <w:spacing w:before="0" w:beforeAutospacing="0" w:after="0" w:afterAutospacing="0"/>
        <w:jc w:val="both"/>
        <w:rPr>
          <w:color w:val="201F1E"/>
          <w:sz w:val="26"/>
          <w:szCs w:val="26"/>
        </w:rPr>
      </w:pPr>
      <w:r>
        <w:rPr>
          <w:color w:val="201F1E"/>
          <w:sz w:val="26"/>
          <w:szCs w:val="26"/>
        </w:rPr>
        <w:tab/>
      </w:r>
      <w:r w:rsidR="00157365" w:rsidRPr="00C41545">
        <w:rPr>
          <w:color w:val="201F1E"/>
          <w:sz w:val="26"/>
          <w:szCs w:val="26"/>
        </w:rPr>
        <w:t>Nel contesto aziendale, in particolare, i servizi di frontend e b</w:t>
      </w:r>
      <w:r w:rsidR="00DD22EE">
        <w:rPr>
          <w:color w:val="201F1E"/>
          <w:sz w:val="26"/>
          <w:szCs w:val="26"/>
        </w:rPr>
        <w:t>a</w:t>
      </w:r>
      <w:r w:rsidR="00157365" w:rsidRPr="00C41545">
        <w:rPr>
          <w:color w:val="201F1E"/>
          <w:sz w:val="26"/>
          <w:szCs w:val="26"/>
        </w:rPr>
        <w:t xml:space="preserve">ckend possono registrarsi </w:t>
      </w:r>
      <w:r w:rsidR="00157365">
        <w:rPr>
          <w:color w:val="201F1E"/>
          <w:sz w:val="26"/>
          <w:szCs w:val="26"/>
        </w:rPr>
        <w:t>al</w:t>
      </w:r>
      <w:r w:rsidR="00157365" w:rsidRPr="00C41545">
        <w:rPr>
          <w:color w:val="201F1E"/>
          <w:sz w:val="26"/>
          <w:szCs w:val="26"/>
        </w:rPr>
        <w:t>la ricezione</w:t>
      </w:r>
      <w:r w:rsidR="00DD22EE" w:rsidRPr="00C41545">
        <w:rPr>
          <w:color w:val="201F1E"/>
          <w:sz w:val="26"/>
          <w:szCs w:val="26"/>
        </w:rPr>
        <w:t xml:space="preserve"> </w:t>
      </w:r>
      <w:r w:rsidR="00157365">
        <w:rPr>
          <w:color w:val="201F1E"/>
          <w:sz w:val="26"/>
          <w:szCs w:val="26"/>
        </w:rPr>
        <w:t xml:space="preserve">di notifiche </w:t>
      </w:r>
      <w:r w:rsidR="00DD22EE">
        <w:rPr>
          <w:color w:val="201F1E"/>
          <w:sz w:val="26"/>
          <w:szCs w:val="26"/>
        </w:rPr>
        <w:t>che si riferiscono a</w:t>
      </w:r>
      <w:r w:rsidR="00157365" w:rsidRPr="00C41545">
        <w:rPr>
          <w:color w:val="201F1E"/>
          <w:sz w:val="26"/>
          <w:szCs w:val="26"/>
        </w:rPr>
        <w:t xml:space="preserve"> </w:t>
      </w:r>
      <w:r w:rsidR="00157365">
        <w:rPr>
          <w:color w:val="201F1E"/>
          <w:sz w:val="26"/>
          <w:szCs w:val="26"/>
        </w:rPr>
        <w:t>eventi</w:t>
      </w:r>
      <w:r w:rsidR="00DD22EE" w:rsidRPr="00C41545">
        <w:rPr>
          <w:color w:val="201F1E"/>
          <w:sz w:val="26"/>
          <w:szCs w:val="26"/>
        </w:rPr>
        <w:t xml:space="preserve"> </w:t>
      </w:r>
      <w:r w:rsidR="00157365" w:rsidRPr="00C41545">
        <w:rPr>
          <w:color w:val="201F1E"/>
          <w:sz w:val="26"/>
          <w:szCs w:val="26"/>
        </w:rPr>
        <w:t>(tabella di sistema “Notifications”) con un certo valore di argomento (campo “arg”).</w:t>
      </w:r>
      <w:r w:rsidR="007536F0">
        <w:rPr>
          <w:color w:val="201F1E"/>
          <w:sz w:val="26"/>
          <w:szCs w:val="26"/>
        </w:rPr>
        <w:t xml:space="preserve"> </w:t>
      </w:r>
      <w:r w:rsidR="00157365" w:rsidRPr="00C41545">
        <w:rPr>
          <w:color w:val="201F1E"/>
          <w:sz w:val="26"/>
          <w:szCs w:val="26"/>
        </w:rPr>
        <w:t xml:space="preserve">Se ad esempio </w:t>
      </w:r>
      <w:r w:rsidR="00DD22EE" w:rsidRPr="00C41545">
        <w:rPr>
          <w:color w:val="201F1E"/>
          <w:sz w:val="26"/>
          <w:szCs w:val="26"/>
        </w:rPr>
        <w:t>è</w:t>
      </w:r>
      <w:r w:rsidR="00157365" w:rsidRPr="00C41545">
        <w:rPr>
          <w:color w:val="201F1E"/>
          <w:sz w:val="26"/>
          <w:szCs w:val="26"/>
        </w:rPr>
        <w:t xml:space="preserve"> inserita </w:t>
      </w:r>
      <w:r>
        <w:rPr>
          <w:color w:val="201F1E"/>
          <w:sz w:val="26"/>
          <w:szCs w:val="26"/>
        </w:rPr>
        <w:t>nella</w:t>
      </w:r>
      <w:r w:rsidR="00157365" w:rsidRPr="00C41545">
        <w:rPr>
          <w:color w:val="201F1E"/>
          <w:sz w:val="26"/>
          <w:szCs w:val="26"/>
        </w:rPr>
        <w:t xml:space="preserve"> tabella “Notifications</w:t>
      </w:r>
      <w:r w:rsidR="00DD22EE" w:rsidRPr="00C41545">
        <w:rPr>
          <w:color w:val="201F1E"/>
          <w:sz w:val="26"/>
          <w:szCs w:val="26"/>
        </w:rPr>
        <w:t>”,</w:t>
      </w:r>
      <w:r w:rsidR="00157365" w:rsidRPr="00C41545">
        <w:rPr>
          <w:color w:val="201F1E"/>
          <w:sz w:val="26"/>
          <w:szCs w:val="26"/>
        </w:rPr>
        <w:t xml:space="preserve"> una nuova notifica con campo “arg” uguale </w:t>
      </w:r>
      <w:r w:rsidR="00DD22EE" w:rsidRPr="00C41545">
        <w:rPr>
          <w:color w:val="201F1E"/>
          <w:sz w:val="26"/>
          <w:szCs w:val="26"/>
        </w:rPr>
        <w:t>a</w:t>
      </w:r>
      <w:r w:rsidR="00157365" w:rsidRPr="00C41545">
        <w:rPr>
          <w:color w:val="201F1E"/>
          <w:sz w:val="26"/>
          <w:szCs w:val="26"/>
        </w:rPr>
        <w:t xml:space="preserve"> “A” allora </w:t>
      </w:r>
      <w:r w:rsidR="00DD22EE" w:rsidRPr="00C41545">
        <w:rPr>
          <w:color w:val="201F1E"/>
          <w:sz w:val="26"/>
          <w:szCs w:val="26"/>
        </w:rPr>
        <w:t>saranno</w:t>
      </w:r>
      <w:r w:rsidR="00157365" w:rsidRPr="00C41545">
        <w:rPr>
          <w:color w:val="201F1E"/>
          <w:sz w:val="26"/>
          <w:szCs w:val="26"/>
        </w:rPr>
        <w:t xml:space="preserve"> avvisati </w:t>
      </w:r>
      <w:r>
        <w:rPr>
          <w:color w:val="201F1E"/>
          <w:sz w:val="26"/>
          <w:szCs w:val="26"/>
        </w:rPr>
        <w:t>della variazione</w:t>
      </w:r>
      <w:r w:rsidR="00DD22EE">
        <w:rPr>
          <w:color w:val="201F1E"/>
          <w:sz w:val="26"/>
          <w:szCs w:val="26"/>
        </w:rPr>
        <w:t xml:space="preserve"> </w:t>
      </w:r>
      <w:r w:rsidR="00157365" w:rsidRPr="00C41545">
        <w:rPr>
          <w:color w:val="201F1E"/>
          <w:sz w:val="26"/>
          <w:szCs w:val="26"/>
        </w:rPr>
        <w:t xml:space="preserve">tutti i servizi interessati a notifiche aventi “arg” uguale </w:t>
      </w:r>
      <w:r w:rsidR="00DD22EE" w:rsidRPr="00C41545">
        <w:rPr>
          <w:color w:val="201F1E"/>
          <w:sz w:val="26"/>
          <w:szCs w:val="26"/>
        </w:rPr>
        <w:t>a</w:t>
      </w:r>
      <w:r w:rsidR="00157365" w:rsidRPr="00C41545">
        <w:rPr>
          <w:color w:val="201F1E"/>
          <w:sz w:val="26"/>
          <w:szCs w:val="26"/>
        </w:rPr>
        <w:t xml:space="preserve"> “A”.</w:t>
      </w:r>
    </w:p>
    <w:p w14:paraId="60C0EAF7" w14:textId="77777777" w:rsidR="00157365" w:rsidRDefault="00DD1A3B" w:rsidP="00B57C6D">
      <w:pPr>
        <w:pStyle w:val="NormaleWeb"/>
        <w:shd w:val="clear" w:color="auto" w:fill="FFFFFF"/>
        <w:spacing w:before="0" w:beforeAutospacing="0" w:after="0" w:afterAutospacing="0"/>
        <w:jc w:val="both"/>
        <w:rPr>
          <w:color w:val="201F1E"/>
          <w:sz w:val="26"/>
          <w:szCs w:val="26"/>
        </w:rPr>
      </w:pPr>
      <w:r>
        <w:rPr>
          <w:color w:val="201F1E"/>
          <w:sz w:val="26"/>
          <w:szCs w:val="26"/>
          <w:bdr w:val="none" w:sz="0" w:space="0" w:color="auto" w:frame="1"/>
        </w:rPr>
        <w:tab/>
      </w:r>
      <w:r w:rsidR="007536F0">
        <w:rPr>
          <w:color w:val="201F1E"/>
          <w:sz w:val="26"/>
          <w:szCs w:val="26"/>
          <w:bdr w:val="none" w:sz="0" w:space="0" w:color="auto" w:frame="1"/>
        </w:rPr>
        <w:t>A seguito della scelta di</w:t>
      </w:r>
      <w:r w:rsidR="002F6956" w:rsidRPr="00C41545">
        <w:rPr>
          <w:color w:val="201F1E"/>
          <w:sz w:val="26"/>
          <w:szCs w:val="26"/>
        </w:rPr>
        <w:t xml:space="preserve"> una tecnologia dbms per il server</w:t>
      </w:r>
      <w:r w:rsidR="002F6956">
        <w:rPr>
          <w:color w:val="201F1E"/>
          <w:sz w:val="26"/>
          <w:szCs w:val="26"/>
        </w:rPr>
        <w:t xml:space="preserve"> di sistema </w:t>
      </w:r>
      <w:r w:rsidR="007536F0">
        <w:rPr>
          <w:color w:val="201F1E"/>
          <w:sz w:val="26"/>
          <w:szCs w:val="26"/>
        </w:rPr>
        <w:t xml:space="preserve">è possibile, inoltre, </w:t>
      </w:r>
      <w:r w:rsidR="002F6956" w:rsidRPr="00C41545">
        <w:rPr>
          <w:color w:val="201F1E"/>
          <w:sz w:val="26"/>
          <w:szCs w:val="26"/>
        </w:rPr>
        <w:t xml:space="preserve">eseguire operazioni CRUD sulle tabelle che </w:t>
      </w:r>
      <w:r w:rsidR="00DD22EE" w:rsidRPr="00C41545">
        <w:rPr>
          <w:color w:val="201F1E"/>
          <w:sz w:val="26"/>
          <w:szCs w:val="26"/>
        </w:rPr>
        <w:t>sono</w:t>
      </w:r>
      <w:r w:rsidR="002F6956" w:rsidRPr="00C41545">
        <w:rPr>
          <w:color w:val="201F1E"/>
          <w:sz w:val="26"/>
          <w:szCs w:val="26"/>
        </w:rPr>
        <w:t xml:space="preserve"> considerate di sistema dalla libreria</w:t>
      </w:r>
      <w:r w:rsidR="007536F0">
        <w:rPr>
          <w:color w:val="201F1E"/>
          <w:sz w:val="26"/>
          <w:szCs w:val="26"/>
        </w:rPr>
        <w:t xml:space="preserve"> implementata </w:t>
      </w:r>
      <w:r w:rsidR="007536F0" w:rsidRPr="007536F0">
        <w:rPr>
          <w:i/>
          <w:color w:val="201F1E"/>
          <w:sz w:val="26"/>
          <w:szCs w:val="26"/>
        </w:rPr>
        <w:t>UtilityRethinnk</w:t>
      </w:r>
      <w:r w:rsidR="002F6956" w:rsidRPr="00C41545">
        <w:rPr>
          <w:color w:val="201F1E"/>
          <w:sz w:val="26"/>
          <w:szCs w:val="26"/>
        </w:rPr>
        <w:t xml:space="preserve"> </w:t>
      </w:r>
      <w:r w:rsidR="002F6956">
        <w:rPr>
          <w:color w:val="201F1E"/>
          <w:sz w:val="26"/>
          <w:szCs w:val="26"/>
        </w:rPr>
        <w:t>(es</w:t>
      </w:r>
      <w:r w:rsidR="00DD22EE">
        <w:rPr>
          <w:color w:val="201F1E"/>
          <w:sz w:val="26"/>
          <w:szCs w:val="26"/>
        </w:rPr>
        <w:t>.</w:t>
      </w:r>
      <w:r w:rsidR="002F6956">
        <w:rPr>
          <w:color w:val="201F1E"/>
          <w:sz w:val="26"/>
          <w:szCs w:val="26"/>
        </w:rPr>
        <w:t xml:space="preserve"> </w:t>
      </w:r>
      <w:r w:rsidR="007536F0" w:rsidRPr="007536F0">
        <w:rPr>
          <w:i/>
          <w:color w:val="201F1E"/>
          <w:sz w:val="26"/>
          <w:szCs w:val="26"/>
        </w:rPr>
        <w:t>Notifications</w:t>
      </w:r>
      <w:r w:rsidR="002F6956">
        <w:rPr>
          <w:color w:val="201F1E"/>
          <w:sz w:val="26"/>
          <w:szCs w:val="26"/>
        </w:rPr>
        <w:t>).</w:t>
      </w:r>
    </w:p>
    <w:p w14:paraId="6402E9C2" w14:textId="77777777" w:rsidR="002F6956" w:rsidRPr="00C41545" w:rsidRDefault="00DD1A3B" w:rsidP="00B57C6D">
      <w:pPr>
        <w:pStyle w:val="NormaleWeb"/>
        <w:shd w:val="clear" w:color="auto" w:fill="FFFFFF"/>
        <w:spacing w:before="0" w:beforeAutospacing="0" w:after="0" w:afterAutospacing="0"/>
        <w:jc w:val="both"/>
        <w:rPr>
          <w:color w:val="201F1E"/>
          <w:sz w:val="26"/>
          <w:szCs w:val="26"/>
        </w:rPr>
      </w:pPr>
      <w:r>
        <w:rPr>
          <w:color w:val="201F1E"/>
          <w:sz w:val="26"/>
          <w:szCs w:val="26"/>
        </w:rPr>
        <w:tab/>
      </w:r>
      <w:r w:rsidR="007536F0">
        <w:rPr>
          <w:color w:val="201F1E"/>
          <w:sz w:val="26"/>
          <w:szCs w:val="26"/>
        </w:rPr>
        <w:t>Il sistema</w:t>
      </w:r>
      <w:r w:rsidR="002F6956">
        <w:rPr>
          <w:color w:val="201F1E"/>
          <w:sz w:val="26"/>
          <w:szCs w:val="26"/>
        </w:rPr>
        <w:t xml:space="preserve"> fornisce</w:t>
      </w:r>
      <w:r w:rsidR="007536F0">
        <w:rPr>
          <w:color w:val="201F1E"/>
          <w:sz w:val="26"/>
          <w:szCs w:val="26"/>
        </w:rPr>
        <w:t>, infine,</w:t>
      </w:r>
      <w:r w:rsidR="00DD22EE">
        <w:rPr>
          <w:color w:val="201F1E"/>
          <w:sz w:val="26"/>
          <w:szCs w:val="26"/>
        </w:rPr>
        <w:t xml:space="preserve"> </w:t>
      </w:r>
      <w:r w:rsidR="002F6956">
        <w:rPr>
          <w:color w:val="201F1E"/>
          <w:sz w:val="26"/>
          <w:szCs w:val="26"/>
        </w:rPr>
        <w:t xml:space="preserve">funzionalità </w:t>
      </w:r>
      <w:r w:rsidR="00AF7484">
        <w:rPr>
          <w:color w:val="201F1E"/>
          <w:sz w:val="26"/>
          <w:szCs w:val="26"/>
        </w:rPr>
        <w:t>di</w:t>
      </w:r>
      <w:r w:rsidRPr="00C41545">
        <w:rPr>
          <w:color w:val="201F1E"/>
          <w:sz w:val="26"/>
          <w:szCs w:val="26"/>
        </w:rPr>
        <w:t xml:space="preserve"> riconfigurazione delle</w:t>
      </w:r>
      <w:r w:rsidR="007536F0">
        <w:rPr>
          <w:color w:val="201F1E"/>
          <w:sz w:val="26"/>
          <w:szCs w:val="26"/>
        </w:rPr>
        <w:t xml:space="preserve"> politiche di</w:t>
      </w:r>
      <w:r w:rsidR="00DD22EE">
        <w:rPr>
          <w:color w:val="201F1E"/>
          <w:sz w:val="26"/>
          <w:szCs w:val="26"/>
        </w:rPr>
        <w:t xml:space="preserve"> </w:t>
      </w:r>
      <w:r w:rsidR="007536F0">
        <w:rPr>
          <w:color w:val="201F1E"/>
          <w:sz w:val="26"/>
          <w:szCs w:val="26"/>
        </w:rPr>
        <w:t>Replication e Sharding</w:t>
      </w:r>
      <w:r w:rsidRPr="00C41545">
        <w:rPr>
          <w:color w:val="201F1E"/>
          <w:sz w:val="26"/>
          <w:szCs w:val="26"/>
        </w:rPr>
        <w:t xml:space="preserve"> </w:t>
      </w:r>
      <w:r w:rsidR="007536F0">
        <w:rPr>
          <w:color w:val="201F1E"/>
          <w:sz w:val="26"/>
          <w:szCs w:val="26"/>
        </w:rPr>
        <w:t>attuate sui</w:t>
      </w:r>
      <w:r w:rsidRPr="00C41545">
        <w:rPr>
          <w:color w:val="201F1E"/>
          <w:sz w:val="26"/>
          <w:szCs w:val="26"/>
        </w:rPr>
        <w:t xml:space="preserve"> dati di u</w:t>
      </w:r>
      <w:r>
        <w:rPr>
          <w:color w:val="201F1E"/>
          <w:sz w:val="26"/>
          <w:szCs w:val="26"/>
        </w:rPr>
        <w:t>na</w:t>
      </w:r>
      <w:r w:rsidR="00DD22EE">
        <w:rPr>
          <w:color w:val="201F1E"/>
          <w:sz w:val="26"/>
          <w:szCs w:val="26"/>
        </w:rPr>
        <w:t xml:space="preserve"> </w:t>
      </w:r>
      <w:r>
        <w:rPr>
          <w:color w:val="201F1E"/>
          <w:sz w:val="26"/>
          <w:szCs w:val="26"/>
        </w:rPr>
        <w:t>tabella e</w:t>
      </w:r>
      <w:r w:rsidR="00AF7484">
        <w:rPr>
          <w:color w:val="201F1E"/>
          <w:sz w:val="26"/>
          <w:szCs w:val="26"/>
        </w:rPr>
        <w:t xml:space="preserve"> funzionalità</w:t>
      </w:r>
      <w:r>
        <w:rPr>
          <w:color w:val="201F1E"/>
          <w:sz w:val="26"/>
          <w:szCs w:val="26"/>
        </w:rPr>
        <w:t xml:space="preserve"> gestionali per</w:t>
      </w:r>
      <w:r w:rsidR="002F6956">
        <w:rPr>
          <w:color w:val="201F1E"/>
          <w:sz w:val="26"/>
          <w:szCs w:val="26"/>
        </w:rPr>
        <w:t xml:space="preserve"> il database come </w:t>
      </w:r>
      <w:r w:rsidR="002F6956" w:rsidRPr="00C41545">
        <w:rPr>
          <w:color w:val="201F1E"/>
          <w:sz w:val="26"/>
          <w:szCs w:val="26"/>
        </w:rPr>
        <w:t xml:space="preserve">la creazione e </w:t>
      </w:r>
      <w:r>
        <w:rPr>
          <w:color w:val="201F1E"/>
          <w:sz w:val="26"/>
          <w:szCs w:val="26"/>
        </w:rPr>
        <w:t xml:space="preserve">la </w:t>
      </w:r>
      <w:r w:rsidR="002F6956" w:rsidRPr="00C41545">
        <w:rPr>
          <w:color w:val="201F1E"/>
          <w:sz w:val="26"/>
          <w:szCs w:val="26"/>
        </w:rPr>
        <w:t>cancellazione di nuove tabelle e</w:t>
      </w:r>
      <w:r>
        <w:rPr>
          <w:color w:val="201F1E"/>
          <w:sz w:val="26"/>
          <w:szCs w:val="26"/>
        </w:rPr>
        <w:t xml:space="preserve"> di</w:t>
      </w:r>
      <w:r w:rsidR="002F6956" w:rsidRPr="00C41545">
        <w:rPr>
          <w:color w:val="201F1E"/>
          <w:sz w:val="26"/>
          <w:szCs w:val="26"/>
        </w:rPr>
        <w:t xml:space="preserve"> indici</w:t>
      </w:r>
      <w:r w:rsidR="00AF7484">
        <w:rPr>
          <w:color w:val="201F1E"/>
          <w:sz w:val="26"/>
          <w:szCs w:val="26"/>
        </w:rPr>
        <w:t>.</w:t>
      </w:r>
      <w:r w:rsidR="002F6956" w:rsidRPr="00C41545">
        <w:rPr>
          <w:color w:val="201F1E"/>
          <w:sz w:val="26"/>
          <w:szCs w:val="26"/>
        </w:rPr>
        <w:t xml:space="preserve"> </w:t>
      </w:r>
    </w:p>
    <w:p w14:paraId="5ECEA41F" w14:textId="77777777" w:rsidR="002F6956" w:rsidRPr="00C41545" w:rsidRDefault="002F6956" w:rsidP="00B57C6D">
      <w:pPr>
        <w:pStyle w:val="NormaleWeb"/>
        <w:shd w:val="clear" w:color="auto" w:fill="FFFFFF"/>
        <w:spacing w:before="0" w:beforeAutospacing="0" w:after="0" w:afterAutospacing="0"/>
        <w:jc w:val="both"/>
        <w:rPr>
          <w:color w:val="201F1E"/>
          <w:sz w:val="26"/>
          <w:szCs w:val="26"/>
          <w:bdr w:val="none" w:sz="0" w:space="0" w:color="auto" w:frame="1"/>
        </w:rPr>
      </w:pPr>
    </w:p>
    <w:p w14:paraId="387B21A3" w14:textId="77777777" w:rsidR="00ED7CDD" w:rsidRPr="00C41545" w:rsidRDefault="00ED7CDD" w:rsidP="00B57C6D">
      <w:pPr>
        <w:pStyle w:val="NormaleWeb"/>
        <w:shd w:val="clear" w:color="auto" w:fill="FFFFFF"/>
        <w:spacing w:before="0" w:beforeAutospacing="0" w:after="0" w:afterAutospacing="0"/>
        <w:jc w:val="both"/>
        <w:rPr>
          <w:color w:val="201F1E"/>
          <w:sz w:val="26"/>
          <w:szCs w:val="26"/>
          <w:bdr w:val="none" w:sz="0" w:space="0" w:color="auto" w:frame="1"/>
        </w:rPr>
      </w:pPr>
    </w:p>
    <w:p w14:paraId="66C64507" w14:textId="77777777" w:rsidR="00157365" w:rsidRDefault="00157365" w:rsidP="00B57C6D">
      <w:pPr>
        <w:pStyle w:val="NormaleWeb"/>
        <w:shd w:val="clear" w:color="auto" w:fill="FFFFFF"/>
        <w:spacing w:before="0" w:beforeAutospacing="0" w:after="0" w:afterAutospacing="0"/>
        <w:ind w:left="644"/>
        <w:jc w:val="both"/>
        <w:rPr>
          <w:color w:val="201F1E"/>
          <w:sz w:val="26"/>
          <w:szCs w:val="26"/>
        </w:rPr>
      </w:pPr>
    </w:p>
    <w:p w14:paraId="5F52FD13" w14:textId="77777777" w:rsidR="00ED7CDD" w:rsidRPr="00C41545" w:rsidRDefault="00ED7CDD" w:rsidP="00B57C6D">
      <w:pPr>
        <w:pStyle w:val="NormaleWeb"/>
        <w:shd w:val="clear" w:color="auto" w:fill="FFFFFF"/>
        <w:spacing w:before="0" w:beforeAutospacing="0" w:after="0" w:afterAutospacing="0"/>
        <w:ind w:left="644"/>
        <w:jc w:val="both"/>
        <w:rPr>
          <w:color w:val="201F1E"/>
          <w:sz w:val="26"/>
          <w:szCs w:val="26"/>
        </w:rPr>
      </w:pPr>
    </w:p>
    <w:p w14:paraId="0DC3B273" w14:textId="77777777" w:rsidR="00ED7CDD" w:rsidRPr="00C41545" w:rsidRDefault="00ED7CDD" w:rsidP="00B57C6D">
      <w:pPr>
        <w:pStyle w:val="NormaleWeb"/>
        <w:shd w:val="clear" w:color="auto" w:fill="FFFFFF"/>
        <w:spacing w:before="0" w:beforeAutospacing="0" w:after="0" w:afterAutospacing="0"/>
        <w:jc w:val="both"/>
        <w:rPr>
          <w:color w:val="201F1E"/>
          <w:sz w:val="26"/>
          <w:szCs w:val="26"/>
        </w:rPr>
      </w:pPr>
    </w:p>
    <w:p w14:paraId="27A19283" w14:textId="77777777" w:rsidR="00ED7CDD" w:rsidRPr="006359C3" w:rsidRDefault="00ED7CDD" w:rsidP="00B57C6D">
      <w:pPr>
        <w:pStyle w:val="NormaleWeb"/>
        <w:shd w:val="clear" w:color="auto" w:fill="FFFFFF"/>
        <w:spacing w:before="0" w:beforeAutospacing="0" w:after="0" w:afterAutospacing="0"/>
        <w:jc w:val="both"/>
        <w:rPr>
          <w:color w:val="201F1E"/>
          <w:sz w:val="28"/>
          <w:szCs w:val="28"/>
        </w:rPr>
      </w:pPr>
    </w:p>
    <w:p w14:paraId="7C7E6FEC" w14:textId="77777777" w:rsidR="00ED7CDD" w:rsidRDefault="00ED7CDD" w:rsidP="00B57C6D">
      <w:pPr>
        <w:jc w:val="both"/>
        <w:rPr>
          <w:rFonts w:ascii="Times New Roman" w:hAnsi="Times New Roman" w:cs="Times New Roman"/>
          <w:sz w:val="28"/>
          <w:szCs w:val="28"/>
        </w:rPr>
      </w:pPr>
    </w:p>
    <w:p w14:paraId="1998A3C1" w14:textId="77777777" w:rsidR="00DD22EE" w:rsidRPr="00A826B8" w:rsidRDefault="00DD22EE" w:rsidP="00B57C6D">
      <w:pPr>
        <w:jc w:val="both"/>
        <w:rPr>
          <w:rFonts w:ascii="Times New Roman" w:hAnsi="Times New Roman" w:cs="Times New Roman"/>
          <w:sz w:val="28"/>
          <w:szCs w:val="28"/>
        </w:rPr>
      </w:pPr>
    </w:p>
    <w:p w14:paraId="0FCECFB3" w14:textId="77777777" w:rsidR="00ED7CDD" w:rsidRPr="00A826B8" w:rsidRDefault="00ED7CDD" w:rsidP="00B57C6D">
      <w:pPr>
        <w:jc w:val="both"/>
        <w:rPr>
          <w:rFonts w:ascii="Times New Roman" w:hAnsi="Times New Roman" w:cs="Times New Roman"/>
          <w:sz w:val="28"/>
          <w:szCs w:val="28"/>
        </w:rPr>
      </w:pPr>
    </w:p>
    <w:p w14:paraId="0C02BC6E" w14:textId="77777777" w:rsidR="00355820" w:rsidRDefault="00355820" w:rsidP="00B57C6D">
      <w:pPr>
        <w:jc w:val="both"/>
        <w:rPr>
          <w:rFonts w:ascii="Times New Roman" w:hAnsi="Times New Roman" w:cs="Times New Roman"/>
          <w:sz w:val="28"/>
          <w:szCs w:val="28"/>
        </w:rPr>
      </w:pPr>
    </w:p>
    <w:p w14:paraId="6003767D" w14:textId="77777777" w:rsidR="00A5739F" w:rsidRDefault="00A5739F" w:rsidP="00B57C6D">
      <w:pPr>
        <w:jc w:val="both"/>
        <w:rPr>
          <w:rFonts w:ascii="Times New Roman" w:hAnsi="Times New Roman" w:cs="Times New Roman"/>
          <w:b/>
          <w:sz w:val="40"/>
          <w:szCs w:val="40"/>
        </w:rPr>
      </w:pPr>
    </w:p>
    <w:p w14:paraId="7FE591E4" w14:textId="77777777" w:rsidR="00601416" w:rsidRPr="00A826B8" w:rsidRDefault="00601416" w:rsidP="00B57C6D">
      <w:pPr>
        <w:jc w:val="both"/>
        <w:rPr>
          <w:rFonts w:ascii="Times New Roman" w:hAnsi="Times New Roman" w:cs="Times New Roman"/>
          <w:b/>
          <w:sz w:val="40"/>
          <w:szCs w:val="40"/>
        </w:rPr>
      </w:pPr>
      <w:r w:rsidRPr="00A826B8">
        <w:rPr>
          <w:rFonts w:ascii="Times New Roman" w:hAnsi="Times New Roman" w:cs="Times New Roman"/>
          <w:b/>
          <w:sz w:val="40"/>
          <w:szCs w:val="40"/>
        </w:rPr>
        <w:t>Capitolo 2</w:t>
      </w:r>
    </w:p>
    <w:p w14:paraId="251ADB08" w14:textId="77777777" w:rsidR="00601416" w:rsidRPr="00A826B8" w:rsidRDefault="00601416" w:rsidP="00B57C6D">
      <w:pPr>
        <w:jc w:val="both"/>
        <w:rPr>
          <w:rFonts w:ascii="Times New Roman" w:hAnsi="Times New Roman" w:cs="Times New Roman"/>
          <w:b/>
          <w:sz w:val="40"/>
          <w:szCs w:val="40"/>
        </w:rPr>
      </w:pPr>
    </w:p>
    <w:p w14:paraId="1251777C" w14:textId="77777777" w:rsidR="00601416" w:rsidRDefault="00601416" w:rsidP="00B57C6D">
      <w:pPr>
        <w:pStyle w:val="Titolo1"/>
        <w:ind w:left="0"/>
        <w:jc w:val="both"/>
        <w:rPr>
          <w:rFonts w:ascii="Times New Roman" w:hAnsi="Times New Roman" w:cs="Times New Roman"/>
        </w:rPr>
      </w:pPr>
      <w:bookmarkStart w:id="8" w:name="_Toc58490316"/>
      <w:bookmarkStart w:id="9" w:name="_Toc61196296"/>
      <w:r w:rsidRPr="00A826B8">
        <w:rPr>
          <w:rFonts w:ascii="Times New Roman" w:hAnsi="Times New Roman" w:cs="Times New Roman"/>
        </w:rPr>
        <w:t>Altri sistemi esistenti</w:t>
      </w:r>
      <w:r>
        <w:rPr>
          <w:rFonts w:ascii="Times New Roman" w:hAnsi="Times New Roman" w:cs="Times New Roman"/>
        </w:rPr>
        <w:t xml:space="preserve"> utilizzabili in futuro (Librerie e tecnologie)</w:t>
      </w:r>
      <w:bookmarkEnd w:id="8"/>
      <w:bookmarkEnd w:id="9"/>
    </w:p>
    <w:p w14:paraId="5A617EA7" w14:textId="77777777" w:rsidR="00601416" w:rsidRDefault="00601416" w:rsidP="00B57C6D">
      <w:pPr>
        <w:pStyle w:val="Titolo1"/>
        <w:ind w:left="0"/>
        <w:jc w:val="both"/>
        <w:rPr>
          <w:rFonts w:ascii="Times New Roman" w:hAnsi="Times New Roman" w:cs="Times New Roman"/>
        </w:rPr>
      </w:pPr>
    </w:p>
    <w:p w14:paraId="6944A5C1" w14:textId="77777777" w:rsidR="005525F4" w:rsidRDefault="00601416" w:rsidP="00B57C6D">
      <w:pPr>
        <w:jc w:val="both"/>
        <w:rPr>
          <w:rFonts w:ascii="Times New Roman" w:hAnsi="Times New Roman" w:cs="Times New Roman"/>
          <w:sz w:val="26"/>
          <w:szCs w:val="26"/>
        </w:rPr>
      </w:pPr>
      <w:r>
        <w:rPr>
          <w:rFonts w:ascii="Times New Roman" w:hAnsi="Times New Roman" w:cs="Times New Roman"/>
          <w:sz w:val="26"/>
          <w:szCs w:val="26"/>
        </w:rPr>
        <w:tab/>
        <w:t>Per l’implementazione del sistema,</w:t>
      </w:r>
      <w:r w:rsidRPr="00601416">
        <w:rPr>
          <w:rFonts w:ascii="Times New Roman" w:hAnsi="Times New Roman" w:cs="Times New Roman"/>
          <w:sz w:val="26"/>
          <w:szCs w:val="26"/>
        </w:rPr>
        <w:t xml:space="preserve"> </w:t>
      </w:r>
      <w:r>
        <w:rPr>
          <w:rFonts w:ascii="Times New Roman" w:hAnsi="Times New Roman" w:cs="Times New Roman"/>
          <w:sz w:val="26"/>
          <w:szCs w:val="26"/>
        </w:rPr>
        <w:t xml:space="preserve">come spiegato nel capitolo 1, potevano essere utilizzate tutte le tecnologie in grado di implementare il design pattern </w:t>
      </w:r>
      <w:r w:rsidRPr="00601416">
        <w:rPr>
          <w:rFonts w:ascii="Times New Roman" w:hAnsi="Times New Roman" w:cs="Times New Roman"/>
          <w:i/>
          <w:sz w:val="26"/>
          <w:szCs w:val="26"/>
        </w:rPr>
        <w:t>Publish/Subscribe</w:t>
      </w:r>
      <w:r w:rsidR="007A74A2">
        <w:rPr>
          <w:rFonts w:ascii="Times New Roman" w:hAnsi="Times New Roman" w:cs="Times New Roman"/>
          <w:sz w:val="26"/>
          <w:szCs w:val="26"/>
        </w:rPr>
        <w:t>, come</w:t>
      </w:r>
      <w:r w:rsidR="00DD22EE">
        <w:rPr>
          <w:rFonts w:ascii="Times New Roman" w:hAnsi="Times New Roman" w:cs="Times New Roman"/>
          <w:sz w:val="26"/>
          <w:szCs w:val="26"/>
        </w:rPr>
        <w:t xml:space="preserve"> </w:t>
      </w:r>
      <w:r w:rsidR="005525F4">
        <w:rPr>
          <w:rFonts w:ascii="Times New Roman" w:hAnsi="Times New Roman" w:cs="Times New Roman"/>
          <w:sz w:val="26"/>
          <w:szCs w:val="26"/>
        </w:rPr>
        <w:t>tutti gli altri sistemi dbms real</w:t>
      </w:r>
      <w:r w:rsidR="00DD22EE">
        <w:rPr>
          <w:rFonts w:ascii="Times New Roman" w:hAnsi="Times New Roman" w:cs="Times New Roman"/>
          <w:sz w:val="26"/>
          <w:szCs w:val="26"/>
        </w:rPr>
        <w:t>-</w:t>
      </w:r>
      <w:r w:rsidR="005525F4">
        <w:rPr>
          <w:rFonts w:ascii="Times New Roman" w:hAnsi="Times New Roman" w:cs="Times New Roman"/>
          <w:sz w:val="26"/>
          <w:szCs w:val="26"/>
        </w:rPr>
        <w:t>time disponibili in commercio:</w:t>
      </w:r>
      <w:r w:rsidR="00DD22EE">
        <w:rPr>
          <w:rFonts w:ascii="Times New Roman" w:hAnsi="Times New Roman" w:cs="Times New Roman"/>
          <w:sz w:val="26"/>
          <w:szCs w:val="26"/>
        </w:rPr>
        <w:t xml:space="preserve"> </w:t>
      </w:r>
      <w:r w:rsidR="00165ABF">
        <w:rPr>
          <w:rFonts w:ascii="Times New Roman" w:hAnsi="Times New Roman" w:cs="Times New Roman"/>
          <w:sz w:val="26"/>
          <w:szCs w:val="26"/>
        </w:rPr>
        <w:t xml:space="preserve">Firebase, </w:t>
      </w:r>
      <w:r w:rsidR="008E49A3">
        <w:rPr>
          <w:rFonts w:ascii="Times New Roman" w:hAnsi="Times New Roman" w:cs="Times New Roman"/>
          <w:sz w:val="26"/>
          <w:szCs w:val="26"/>
        </w:rPr>
        <w:t xml:space="preserve">Meteor, </w:t>
      </w:r>
      <w:r w:rsidR="007F7654">
        <w:rPr>
          <w:rFonts w:ascii="Times New Roman" w:hAnsi="Times New Roman" w:cs="Times New Roman"/>
          <w:sz w:val="26"/>
          <w:szCs w:val="26"/>
        </w:rPr>
        <w:t>Parse</w:t>
      </w:r>
      <w:r w:rsidR="007A74A2">
        <w:rPr>
          <w:rFonts w:ascii="Times New Roman" w:hAnsi="Times New Roman" w:cs="Times New Roman"/>
          <w:sz w:val="26"/>
          <w:szCs w:val="26"/>
        </w:rPr>
        <w:t xml:space="preserve">. Si è utilizzato per questo progetto il dbms RethinkDB che </w:t>
      </w:r>
      <w:r w:rsidR="00DD22EE">
        <w:rPr>
          <w:rFonts w:ascii="Times New Roman" w:hAnsi="Times New Roman" w:cs="Times New Roman"/>
          <w:sz w:val="26"/>
          <w:szCs w:val="26"/>
        </w:rPr>
        <w:t>sarà</w:t>
      </w:r>
      <w:r w:rsidR="007A74A2">
        <w:rPr>
          <w:rFonts w:ascii="Times New Roman" w:hAnsi="Times New Roman" w:cs="Times New Roman"/>
          <w:sz w:val="26"/>
          <w:szCs w:val="26"/>
        </w:rPr>
        <w:t xml:space="preserve"> illustrato in seguito.</w:t>
      </w:r>
    </w:p>
    <w:p w14:paraId="0997DC32" w14:textId="77777777" w:rsidR="00165ABF" w:rsidRDefault="00165ABF" w:rsidP="00B57C6D">
      <w:pPr>
        <w:jc w:val="both"/>
        <w:rPr>
          <w:rFonts w:ascii="Times New Roman" w:hAnsi="Times New Roman" w:cs="Times New Roman"/>
          <w:sz w:val="26"/>
          <w:szCs w:val="26"/>
        </w:rPr>
      </w:pPr>
    </w:p>
    <w:p w14:paraId="21E7200A" w14:textId="77777777" w:rsidR="00B57C6D" w:rsidRDefault="00B57C6D" w:rsidP="00B57C6D">
      <w:pPr>
        <w:pStyle w:val="Titolo2"/>
        <w:jc w:val="both"/>
        <w:rPr>
          <w:rFonts w:ascii="Times New Roman" w:hAnsi="Times New Roman" w:cs="Times New Roman"/>
          <w:sz w:val="26"/>
          <w:szCs w:val="26"/>
        </w:rPr>
      </w:pPr>
    </w:p>
    <w:p w14:paraId="3AC4EA1D" w14:textId="77777777" w:rsidR="00165ABF" w:rsidRDefault="00165ABF" w:rsidP="0079242D">
      <w:pPr>
        <w:pStyle w:val="Titolo2"/>
        <w:ind w:left="0"/>
        <w:rPr>
          <w:rFonts w:ascii="Times New Roman" w:hAnsi="Times New Roman" w:cs="Times New Roman"/>
          <w:sz w:val="36"/>
          <w:szCs w:val="36"/>
        </w:rPr>
      </w:pPr>
      <w:bookmarkStart w:id="10" w:name="_Toc61196297"/>
      <w:r w:rsidRPr="00B57C6D">
        <w:rPr>
          <w:rFonts w:ascii="Times New Roman" w:hAnsi="Times New Roman" w:cs="Times New Roman"/>
          <w:sz w:val="36"/>
          <w:szCs w:val="36"/>
        </w:rPr>
        <w:t>Firebase</w:t>
      </w:r>
      <w:bookmarkEnd w:id="10"/>
    </w:p>
    <w:p w14:paraId="2F562324" w14:textId="77777777" w:rsidR="00165ABF" w:rsidRDefault="00165ABF" w:rsidP="00B57C6D">
      <w:pPr>
        <w:jc w:val="both"/>
        <w:rPr>
          <w:rFonts w:ascii="Times New Roman" w:hAnsi="Times New Roman" w:cs="Times New Roman"/>
          <w:sz w:val="26"/>
          <w:szCs w:val="26"/>
        </w:rPr>
      </w:pPr>
    </w:p>
    <w:p w14:paraId="168EF64B" w14:textId="77777777" w:rsidR="00165ABF" w:rsidRDefault="00165ABF" w:rsidP="00B57C6D">
      <w:pPr>
        <w:jc w:val="both"/>
        <w:rPr>
          <w:rFonts w:ascii="Times New Roman" w:hAnsi="Times New Roman" w:cs="Times New Roman"/>
          <w:sz w:val="26"/>
          <w:szCs w:val="26"/>
        </w:rPr>
      </w:pPr>
      <w:r>
        <w:rPr>
          <w:rFonts w:ascii="Times New Roman" w:hAnsi="Times New Roman" w:cs="Times New Roman"/>
          <w:sz w:val="26"/>
          <w:szCs w:val="26"/>
        </w:rPr>
        <w:tab/>
        <w:t xml:space="preserve">Firebase è </w:t>
      </w:r>
      <w:r w:rsidR="004416CC">
        <w:rPr>
          <w:rFonts w:ascii="Times New Roman" w:hAnsi="Times New Roman" w:cs="Times New Roman"/>
          <w:sz w:val="26"/>
          <w:szCs w:val="26"/>
        </w:rPr>
        <w:t>ora la piattaforma di punta di G</w:t>
      </w:r>
      <w:r>
        <w:rPr>
          <w:rFonts w:ascii="Times New Roman" w:hAnsi="Times New Roman" w:cs="Times New Roman"/>
          <w:sz w:val="26"/>
          <w:szCs w:val="26"/>
        </w:rPr>
        <w:t>oogle per la creazione di applicazioni per dispositivi mobile e web</w:t>
      </w:r>
      <w:r w:rsidR="007A74A2">
        <w:rPr>
          <w:rFonts w:ascii="Times New Roman" w:hAnsi="Times New Roman" w:cs="Times New Roman"/>
          <w:sz w:val="26"/>
          <w:szCs w:val="26"/>
        </w:rPr>
        <w:t xml:space="preserve"> ed</w:t>
      </w:r>
      <w:r>
        <w:rPr>
          <w:rFonts w:ascii="Times New Roman" w:hAnsi="Times New Roman" w:cs="Times New Roman"/>
          <w:sz w:val="26"/>
          <w:szCs w:val="26"/>
        </w:rPr>
        <w:t xml:space="preserve"> è stato integrato a</w:t>
      </w:r>
      <w:r w:rsidR="008F1E34">
        <w:rPr>
          <w:rFonts w:ascii="Times New Roman" w:hAnsi="Times New Roman" w:cs="Times New Roman"/>
          <w:sz w:val="26"/>
          <w:szCs w:val="26"/>
        </w:rPr>
        <w:t>d</w:t>
      </w:r>
      <w:r w:rsidR="004416CC">
        <w:rPr>
          <w:rFonts w:ascii="Times New Roman" w:hAnsi="Times New Roman" w:cs="Times New Roman"/>
          <w:sz w:val="26"/>
          <w:szCs w:val="26"/>
        </w:rPr>
        <w:t xml:space="preserve"> altri servizi G</w:t>
      </w:r>
      <w:r>
        <w:rPr>
          <w:rFonts w:ascii="Times New Roman" w:hAnsi="Times New Roman" w:cs="Times New Roman"/>
          <w:sz w:val="26"/>
          <w:szCs w:val="26"/>
        </w:rPr>
        <w:t xml:space="preserve">oogle per offrire un insieme più ampio di prodotti per gli sviluppatori. Ad esempio Google cloud messaging, il servizio google per mandare notifiche push ai dispositivi Android, è superato dal prodotto FireBase Cloud Messaging, che ha aggiunto la funzionalità </w:t>
      </w:r>
      <w:r w:rsidR="008F1E34">
        <w:rPr>
          <w:rFonts w:ascii="Times New Roman" w:hAnsi="Times New Roman" w:cs="Times New Roman"/>
          <w:sz w:val="26"/>
          <w:szCs w:val="26"/>
        </w:rPr>
        <w:t>di invio</w:t>
      </w:r>
      <w:r>
        <w:rPr>
          <w:rFonts w:ascii="Times New Roman" w:hAnsi="Times New Roman" w:cs="Times New Roman"/>
          <w:sz w:val="26"/>
          <w:szCs w:val="26"/>
        </w:rPr>
        <w:t xml:space="preserve"> notifiche push sia ai dispositivi iOS </w:t>
      </w:r>
      <w:r w:rsidR="00DD22EE">
        <w:rPr>
          <w:rFonts w:ascii="Times New Roman" w:hAnsi="Times New Roman" w:cs="Times New Roman"/>
          <w:sz w:val="26"/>
          <w:szCs w:val="26"/>
        </w:rPr>
        <w:t>sia</w:t>
      </w:r>
      <w:r>
        <w:rPr>
          <w:rFonts w:ascii="Times New Roman" w:hAnsi="Times New Roman" w:cs="Times New Roman"/>
          <w:sz w:val="26"/>
          <w:szCs w:val="26"/>
        </w:rPr>
        <w:t xml:space="preserve"> dispositivi Web</w:t>
      </w:r>
      <w:r w:rsidRPr="00165ABF">
        <w:rPr>
          <w:rFonts w:ascii="Times New Roman" w:hAnsi="Times New Roman" w:cs="Times New Roman"/>
          <w:color w:val="0070C0"/>
          <w:sz w:val="26"/>
          <w:szCs w:val="26"/>
        </w:rPr>
        <w:t xml:space="preserve"> </w:t>
      </w:r>
      <w:hyperlink w:anchor="Firebase" w:history="1">
        <w:r w:rsidRPr="00165ABF">
          <w:rPr>
            <w:rStyle w:val="Collegamentoipertestuale"/>
            <w:rFonts w:ascii="Times New Roman" w:hAnsi="Times New Roman" w:cs="Times New Roman"/>
            <w:color w:val="0070C0"/>
            <w:sz w:val="26"/>
            <w:szCs w:val="26"/>
          </w:rPr>
          <w:t>[4]</w:t>
        </w:r>
      </w:hyperlink>
      <w:r w:rsidR="00DD22EE">
        <w:rPr>
          <w:rFonts w:ascii="Times New Roman" w:hAnsi="Times New Roman" w:cs="Times New Roman"/>
          <w:sz w:val="26"/>
          <w:szCs w:val="26"/>
        </w:rPr>
        <w:t>.</w:t>
      </w:r>
    </w:p>
    <w:p w14:paraId="058B6966" w14:textId="77777777" w:rsidR="00165ABF" w:rsidRDefault="00165ABF" w:rsidP="00B57C6D">
      <w:pPr>
        <w:jc w:val="both"/>
        <w:rPr>
          <w:rFonts w:ascii="Times New Roman" w:hAnsi="Times New Roman" w:cs="Times New Roman"/>
          <w:sz w:val="26"/>
          <w:szCs w:val="26"/>
        </w:rPr>
      </w:pPr>
      <w:r>
        <w:rPr>
          <w:rFonts w:ascii="Times New Roman" w:hAnsi="Times New Roman" w:cs="Times New Roman"/>
          <w:sz w:val="26"/>
          <w:szCs w:val="26"/>
        </w:rPr>
        <w:tab/>
        <w:t>Firebase Cloud Messaging (FCM) è una soluzione cloud multipiattaforma che può essere utilizzata gratuitamen</w:t>
      </w:r>
      <w:r w:rsidR="008F1E34">
        <w:rPr>
          <w:rFonts w:ascii="Times New Roman" w:hAnsi="Times New Roman" w:cs="Times New Roman"/>
          <w:sz w:val="26"/>
          <w:szCs w:val="26"/>
        </w:rPr>
        <w:t>te; c</w:t>
      </w:r>
      <w:r>
        <w:rPr>
          <w:rFonts w:ascii="Times New Roman" w:hAnsi="Times New Roman" w:cs="Times New Roman"/>
          <w:sz w:val="26"/>
          <w:szCs w:val="26"/>
        </w:rPr>
        <w:t>onsente agli sviluppatori di applicazioni di terze parti di inviare notifiche o messaggi dai server agli utenti della piattaforma. Questo sistema consente</w:t>
      </w:r>
      <w:r w:rsidR="00DD22EE">
        <w:rPr>
          <w:rFonts w:ascii="Times New Roman" w:hAnsi="Times New Roman" w:cs="Times New Roman"/>
          <w:sz w:val="26"/>
          <w:szCs w:val="26"/>
        </w:rPr>
        <w:t>,</w:t>
      </w:r>
      <w:r>
        <w:rPr>
          <w:rFonts w:ascii="Times New Roman" w:hAnsi="Times New Roman" w:cs="Times New Roman"/>
          <w:sz w:val="26"/>
          <w:szCs w:val="26"/>
        </w:rPr>
        <w:t xml:space="preserve"> quindi, all’utente di ricevere messaggi di notifica o di dati che possono essere decifrati dal proprio codice dell’applicazione client. FCM può recapitare messaggi di destinazione alle applicazioni </w:t>
      </w:r>
      <w:r w:rsidR="007A74A2">
        <w:rPr>
          <w:rFonts w:ascii="Times New Roman" w:hAnsi="Times New Roman" w:cs="Times New Roman"/>
          <w:sz w:val="26"/>
          <w:szCs w:val="26"/>
        </w:rPr>
        <w:t>con</w:t>
      </w:r>
      <w:r>
        <w:rPr>
          <w:rFonts w:ascii="Times New Roman" w:hAnsi="Times New Roman" w:cs="Times New Roman"/>
          <w:sz w:val="26"/>
          <w:szCs w:val="26"/>
        </w:rPr>
        <w:t xml:space="preserve"> tre metodi: a un singolo dispositivo, a un gruppo di dispositivi o ai dispositivi che sono iscritti all’argomento del messaggio </w:t>
      </w:r>
      <w:hyperlink w:anchor="Firebase_cloud_messaging" w:history="1">
        <w:r w:rsidRPr="00165ABF">
          <w:rPr>
            <w:rStyle w:val="Collegamentoipertestuale"/>
            <w:rFonts w:ascii="Times New Roman" w:hAnsi="Times New Roman" w:cs="Times New Roman"/>
            <w:color w:val="0070C0"/>
            <w:sz w:val="26"/>
            <w:szCs w:val="26"/>
          </w:rPr>
          <w:t>[5]</w:t>
        </w:r>
      </w:hyperlink>
      <w:r w:rsidR="00DD22EE">
        <w:rPr>
          <w:rFonts w:ascii="Times New Roman" w:hAnsi="Times New Roman" w:cs="Times New Roman"/>
          <w:sz w:val="26"/>
          <w:szCs w:val="26"/>
        </w:rPr>
        <w:t>.</w:t>
      </w:r>
    </w:p>
    <w:p w14:paraId="505732D7" w14:textId="77777777" w:rsidR="00165ABF" w:rsidRDefault="00165ABF" w:rsidP="00B57C6D">
      <w:pPr>
        <w:jc w:val="both"/>
        <w:rPr>
          <w:rFonts w:ascii="Times New Roman" w:hAnsi="Times New Roman" w:cs="Times New Roman"/>
          <w:sz w:val="26"/>
          <w:szCs w:val="26"/>
        </w:rPr>
      </w:pPr>
    </w:p>
    <w:p w14:paraId="3C463234" w14:textId="77777777" w:rsidR="00DD22EE" w:rsidRDefault="00DD22EE" w:rsidP="00B57C6D">
      <w:pPr>
        <w:pStyle w:val="Titolo3"/>
        <w:rPr>
          <w:rFonts w:ascii="Times New Roman" w:hAnsi="Times New Roman" w:cs="Times New Roman"/>
          <w:sz w:val="32"/>
          <w:szCs w:val="32"/>
        </w:rPr>
      </w:pPr>
    </w:p>
    <w:p w14:paraId="6C00D565" w14:textId="77777777" w:rsidR="00165ABF" w:rsidRDefault="00165ABF" w:rsidP="0079242D">
      <w:pPr>
        <w:pStyle w:val="Titolo3"/>
        <w:ind w:left="0"/>
        <w:rPr>
          <w:rFonts w:ascii="Times New Roman" w:hAnsi="Times New Roman" w:cs="Times New Roman"/>
          <w:sz w:val="32"/>
          <w:szCs w:val="32"/>
        </w:rPr>
      </w:pPr>
      <w:bookmarkStart w:id="11" w:name="_Toc61196298"/>
      <w:r w:rsidRPr="00B57C6D">
        <w:rPr>
          <w:rFonts w:ascii="Times New Roman" w:hAnsi="Times New Roman" w:cs="Times New Roman"/>
          <w:sz w:val="32"/>
          <w:szCs w:val="32"/>
        </w:rPr>
        <w:t>Database in tempo reale FireBase</w:t>
      </w:r>
      <w:bookmarkEnd w:id="11"/>
    </w:p>
    <w:p w14:paraId="77078218" w14:textId="77777777" w:rsidR="00165ABF" w:rsidRDefault="00165ABF" w:rsidP="00B57C6D">
      <w:pPr>
        <w:jc w:val="both"/>
        <w:rPr>
          <w:rFonts w:ascii="Times New Roman" w:hAnsi="Times New Roman" w:cs="Times New Roman"/>
          <w:sz w:val="26"/>
          <w:szCs w:val="26"/>
        </w:rPr>
      </w:pPr>
    </w:p>
    <w:p w14:paraId="7616BD0A" w14:textId="77777777" w:rsidR="00165ABF" w:rsidRDefault="00A710DB" w:rsidP="00B57C6D">
      <w:pPr>
        <w:jc w:val="both"/>
        <w:rPr>
          <w:rFonts w:ascii="Times New Roman" w:hAnsi="Times New Roman" w:cs="Times New Roman"/>
          <w:sz w:val="26"/>
          <w:szCs w:val="26"/>
        </w:rPr>
      </w:pPr>
      <w:r>
        <w:rPr>
          <w:rFonts w:ascii="Times New Roman" w:hAnsi="Times New Roman" w:cs="Times New Roman"/>
          <w:sz w:val="26"/>
          <w:szCs w:val="26"/>
        </w:rPr>
        <w:tab/>
      </w:r>
      <w:r w:rsidR="00165ABF">
        <w:rPr>
          <w:rFonts w:ascii="Times New Roman" w:hAnsi="Times New Roman" w:cs="Times New Roman"/>
          <w:sz w:val="26"/>
          <w:szCs w:val="26"/>
        </w:rPr>
        <w:t>Firebase Realtime Database è un database ospitato nel cloud. I dati vengono archiviati come JSON e sincronizzati in tempo reale con tutti i client connessi.</w:t>
      </w:r>
    </w:p>
    <w:p w14:paraId="615F1F3E" w14:textId="77777777" w:rsidR="00165ABF" w:rsidRDefault="00A710DB" w:rsidP="00B57C6D">
      <w:pPr>
        <w:jc w:val="both"/>
        <w:rPr>
          <w:rFonts w:ascii="Times New Roman" w:hAnsi="Times New Roman" w:cs="Times New Roman"/>
          <w:sz w:val="26"/>
          <w:szCs w:val="26"/>
        </w:rPr>
      </w:pPr>
      <w:r>
        <w:rPr>
          <w:rFonts w:ascii="Times New Roman" w:hAnsi="Times New Roman" w:cs="Times New Roman"/>
          <w:sz w:val="26"/>
          <w:szCs w:val="26"/>
        </w:rPr>
        <w:tab/>
      </w:r>
      <w:r w:rsidR="00165ABF">
        <w:rPr>
          <w:rFonts w:ascii="Times New Roman" w:hAnsi="Times New Roman" w:cs="Times New Roman"/>
          <w:sz w:val="26"/>
          <w:szCs w:val="26"/>
        </w:rPr>
        <w:t>A differenza di altri archivi di dati basati su JSON, un’istanza Firebase non è una raccolta di documenti JSON, ma un unico documento JSON: una struttura ad albero di oggetti ed elenchi nidificati. Per accedere ai dati è necessario navigare attraverso la gerarchia e richiedere specifici nodi figlio per i quali è possibile ricevere aggiornamenti immediati quando altri utenti modificano i dati.</w:t>
      </w:r>
    </w:p>
    <w:p w14:paraId="193E7C0C" w14:textId="77777777" w:rsidR="00165ABF" w:rsidRDefault="00A710DB" w:rsidP="00B57C6D">
      <w:pPr>
        <w:jc w:val="both"/>
        <w:rPr>
          <w:rFonts w:ascii="Times New Roman" w:hAnsi="Times New Roman" w:cs="Times New Roman"/>
          <w:sz w:val="26"/>
          <w:szCs w:val="26"/>
        </w:rPr>
      </w:pPr>
      <w:r>
        <w:rPr>
          <w:rFonts w:ascii="Times New Roman" w:hAnsi="Times New Roman" w:cs="Times New Roman"/>
          <w:sz w:val="26"/>
          <w:szCs w:val="26"/>
        </w:rPr>
        <w:tab/>
      </w:r>
      <w:r w:rsidR="00165ABF">
        <w:rPr>
          <w:rFonts w:ascii="Times New Roman" w:hAnsi="Times New Roman" w:cs="Times New Roman"/>
          <w:sz w:val="26"/>
          <w:szCs w:val="26"/>
        </w:rPr>
        <w:t xml:space="preserve">FireBase Realtime Database </w:t>
      </w:r>
      <w:r w:rsidR="007A74A2">
        <w:rPr>
          <w:rFonts w:ascii="Times New Roman" w:hAnsi="Times New Roman" w:cs="Times New Roman"/>
          <w:sz w:val="26"/>
          <w:szCs w:val="26"/>
        </w:rPr>
        <w:t>permette</w:t>
      </w:r>
      <w:r w:rsidR="00165ABF">
        <w:rPr>
          <w:rFonts w:ascii="Times New Roman" w:hAnsi="Times New Roman" w:cs="Times New Roman"/>
          <w:sz w:val="26"/>
          <w:szCs w:val="26"/>
        </w:rPr>
        <w:t xml:space="preserve"> di creare applicazioni collaborative </w:t>
      </w:r>
      <w:r w:rsidR="00165ABF">
        <w:rPr>
          <w:rFonts w:ascii="Times New Roman" w:hAnsi="Times New Roman" w:cs="Times New Roman"/>
          <w:sz w:val="26"/>
          <w:szCs w:val="26"/>
        </w:rPr>
        <w:lastRenderedPageBreak/>
        <w:t>consentendo un accesso sicuro al database direttamente dal codice lato client.</w:t>
      </w:r>
    </w:p>
    <w:p w14:paraId="0D2988C4" w14:textId="77777777" w:rsidR="00165ABF" w:rsidRDefault="00A710DB" w:rsidP="00B57C6D">
      <w:pPr>
        <w:jc w:val="both"/>
        <w:rPr>
          <w:rFonts w:ascii="Times New Roman" w:hAnsi="Times New Roman" w:cs="Times New Roman"/>
          <w:sz w:val="26"/>
          <w:szCs w:val="26"/>
        </w:rPr>
      </w:pPr>
      <w:r>
        <w:rPr>
          <w:rFonts w:ascii="Times New Roman" w:hAnsi="Times New Roman" w:cs="Times New Roman"/>
          <w:sz w:val="26"/>
          <w:szCs w:val="26"/>
        </w:rPr>
        <w:tab/>
      </w:r>
      <w:r w:rsidR="00165ABF">
        <w:rPr>
          <w:rFonts w:ascii="Times New Roman" w:hAnsi="Times New Roman" w:cs="Times New Roman"/>
          <w:sz w:val="26"/>
          <w:szCs w:val="26"/>
        </w:rPr>
        <w:t xml:space="preserve">I dati </w:t>
      </w:r>
      <w:r w:rsidR="00DD22EE">
        <w:rPr>
          <w:rFonts w:ascii="Times New Roman" w:hAnsi="Times New Roman" w:cs="Times New Roman"/>
          <w:sz w:val="26"/>
          <w:szCs w:val="26"/>
        </w:rPr>
        <w:t>sono</w:t>
      </w:r>
      <w:r w:rsidR="00165ABF">
        <w:rPr>
          <w:rFonts w:ascii="Times New Roman" w:hAnsi="Times New Roman" w:cs="Times New Roman"/>
          <w:sz w:val="26"/>
          <w:szCs w:val="26"/>
        </w:rPr>
        <w:t xml:space="preserve"> conservati localmente e, anche offline, gli eventi in tempo reale continuano a verificarsi</w:t>
      </w:r>
      <w:r w:rsidR="00DE4E74">
        <w:rPr>
          <w:rFonts w:ascii="Times New Roman" w:hAnsi="Times New Roman" w:cs="Times New Roman"/>
          <w:sz w:val="26"/>
          <w:szCs w:val="26"/>
        </w:rPr>
        <w:t>,</w:t>
      </w:r>
      <w:r w:rsidR="00165ABF">
        <w:rPr>
          <w:rFonts w:ascii="Times New Roman" w:hAnsi="Times New Roman" w:cs="Times New Roman"/>
          <w:sz w:val="26"/>
          <w:szCs w:val="26"/>
        </w:rPr>
        <w:t xml:space="preserve"> offrendo all’utente finale un’esperienza reattiva.</w:t>
      </w:r>
      <w:r>
        <w:rPr>
          <w:rFonts w:ascii="Times New Roman" w:hAnsi="Times New Roman" w:cs="Times New Roman"/>
          <w:sz w:val="26"/>
          <w:szCs w:val="26"/>
        </w:rPr>
        <w:t xml:space="preserve"> </w:t>
      </w:r>
      <w:r w:rsidR="00165ABF">
        <w:rPr>
          <w:rFonts w:ascii="Times New Roman" w:hAnsi="Times New Roman" w:cs="Times New Roman"/>
          <w:sz w:val="26"/>
          <w:szCs w:val="26"/>
        </w:rPr>
        <w:t>Quando il dispositivo riacquista la connessione, il database in tempo reale sincronizza le modifiche ai dati locali con gli aggiornamenti remoti che si sono verificati mentre il client era offline</w:t>
      </w:r>
      <w:r>
        <w:rPr>
          <w:rFonts w:ascii="Times New Roman" w:hAnsi="Times New Roman" w:cs="Times New Roman"/>
          <w:sz w:val="26"/>
          <w:szCs w:val="26"/>
        </w:rPr>
        <w:t xml:space="preserve"> </w:t>
      </w:r>
      <w:hyperlink w:anchor="Firebase_realtime_db" w:history="1">
        <w:r w:rsidRPr="00A710DB">
          <w:rPr>
            <w:rStyle w:val="Collegamentoipertestuale"/>
            <w:rFonts w:ascii="Times New Roman" w:hAnsi="Times New Roman" w:cs="Times New Roman"/>
            <w:color w:val="0070C0"/>
            <w:sz w:val="26"/>
            <w:szCs w:val="26"/>
          </w:rPr>
          <w:t>[6]</w:t>
        </w:r>
      </w:hyperlink>
      <w:r w:rsidR="00DE4E74">
        <w:rPr>
          <w:rFonts w:ascii="Times New Roman" w:hAnsi="Times New Roman" w:cs="Times New Roman"/>
          <w:sz w:val="26"/>
          <w:szCs w:val="26"/>
        </w:rPr>
        <w:t>.</w:t>
      </w:r>
    </w:p>
    <w:p w14:paraId="0D7087B8" w14:textId="77777777" w:rsidR="00165ABF" w:rsidRDefault="00A710DB" w:rsidP="00B57C6D">
      <w:pPr>
        <w:jc w:val="both"/>
        <w:rPr>
          <w:rFonts w:ascii="Times New Roman" w:hAnsi="Times New Roman" w:cs="Times New Roman"/>
          <w:sz w:val="26"/>
          <w:szCs w:val="26"/>
        </w:rPr>
      </w:pPr>
      <w:r>
        <w:rPr>
          <w:rFonts w:ascii="Times New Roman" w:hAnsi="Times New Roman" w:cs="Times New Roman"/>
          <w:sz w:val="26"/>
          <w:szCs w:val="26"/>
        </w:rPr>
        <w:tab/>
      </w:r>
      <w:r w:rsidR="00165ABF">
        <w:rPr>
          <w:rFonts w:ascii="Times New Roman" w:hAnsi="Times New Roman" w:cs="Times New Roman"/>
          <w:sz w:val="26"/>
          <w:szCs w:val="26"/>
        </w:rPr>
        <w:t xml:space="preserve">Il </w:t>
      </w:r>
      <w:r w:rsidR="00DE4E74">
        <w:rPr>
          <w:rFonts w:ascii="Times New Roman" w:hAnsi="Times New Roman" w:cs="Times New Roman"/>
          <w:sz w:val="26"/>
          <w:szCs w:val="26"/>
        </w:rPr>
        <w:t>Real-time</w:t>
      </w:r>
      <w:r w:rsidR="00165ABF">
        <w:rPr>
          <w:rFonts w:ascii="Times New Roman" w:hAnsi="Times New Roman" w:cs="Times New Roman"/>
          <w:sz w:val="26"/>
          <w:szCs w:val="26"/>
        </w:rPr>
        <w:t xml:space="preserve"> Database</w:t>
      </w:r>
      <w:r>
        <w:rPr>
          <w:rFonts w:ascii="Times New Roman" w:hAnsi="Times New Roman" w:cs="Times New Roman"/>
          <w:sz w:val="26"/>
          <w:szCs w:val="26"/>
        </w:rPr>
        <w:t xml:space="preserve"> offerto da Firebase</w:t>
      </w:r>
      <w:r w:rsidR="00165ABF">
        <w:rPr>
          <w:rFonts w:ascii="Times New Roman" w:hAnsi="Times New Roman" w:cs="Times New Roman"/>
          <w:sz w:val="26"/>
          <w:szCs w:val="26"/>
        </w:rPr>
        <w:t xml:space="preserve"> è un database NoSQL e come tale ha ottimizzazioni e funzionalità diverse rispetto a un database relazionale. L’API del database in tempo reale è progettata per consentire solo operazioni che possono essere eseguite rapidamente. Ciò consente di crea</w:t>
      </w:r>
      <w:r>
        <w:rPr>
          <w:rFonts w:ascii="Times New Roman" w:hAnsi="Times New Roman" w:cs="Times New Roman"/>
          <w:sz w:val="26"/>
          <w:szCs w:val="26"/>
        </w:rPr>
        <w:t>re</w:t>
      </w:r>
      <w:r w:rsidR="00165ABF">
        <w:rPr>
          <w:rFonts w:ascii="Times New Roman" w:hAnsi="Times New Roman" w:cs="Times New Roman"/>
          <w:sz w:val="26"/>
          <w:szCs w:val="26"/>
        </w:rPr>
        <w:t xml:space="preserve"> un’ottima esperienza che può servire milioni di utenti senza compromettere la reattività. Per questo motivo, è importante pensare a come gli utenti devono accedere ai dati e quindi strutturarli di conseguenza.</w:t>
      </w:r>
    </w:p>
    <w:p w14:paraId="31136062" w14:textId="77777777" w:rsidR="00165ABF" w:rsidRDefault="00A710DB" w:rsidP="00B57C6D">
      <w:pPr>
        <w:jc w:val="both"/>
        <w:rPr>
          <w:rFonts w:ascii="Times New Roman" w:hAnsi="Times New Roman" w:cs="Times New Roman"/>
          <w:sz w:val="26"/>
          <w:szCs w:val="26"/>
        </w:rPr>
      </w:pPr>
      <w:r>
        <w:rPr>
          <w:rFonts w:ascii="Times New Roman" w:hAnsi="Times New Roman" w:cs="Times New Roman"/>
          <w:sz w:val="26"/>
          <w:szCs w:val="26"/>
        </w:rPr>
        <w:tab/>
      </w:r>
      <w:r w:rsidR="00165ABF">
        <w:rPr>
          <w:rFonts w:ascii="Times New Roman" w:hAnsi="Times New Roman" w:cs="Times New Roman"/>
          <w:sz w:val="26"/>
          <w:szCs w:val="26"/>
        </w:rPr>
        <w:t xml:space="preserve">I dati archiviati in un Firebase Realtime Database </w:t>
      </w:r>
      <w:r w:rsidR="00DE4E74">
        <w:rPr>
          <w:rFonts w:ascii="Times New Roman" w:hAnsi="Times New Roman" w:cs="Times New Roman"/>
          <w:sz w:val="26"/>
          <w:szCs w:val="26"/>
        </w:rPr>
        <w:t>sono</w:t>
      </w:r>
      <w:r w:rsidR="00165ABF">
        <w:rPr>
          <w:rFonts w:ascii="Times New Roman" w:hAnsi="Times New Roman" w:cs="Times New Roman"/>
          <w:sz w:val="26"/>
          <w:szCs w:val="26"/>
        </w:rPr>
        <w:t xml:space="preserve"> recuperati collegando un listener asincrono a un riferimento </w:t>
      </w:r>
      <w:r w:rsidR="008F1E34">
        <w:rPr>
          <w:rFonts w:ascii="Times New Roman" w:hAnsi="Times New Roman" w:cs="Times New Roman"/>
          <w:sz w:val="26"/>
          <w:szCs w:val="26"/>
        </w:rPr>
        <w:t>del</w:t>
      </w:r>
      <w:r w:rsidR="00165ABF">
        <w:rPr>
          <w:rFonts w:ascii="Times New Roman" w:hAnsi="Times New Roman" w:cs="Times New Roman"/>
          <w:sz w:val="26"/>
          <w:szCs w:val="26"/>
        </w:rPr>
        <w:t xml:space="preserve"> database. Il listener </w:t>
      </w:r>
      <w:r w:rsidR="00DE4E74">
        <w:rPr>
          <w:rFonts w:ascii="Times New Roman" w:hAnsi="Times New Roman" w:cs="Times New Roman"/>
          <w:sz w:val="26"/>
          <w:szCs w:val="26"/>
        </w:rPr>
        <w:t>è</w:t>
      </w:r>
      <w:r w:rsidR="00165ABF">
        <w:rPr>
          <w:rFonts w:ascii="Times New Roman" w:hAnsi="Times New Roman" w:cs="Times New Roman"/>
          <w:sz w:val="26"/>
          <w:szCs w:val="26"/>
        </w:rPr>
        <w:t xml:space="preserve"> attivato una volta per lo stato iniziale dei dati e di nuovo ogni volta che i dati cambiano</w:t>
      </w:r>
      <w:r>
        <w:rPr>
          <w:rFonts w:ascii="Times New Roman" w:hAnsi="Times New Roman" w:cs="Times New Roman"/>
          <w:sz w:val="26"/>
          <w:szCs w:val="26"/>
        </w:rPr>
        <w:t xml:space="preserve"> </w:t>
      </w:r>
      <w:hyperlink w:anchor="Firebase_realtime_db_listener" w:history="1">
        <w:r w:rsidRPr="00A710DB">
          <w:rPr>
            <w:rStyle w:val="Collegamentoipertestuale"/>
            <w:rFonts w:ascii="Times New Roman" w:hAnsi="Times New Roman" w:cs="Times New Roman"/>
            <w:color w:val="0070C0"/>
            <w:sz w:val="26"/>
            <w:szCs w:val="26"/>
          </w:rPr>
          <w:t>[7]</w:t>
        </w:r>
      </w:hyperlink>
      <w:r w:rsidR="00DE4E74">
        <w:rPr>
          <w:rFonts w:ascii="Times New Roman" w:hAnsi="Times New Roman" w:cs="Times New Roman"/>
          <w:sz w:val="26"/>
          <w:szCs w:val="26"/>
        </w:rPr>
        <w:t>.</w:t>
      </w:r>
      <w:r w:rsidR="00165ABF">
        <w:rPr>
          <w:rFonts w:ascii="Times New Roman" w:hAnsi="Times New Roman" w:cs="Times New Roman"/>
          <w:sz w:val="26"/>
          <w:szCs w:val="26"/>
        </w:rPr>
        <w:t xml:space="preserve"> Questa modalità di recupero dei dati è supportata in Java, Node.js e Python Admin SDK. </w:t>
      </w:r>
    </w:p>
    <w:p w14:paraId="4F654E77" w14:textId="77777777" w:rsidR="00DD22EE" w:rsidRDefault="00DD22EE" w:rsidP="00B57C6D">
      <w:pPr>
        <w:pStyle w:val="Titolo2"/>
        <w:rPr>
          <w:rFonts w:ascii="Times New Roman" w:hAnsi="Times New Roman" w:cs="Times New Roman"/>
          <w:sz w:val="36"/>
          <w:szCs w:val="36"/>
        </w:rPr>
      </w:pPr>
    </w:p>
    <w:p w14:paraId="7C801447" w14:textId="77777777" w:rsidR="008E49A3" w:rsidRPr="00B57C6D" w:rsidRDefault="008E49A3" w:rsidP="0079242D">
      <w:pPr>
        <w:pStyle w:val="Titolo2"/>
        <w:ind w:left="0"/>
        <w:rPr>
          <w:rFonts w:ascii="Times New Roman" w:hAnsi="Times New Roman" w:cs="Times New Roman"/>
          <w:sz w:val="36"/>
          <w:szCs w:val="36"/>
        </w:rPr>
      </w:pPr>
      <w:bookmarkStart w:id="12" w:name="_Toc61196299"/>
      <w:r w:rsidRPr="00B57C6D">
        <w:rPr>
          <w:rFonts w:ascii="Times New Roman" w:hAnsi="Times New Roman" w:cs="Times New Roman"/>
          <w:sz w:val="36"/>
          <w:szCs w:val="36"/>
        </w:rPr>
        <w:t>Meteor</w:t>
      </w:r>
      <w:bookmarkEnd w:id="12"/>
    </w:p>
    <w:p w14:paraId="5896DAF5" w14:textId="77777777" w:rsidR="00E76536" w:rsidRDefault="00E76536" w:rsidP="00B57C6D">
      <w:pPr>
        <w:jc w:val="both"/>
        <w:rPr>
          <w:rFonts w:ascii="Times New Roman" w:hAnsi="Times New Roman" w:cs="Times New Roman"/>
          <w:sz w:val="26"/>
          <w:szCs w:val="26"/>
        </w:rPr>
      </w:pPr>
    </w:p>
    <w:p w14:paraId="2E5AC9E3" w14:textId="77777777" w:rsidR="008E49A3" w:rsidRDefault="00E76536" w:rsidP="00B57C6D">
      <w:pPr>
        <w:jc w:val="both"/>
        <w:rPr>
          <w:rFonts w:ascii="Times New Roman" w:hAnsi="Times New Roman" w:cs="Times New Roman"/>
          <w:sz w:val="26"/>
          <w:szCs w:val="26"/>
        </w:rPr>
      </w:pPr>
      <w:r>
        <w:rPr>
          <w:rFonts w:ascii="Times New Roman" w:hAnsi="Times New Roman" w:cs="Times New Roman"/>
          <w:sz w:val="26"/>
          <w:szCs w:val="26"/>
        </w:rPr>
        <w:tab/>
      </w:r>
      <w:r w:rsidR="008E49A3">
        <w:rPr>
          <w:rFonts w:ascii="Times New Roman" w:hAnsi="Times New Roman" w:cs="Times New Roman"/>
          <w:sz w:val="26"/>
          <w:szCs w:val="26"/>
        </w:rPr>
        <w:t xml:space="preserve">Meteor è un frame work di sviluppo javascript </w:t>
      </w:r>
      <w:r w:rsidR="006B0ADC">
        <w:rPr>
          <w:rFonts w:ascii="Times New Roman" w:hAnsi="Times New Roman" w:cs="Times New Roman"/>
          <w:sz w:val="26"/>
          <w:szCs w:val="26"/>
        </w:rPr>
        <w:t xml:space="preserve">scritto in Node.js </w:t>
      </w:r>
      <w:r w:rsidR="008E49A3">
        <w:rPr>
          <w:rFonts w:ascii="Times New Roman" w:hAnsi="Times New Roman" w:cs="Times New Roman"/>
          <w:sz w:val="26"/>
          <w:szCs w:val="26"/>
        </w:rPr>
        <w:t>per lo sviluppo di applicazioni</w:t>
      </w:r>
      <w:r>
        <w:rPr>
          <w:rFonts w:ascii="Times New Roman" w:hAnsi="Times New Roman" w:cs="Times New Roman"/>
          <w:sz w:val="26"/>
          <w:szCs w:val="26"/>
        </w:rPr>
        <w:t xml:space="preserve"> moderne</w:t>
      </w:r>
      <w:r w:rsidR="008E49A3">
        <w:rPr>
          <w:rFonts w:ascii="Times New Roman" w:hAnsi="Times New Roman" w:cs="Times New Roman"/>
          <w:sz w:val="26"/>
          <w:szCs w:val="26"/>
        </w:rPr>
        <w:t xml:space="preserve"> </w:t>
      </w:r>
      <w:r>
        <w:rPr>
          <w:rFonts w:ascii="Times New Roman" w:hAnsi="Times New Roman" w:cs="Times New Roman"/>
          <w:sz w:val="26"/>
          <w:szCs w:val="26"/>
        </w:rPr>
        <w:t>multipiattaforma (Web, Android, iOS)</w:t>
      </w:r>
      <w:r w:rsidR="006B0ADC">
        <w:rPr>
          <w:rFonts w:ascii="Times New Roman" w:hAnsi="Times New Roman" w:cs="Times New Roman"/>
          <w:sz w:val="26"/>
          <w:szCs w:val="26"/>
        </w:rPr>
        <w:t>.</w:t>
      </w:r>
    </w:p>
    <w:p w14:paraId="6BFFDDFB" w14:textId="77777777" w:rsidR="006B0ADC" w:rsidRDefault="00E76536" w:rsidP="00B57C6D">
      <w:pPr>
        <w:jc w:val="both"/>
        <w:rPr>
          <w:rFonts w:ascii="Times New Roman" w:hAnsi="Times New Roman" w:cs="Times New Roman"/>
          <w:sz w:val="26"/>
          <w:szCs w:val="26"/>
        </w:rPr>
      </w:pPr>
      <w:r>
        <w:rPr>
          <w:rFonts w:ascii="Times New Roman" w:hAnsi="Times New Roman" w:cs="Times New Roman"/>
          <w:sz w:val="26"/>
          <w:szCs w:val="26"/>
        </w:rPr>
        <w:tab/>
      </w:r>
      <w:r w:rsidR="006B0ADC">
        <w:rPr>
          <w:rFonts w:ascii="Times New Roman" w:hAnsi="Times New Roman" w:cs="Times New Roman"/>
          <w:sz w:val="26"/>
          <w:szCs w:val="26"/>
        </w:rPr>
        <w:t xml:space="preserve">Si integra perfettamente al </w:t>
      </w:r>
      <w:r w:rsidR="00802538">
        <w:rPr>
          <w:rFonts w:ascii="Times New Roman" w:hAnsi="Times New Roman" w:cs="Times New Roman"/>
          <w:sz w:val="26"/>
          <w:szCs w:val="26"/>
        </w:rPr>
        <w:t>DBMS</w:t>
      </w:r>
      <w:r w:rsidR="006B0ADC">
        <w:rPr>
          <w:rFonts w:ascii="Times New Roman" w:hAnsi="Times New Roman" w:cs="Times New Roman"/>
          <w:sz w:val="26"/>
          <w:szCs w:val="26"/>
        </w:rPr>
        <w:t xml:space="preserve"> non relazi</w:t>
      </w:r>
      <w:r>
        <w:rPr>
          <w:rFonts w:ascii="Times New Roman" w:hAnsi="Times New Roman" w:cs="Times New Roman"/>
          <w:sz w:val="26"/>
          <w:szCs w:val="26"/>
        </w:rPr>
        <w:t>onale MongoDB ereditando, di conseguenza</w:t>
      </w:r>
      <w:r w:rsidR="006B0ADC">
        <w:rPr>
          <w:rFonts w:ascii="Times New Roman" w:hAnsi="Times New Roman" w:cs="Times New Roman"/>
          <w:sz w:val="26"/>
          <w:szCs w:val="26"/>
        </w:rPr>
        <w:t>, la sua es</w:t>
      </w:r>
      <w:r>
        <w:rPr>
          <w:rFonts w:ascii="Times New Roman" w:hAnsi="Times New Roman" w:cs="Times New Roman"/>
          <w:sz w:val="26"/>
          <w:szCs w:val="26"/>
        </w:rPr>
        <w:t xml:space="preserve">pressività di interrogazione </w:t>
      </w:r>
      <w:r w:rsidR="00DE4E74">
        <w:rPr>
          <w:rFonts w:ascii="Times New Roman" w:hAnsi="Times New Roman" w:cs="Times New Roman"/>
          <w:sz w:val="26"/>
          <w:szCs w:val="26"/>
        </w:rPr>
        <w:t xml:space="preserve">aggiungendo, </w:t>
      </w:r>
      <w:r>
        <w:rPr>
          <w:rFonts w:ascii="Times New Roman" w:hAnsi="Times New Roman" w:cs="Times New Roman"/>
          <w:sz w:val="26"/>
          <w:szCs w:val="26"/>
        </w:rPr>
        <w:t>inoltre</w:t>
      </w:r>
      <w:r w:rsidR="00DE4E74">
        <w:rPr>
          <w:rFonts w:ascii="Times New Roman" w:hAnsi="Times New Roman" w:cs="Times New Roman"/>
          <w:sz w:val="26"/>
          <w:szCs w:val="26"/>
        </w:rPr>
        <w:t xml:space="preserve">, </w:t>
      </w:r>
      <w:r w:rsidR="006B0ADC">
        <w:rPr>
          <w:rFonts w:ascii="Times New Roman" w:hAnsi="Times New Roman" w:cs="Times New Roman"/>
          <w:sz w:val="26"/>
          <w:szCs w:val="26"/>
        </w:rPr>
        <w:t>le query di aggiornamento ti</w:t>
      </w:r>
      <w:r w:rsidR="00DE4E74">
        <w:rPr>
          <w:rFonts w:ascii="Times New Roman" w:hAnsi="Times New Roman" w:cs="Times New Roman"/>
          <w:sz w:val="26"/>
          <w:szCs w:val="26"/>
        </w:rPr>
        <w:t>piche dei sistemi database real-</w:t>
      </w:r>
      <w:r w:rsidR="006B0ADC">
        <w:rPr>
          <w:rFonts w:ascii="Times New Roman" w:hAnsi="Times New Roman" w:cs="Times New Roman"/>
          <w:sz w:val="26"/>
          <w:szCs w:val="26"/>
        </w:rPr>
        <w:t>time</w:t>
      </w:r>
      <w:r w:rsidR="00A710DB">
        <w:rPr>
          <w:rFonts w:ascii="Times New Roman" w:hAnsi="Times New Roman" w:cs="Times New Roman"/>
          <w:sz w:val="26"/>
          <w:szCs w:val="26"/>
        </w:rPr>
        <w:t xml:space="preserve"> </w:t>
      </w:r>
      <w:hyperlink w:anchor="Meteor" w:history="1">
        <w:r w:rsidR="00A710DB" w:rsidRPr="000D7726">
          <w:rPr>
            <w:rStyle w:val="Collegamentoipertestuale"/>
            <w:rFonts w:ascii="Times New Roman" w:hAnsi="Times New Roman" w:cs="Times New Roman"/>
            <w:color w:val="0070C0"/>
            <w:sz w:val="26"/>
            <w:szCs w:val="26"/>
          </w:rPr>
          <w:t>[8]</w:t>
        </w:r>
      </w:hyperlink>
      <w:r w:rsidR="006B0ADC">
        <w:rPr>
          <w:rFonts w:ascii="Times New Roman" w:hAnsi="Times New Roman" w:cs="Times New Roman"/>
          <w:sz w:val="26"/>
          <w:szCs w:val="26"/>
        </w:rPr>
        <w:t>.</w:t>
      </w:r>
    </w:p>
    <w:p w14:paraId="51F3E230" w14:textId="77777777" w:rsidR="004C72EE" w:rsidRDefault="00E76536" w:rsidP="00B57C6D">
      <w:pPr>
        <w:jc w:val="both"/>
        <w:rPr>
          <w:rFonts w:ascii="Times New Roman" w:hAnsi="Times New Roman" w:cs="Times New Roman"/>
          <w:sz w:val="26"/>
          <w:szCs w:val="26"/>
        </w:rPr>
      </w:pPr>
      <w:r>
        <w:rPr>
          <w:rFonts w:ascii="Times New Roman" w:hAnsi="Times New Roman" w:cs="Times New Roman"/>
          <w:sz w:val="26"/>
          <w:szCs w:val="26"/>
        </w:rPr>
        <w:tab/>
      </w:r>
      <w:r w:rsidR="004C72EE">
        <w:rPr>
          <w:rFonts w:ascii="Times New Roman" w:hAnsi="Times New Roman" w:cs="Times New Roman"/>
          <w:sz w:val="26"/>
          <w:szCs w:val="26"/>
        </w:rPr>
        <w:t xml:space="preserve">Meteor utilizza il protocollo di dati distribuiti per propagare automaticamente le modifiche </w:t>
      </w:r>
      <w:r w:rsidR="008F1E34">
        <w:rPr>
          <w:rFonts w:ascii="Times New Roman" w:hAnsi="Times New Roman" w:cs="Times New Roman"/>
          <w:sz w:val="26"/>
          <w:szCs w:val="26"/>
        </w:rPr>
        <w:t>dei</w:t>
      </w:r>
      <w:r w:rsidR="004C72EE">
        <w:rPr>
          <w:rFonts w:ascii="Times New Roman" w:hAnsi="Times New Roman" w:cs="Times New Roman"/>
          <w:sz w:val="26"/>
          <w:szCs w:val="26"/>
        </w:rPr>
        <w:t xml:space="preserve"> dati ai client senza richiedere allo sviluppatore di scrivere alcun codice per la sincronizzazione. Il protocollo dei dati distribuiti (DDP) è un protocollo client-server per l’interrogazione e l’aggiornamento</w:t>
      </w:r>
      <w:r w:rsidR="00DE4E74">
        <w:rPr>
          <w:rFonts w:ascii="Times New Roman" w:hAnsi="Times New Roman" w:cs="Times New Roman"/>
          <w:sz w:val="26"/>
          <w:szCs w:val="26"/>
        </w:rPr>
        <w:t xml:space="preserve"> </w:t>
      </w:r>
      <w:r w:rsidR="004C72EE">
        <w:rPr>
          <w:rFonts w:ascii="Times New Roman" w:hAnsi="Times New Roman" w:cs="Times New Roman"/>
          <w:sz w:val="26"/>
          <w:szCs w:val="26"/>
        </w:rPr>
        <w:t>di un database lato server e per la sincronizzazione di tali aggiornamenti tra i client</w:t>
      </w:r>
      <w:r w:rsidR="00E23B3C">
        <w:rPr>
          <w:rFonts w:ascii="Times New Roman" w:hAnsi="Times New Roman" w:cs="Times New Roman"/>
          <w:sz w:val="26"/>
          <w:szCs w:val="26"/>
        </w:rPr>
        <w:t xml:space="preserve"> </w:t>
      </w:r>
      <w:hyperlink w:anchor="meteor_ddp" w:history="1">
        <w:r w:rsidR="00E23B3C" w:rsidRPr="000D7726">
          <w:rPr>
            <w:rStyle w:val="Collegamentoipertestuale"/>
            <w:rFonts w:ascii="Times New Roman" w:hAnsi="Times New Roman" w:cs="Times New Roman"/>
            <w:color w:val="0070C0"/>
            <w:sz w:val="26"/>
            <w:szCs w:val="26"/>
          </w:rPr>
          <w:t>[9]</w:t>
        </w:r>
      </w:hyperlink>
      <w:r w:rsidR="004C72EE">
        <w:rPr>
          <w:rFonts w:ascii="Times New Roman" w:hAnsi="Times New Roman" w:cs="Times New Roman"/>
          <w:sz w:val="26"/>
          <w:szCs w:val="26"/>
        </w:rPr>
        <w:t>. Utilizza il modello di messaggistica Publish/Subscribe</w:t>
      </w:r>
      <w:r>
        <w:rPr>
          <w:rFonts w:ascii="Times New Roman" w:hAnsi="Times New Roman" w:cs="Times New Roman"/>
          <w:sz w:val="26"/>
          <w:szCs w:val="26"/>
        </w:rPr>
        <w:t xml:space="preserve"> ed è stato creato per essere utilizzato dal frame work Meteor.</w:t>
      </w:r>
    </w:p>
    <w:p w14:paraId="14393CF5" w14:textId="77777777" w:rsidR="004C72EE" w:rsidRDefault="00E76536" w:rsidP="00B57C6D">
      <w:pPr>
        <w:jc w:val="both"/>
        <w:rPr>
          <w:rFonts w:ascii="Times New Roman" w:hAnsi="Times New Roman" w:cs="Times New Roman"/>
          <w:sz w:val="26"/>
          <w:szCs w:val="26"/>
        </w:rPr>
      </w:pPr>
      <w:r>
        <w:rPr>
          <w:rFonts w:ascii="Times New Roman" w:hAnsi="Times New Roman" w:cs="Times New Roman"/>
          <w:sz w:val="26"/>
          <w:szCs w:val="26"/>
        </w:rPr>
        <w:tab/>
      </w:r>
      <w:r w:rsidR="004C72EE">
        <w:rPr>
          <w:rFonts w:ascii="Times New Roman" w:hAnsi="Times New Roman" w:cs="Times New Roman"/>
          <w:sz w:val="26"/>
          <w:szCs w:val="26"/>
        </w:rPr>
        <w:t>Il client meteor può essere impl</w:t>
      </w:r>
      <w:r w:rsidR="00DE4E74">
        <w:rPr>
          <w:rFonts w:ascii="Times New Roman" w:hAnsi="Times New Roman" w:cs="Times New Roman"/>
          <w:sz w:val="26"/>
          <w:szCs w:val="26"/>
        </w:rPr>
        <w:t>ementato con qualsiasi framework JS front</w:t>
      </w:r>
      <w:r w:rsidR="004C72EE">
        <w:rPr>
          <w:rFonts w:ascii="Times New Roman" w:hAnsi="Times New Roman" w:cs="Times New Roman"/>
          <w:sz w:val="26"/>
          <w:szCs w:val="26"/>
        </w:rPr>
        <w:t>end popolare: Vue, React, Angular.</w:t>
      </w:r>
    </w:p>
    <w:p w14:paraId="72E43D98" w14:textId="77777777" w:rsidR="001B512A" w:rsidRDefault="001B512A" w:rsidP="00B57C6D">
      <w:pPr>
        <w:jc w:val="both"/>
        <w:rPr>
          <w:rFonts w:ascii="Times New Roman" w:hAnsi="Times New Roman" w:cs="Times New Roman"/>
          <w:sz w:val="26"/>
          <w:szCs w:val="26"/>
        </w:rPr>
      </w:pPr>
    </w:p>
    <w:p w14:paraId="391BF212" w14:textId="77777777" w:rsidR="007F7654" w:rsidRDefault="007F7654" w:rsidP="00B57C6D">
      <w:pPr>
        <w:jc w:val="both"/>
        <w:rPr>
          <w:rFonts w:ascii="Times New Roman" w:hAnsi="Times New Roman" w:cs="Times New Roman"/>
          <w:sz w:val="26"/>
          <w:szCs w:val="26"/>
        </w:rPr>
      </w:pPr>
    </w:p>
    <w:p w14:paraId="00226E24" w14:textId="77777777" w:rsidR="007F7654" w:rsidRDefault="007F7654" w:rsidP="0079242D">
      <w:pPr>
        <w:pStyle w:val="Titolo2"/>
        <w:ind w:left="0"/>
        <w:rPr>
          <w:rFonts w:ascii="Times New Roman" w:hAnsi="Times New Roman" w:cs="Times New Roman"/>
          <w:sz w:val="36"/>
          <w:szCs w:val="36"/>
        </w:rPr>
      </w:pPr>
      <w:bookmarkStart w:id="13" w:name="_Toc61196300"/>
      <w:r w:rsidRPr="00B57C6D">
        <w:rPr>
          <w:rFonts w:ascii="Times New Roman" w:hAnsi="Times New Roman" w:cs="Times New Roman"/>
          <w:sz w:val="36"/>
          <w:szCs w:val="36"/>
        </w:rPr>
        <w:t>Parse</w:t>
      </w:r>
      <w:bookmarkEnd w:id="13"/>
    </w:p>
    <w:p w14:paraId="43E80723" w14:textId="77777777" w:rsidR="006B0ADC" w:rsidRDefault="006B0ADC" w:rsidP="00B57C6D">
      <w:pPr>
        <w:jc w:val="both"/>
        <w:rPr>
          <w:rFonts w:ascii="Times New Roman" w:hAnsi="Times New Roman" w:cs="Times New Roman"/>
          <w:sz w:val="26"/>
          <w:szCs w:val="26"/>
        </w:rPr>
      </w:pPr>
    </w:p>
    <w:p w14:paraId="37669C10" w14:textId="77777777" w:rsidR="001B512A" w:rsidRDefault="00355820" w:rsidP="00B57C6D">
      <w:pPr>
        <w:jc w:val="both"/>
        <w:rPr>
          <w:rFonts w:ascii="Times New Roman" w:hAnsi="Times New Roman" w:cs="Times New Roman"/>
          <w:sz w:val="26"/>
          <w:szCs w:val="26"/>
        </w:rPr>
      </w:pPr>
      <w:r>
        <w:rPr>
          <w:rFonts w:ascii="Times New Roman" w:hAnsi="Times New Roman" w:cs="Times New Roman"/>
          <w:sz w:val="26"/>
          <w:szCs w:val="26"/>
        </w:rPr>
        <w:tab/>
      </w:r>
      <w:r w:rsidR="007F7654">
        <w:rPr>
          <w:rFonts w:ascii="Times New Roman" w:hAnsi="Times New Roman" w:cs="Times New Roman"/>
          <w:sz w:val="26"/>
          <w:szCs w:val="26"/>
        </w:rPr>
        <w:t xml:space="preserve">Simile a Meteor, </w:t>
      </w:r>
      <w:r w:rsidR="00E23B3C">
        <w:rPr>
          <w:rFonts w:ascii="Times New Roman" w:hAnsi="Times New Roman" w:cs="Times New Roman"/>
          <w:sz w:val="26"/>
          <w:szCs w:val="26"/>
        </w:rPr>
        <w:t xml:space="preserve">infine, </w:t>
      </w:r>
      <w:r w:rsidR="007F7654">
        <w:rPr>
          <w:rFonts w:ascii="Times New Roman" w:hAnsi="Times New Roman" w:cs="Times New Roman"/>
          <w:sz w:val="26"/>
          <w:szCs w:val="26"/>
        </w:rPr>
        <w:t>Parse è un frame work di sviluppo di applicazioni che utilizzano MongoDB come sistema dbms</w:t>
      </w:r>
      <w:r w:rsidR="00E23B3C">
        <w:rPr>
          <w:rFonts w:ascii="Times New Roman" w:hAnsi="Times New Roman" w:cs="Times New Roman"/>
          <w:sz w:val="26"/>
          <w:szCs w:val="26"/>
        </w:rPr>
        <w:t xml:space="preserve"> </w:t>
      </w:r>
      <w:hyperlink w:anchor="Parse1" w:history="1">
        <w:r w:rsidR="00E23B3C" w:rsidRPr="000D7726">
          <w:rPr>
            <w:rStyle w:val="Collegamentoipertestuale"/>
            <w:rFonts w:ascii="Times New Roman" w:hAnsi="Times New Roman" w:cs="Times New Roman"/>
            <w:color w:val="0070C0"/>
            <w:sz w:val="26"/>
            <w:szCs w:val="26"/>
          </w:rPr>
          <w:t>[10]</w:t>
        </w:r>
      </w:hyperlink>
      <w:r w:rsidR="005D60E7">
        <w:rPr>
          <w:rFonts w:ascii="Times New Roman" w:hAnsi="Times New Roman" w:cs="Times New Roman"/>
          <w:sz w:val="26"/>
          <w:szCs w:val="26"/>
        </w:rPr>
        <w:t xml:space="preserve">, è </w:t>
      </w:r>
      <w:r w:rsidR="001B512A">
        <w:rPr>
          <w:rFonts w:ascii="Times New Roman" w:hAnsi="Times New Roman" w:cs="Times New Roman"/>
          <w:sz w:val="26"/>
          <w:szCs w:val="26"/>
        </w:rPr>
        <w:t>stato un frame work molto popolare e ha avuto una delle più grandi distribuzioni di MongoDB al mondo.</w:t>
      </w:r>
    </w:p>
    <w:p w14:paraId="767DEB93" w14:textId="77777777" w:rsidR="001B512A" w:rsidRDefault="00355820" w:rsidP="00B57C6D">
      <w:pPr>
        <w:jc w:val="both"/>
        <w:rPr>
          <w:rFonts w:ascii="Times New Roman" w:hAnsi="Times New Roman" w:cs="Times New Roman"/>
          <w:sz w:val="26"/>
          <w:szCs w:val="26"/>
        </w:rPr>
      </w:pPr>
      <w:r>
        <w:rPr>
          <w:rFonts w:ascii="Times New Roman" w:hAnsi="Times New Roman" w:cs="Times New Roman"/>
          <w:sz w:val="26"/>
          <w:szCs w:val="26"/>
        </w:rPr>
        <w:tab/>
      </w:r>
      <w:r w:rsidR="001B512A">
        <w:rPr>
          <w:rFonts w:ascii="Times New Roman" w:hAnsi="Times New Roman" w:cs="Times New Roman"/>
          <w:sz w:val="26"/>
          <w:szCs w:val="26"/>
        </w:rPr>
        <w:t>La società è stata acquistata da Facebook nel 2013 e chiusa nel gennaio 2017 divenendo open source.</w:t>
      </w:r>
    </w:p>
    <w:p w14:paraId="57C35778" w14:textId="77777777" w:rsidR="001B512A" w:rsidRDefault="00355820" w:rsidP="00B57C6D">
      <w:pPr>
        <w:jc w:val="both"/>
        <w:rPr>
          <w:rFonts w:ascii="Times New Roman" w:hAnsi="Times New Roman" w:cs="Times New Roman"/>
          <w:sz w:val="26"/>
          <w:szCs w:val="26"/>
        </w:rPr>
      </w:pPr>
      <w:r>
        <w:rPr>
          <w:rFonts w:ascii="Times New Roman" w:hAnsi="Times New Roman" w:cs="Times New Roman"/>
          <w:sz w:val="26"/>
          <w:szCs w:val="26"/>
        </w:rPr>
        <w:tab/>
      </w:r>
      <w:r w:rsidR="001B512A">
        <w:rPr>
          <w:rFonts w:ascii="Times New Roman" w:hAnsi="Times New Roman" w:cs="Times New Roman"/>
          <w:sz w:val="26"/>
          <w:szCs w:val="26"/>
        </w:rPr>
        <w:t>Il videogioco Clash of Kings ha utilizzato Parse per l’implementazione delle notifiche push in tempo reale per gli utenti</w:t>
      </w:r>
      <w:r w:rsidR="00E23B3C">
        <w:rPr>
          <w:rFonts w:ascii="Times New Roman" w:hAnsi="Times New Roman" w:cs="Times New Roman"/>
          <w:sz w:val="26"/>
          <w:szCs w:val="26"/>
        </w:rPr>
        <w:t xml:space="preserve"> </w:t>
      </w:r>
      <w:hyperlink w:anchor="Parse2" w:history="1">
        <w:r w:rsidR="00E23B3C" w:rsidRPr="000D7726">
          <w:rPr>
            <w:rStyle w:val="Collegamentoipertestuale"/>
            <w:rFonts w:ascii="Times New Roman" w:hAnsi="Times New Roman" w:cs="Times New Roman"/>
            <w:color w:val="0070C0"/>
            <w:sz w:val="26"/>
            <w:szCs w:val="26"/>
          </w:rPr>
          <w:t>[11]</w:t>
        </w:r>
      </w:hyperlink>
      <w:r w:rsidR="00DE4E74">
        <w:rPr>
          <w:rFonts w:ascii="Times New Roman" w:hAnsi="Times New Roman" w:cs="Times New Roman"/>
          <w:sz w:val="26"/>
          <w:szCs w:val="26"/>
        </w:rPr>
        <w:t>.</w:t>
      </w:r>
    </w:p>
    <w:p w14:paraId="7BFF742D" w14:textId="77777777" w:rsidR="001B512A" w:rsidRDefault="00355820" w:rsidP="00B57C6D">
      <w:pPr>
        <w:jc w:val="both"/>
        <w:rPr>
          <w:rFonts w:ascii="Times New Roman" w:hAnsi="Times New Roman" w:cs="Times New Roman"/>
          <w:sz w:val="26"/>
          <w:szCs w:val="26"/>
        </w:rPr>
      </w:pPr>
      <w:r>
        <w:rPr>
          <w:rFonts w:ascii="Times New Roman" w:hAnsi="Times New Roman" w:cs="Times New Roman"/>
          <w:sz w:val="26"/>
          <w:szCs w:val="26"/>
        </w:rPr>
        <w:tab/>
      </w:r>
      <w:r w:rsidR="00A46798">
        <w:rPr>
          <w:rFonts w:ascii="Times New Roman" w:hAnsi="Times New Roman" w:cs="Times New Roman"/>
          <w:sz w:val="26"/>
          <w:szCs w:val="26"/>
        </w:rPr>
        <w:t xml:space="preserve">La maggior parte dei progetti che eseguono Parse provengono da applicazioni mobile (Android e iOS) e le tecnologie di frontend supportate </w:t>
      </w:r>
      <w:r w:rsidR="00DE4E74">
        <w:rPr>
          <w:rFonts w:ascii="Times New Roman" w:hAnsi="Times New Roman" w:cs="Times New Roman"/>
          <w:sz w:val="26"/>
          <w:szCs w:val="26"/>
        </w:rPr>
        <w:t>comprendono</w:t>
      </w:r>
      <w:r w:rsidR="00A46798">
        <w:rPr>
          <w:rFonts w:ascii="Times New Roman" w:hAnsi="Times New Roman" w:cs="Times New Roman"/>
          <w:sz w:val="26"/>
          <w:szCs w:val="26"/>
        </w:rPr>
        <w:t xml:space="preserve"> </w:t>
      </w:r>
      <w:r>
        <w:rPr>
          <w:rFonts w:ascii="Times New Roman" w:hAnsi="Times New Roman" w:cs="Times New Roman"/>
          <w:sz w:val="26"/>
          <w:szCs w:val="26"/>
        </w:rPr>
        <w:tab/>
      </w:r>
      <w:r w:rsidR="00A46798">
        <w:rPr>
          <w:rFonts w:ascii="Times New Roman" w:hAnsi="Times New Roman" w:cs="Times New Roman"/>
          <w:sz w:val="26"/>
          <w:szCs w:val="26"/>
        </w:rPr>
        <w:t>Swift, Java, React Native</w:t>
      </w:r>
      <w:r w:rsidR="00DE4E74">
        <w:rPr>
          <w:rFonts w:ascii="Times New Roman" w:hAnsi="Times New Roman" w:cs="Times New Roman"/>
          <w:sz w:val="26"/>
          <w:szCs w:val="26"/>
        </w:rPr>
        <w:t>,</w:t>
      </w:r>
      <w:r w:rsidR="00A46798">
        <w:rPr>
          <w:rFonts w:ascii="Times New Roman" w:hAnsi="Times New Roman" w:cs="Times New Roman"/>
          <w:sz w:val="26"/>
          <w:szCs w:val="26"/>
        </w:rPr>
        <w:t xml:space="preserve"> e altri</w:t>
      </w:r>
      <w:r w:rsidR="000D7726">
        <w:rPr>
          <w:rFonts w:ascii="Times New Roman" w:hAnsi="Times New Roman" w:cs="Times New Roman"/>
          <w:sz w:val="26"/>
          <w:szCs w:val="26"/>
        </w:rPr>
        <w:t xml:space="preserve"> </w:t>
      </w:r>
      <w:hyperlink w:anchor="Parse3" w:history="1">
        <w:r w:rsidR="000D7726" w:rsidRPr="000D7726">
          <w:rPr>
            <w:rStyle w:val="Collegamentoipertestuale"/>
            <w:rFonts w:ascii="Times New Roman" w:hAnsi="Times New Roman" w:cs="Times New Roman"/>
            <w:color w:val="0070C0"/>
            <w:sz w:val="26"/>
            <w:szCs w:val="26"/>
          </w:rPr>
          <w:t>[12]</w:t>
        </w:r>
      </w:hyperlink>
      <w:r w:rsidR="00DE4E74">
        <w:rPr>
          <w:rFonts w:ascii="Times New Roman" w:hAnsi="Times New Roman" w:cs="Times New Roman"/>
          <w:sz w:val="26"/>
          <w:szCs w:val="26"/>
        </w:rPr>
        <w:t>.</w:t>
      </w:r>
    </w:p>
    <w:p w14:paraId="1218DD88" w14:textId="77777777" w:rsidR="00A46798" w:rsidRDefault="00A46798" w:rsidP="00B57C6D">
      <w:pPr>
        <w:jc w:val="both"/>
        <w:rPr>
          <w:rFonts w:ascii="Times New Roman" w:hAnsi="Times New Roman" w:cs="Times New Roman"/>
          <w:sz w:val="26"/>
          <w:szCs w:val="26"/>
        </w:rPr>
      </w:pPr>
    </w:p>
    <w:p w14:paraId="5EF7758F" w14:textId="77777777" w:rsidR="00886CCA" w:rsidRDefault="00886CCA" w:rsidP="00B57C6D">
      <w:pPr>
        <w:jc w:val="both"/>
        <w:rPr>
          <w:rFonts w:ascii="Times New Roman" w:hAnsi="Times New Roman" w:cs="Times New Roman"/>
          <w:sz w:val="26"/>
          <w:szCs w:val="26"/>
        </w:rPr>
      </w:pPr>
    </w:p>
    <w:p w14:paraId="5665CFE8" w14:textId="77777777" w:rsidR="008963B6" w:rsidRDefault="008963B6" w:rsidP="00B57C6D">
      <w:pPr>
        <w:jc w:val="both"/>
        <w:rPr>
          <w:rFonts w:ascii="Times New Roman" w:hAnsi="Times New Roman" w:cs="Times New Roman"/>
          <w:sz w:val="26"/>
          <w:szCs w:val="26"/>
        </w:rPr>
      </w:pPr>
    </w:p>
    <w:p w14:paraId="1AE5D2C5" w14:textId="77777777" w:rsidR="008963B6" w:rsidRDefault="008963B6" w:rsidP="00B57C6D">
      <w:pPr>
        <w:jc w:val="both"/>
        <w:rPr>
          <w:rFonts w:ascii="Times New Roman" w:hAnsi="Times New Roman" w:cs="Times New Roman"/>
          <w:sz w:val="26"/>
          <w:szCs w:val="26"/>
        </w:rPr>
      </w:pPr>
    </w:p>
    <w:p w14:paraId="7DD3A116" w14:textId="77777777" w:rsidR="006B0ADC" w:rsidRDefault="005D60E7" w:rsidP="0079242D">
      <w:pPr>
        <w:jc w:val="both"/>
        <w:rPr>
          <w:rFonts w:ascii="Times New Roman" w:hAnsi="Times New Roman" w:cs="Times New Roman"/>
          <w:sz w:val="36"/>
          <w:szCs w:val="36"/>
        </w:rPr>
      </w:pPr>
      <w:r w:rsidRPr="00B57C6D">
        <w:rPr>
          <w:rFonts w:ascii="Times New Roman" w:hAnsi="Times New Roman" w:cs="Times New Roman"/>
          <w:sz w:val="36"/>
          <w:szCs w:val="36"/>
        </w:rPr>
        <w:t>Tecniche di auditing applicate ai dbms relazionali</w:t>
      </w:r>
    </w:p>
    <w:p w14:paraId="3AD7BACF" w14:textId="77777777" w:rsidR="00601416" w:rsidRDefault="00601416" w:rsidP="00B57C6D">
      <w:pPr>
        <w:jc w:val="both"/>
        <w:rPr>
          <w:rFonts w:ascii="Times New Roman" w:hAnsi="Times New Roman" w:cs="Times New Roman"/>
          <w:sz w:val="26"/>
          <w:szCs w:val="26"/>
        </w:rPr>
      </w:pPr>
    </w:p>
    <w:p w14:paraId="01266DBF" w14:textId="77777777" w:rsidR="00601416" w:rsidRPr="00355820" w:rsidRDefault="00355820" w:rsidP="00B57C6D">
      <w:pPr>
        <w:jc w:val="both"/>
        <w:rPr>
          <w:rFonts w:ascii="Times New Roman" w:hAnsi="Times New Roman" w:cs="Times New Roman"/>
          <w:sz w:val="26"/>
          <w:szCs w:val="26"/>
        </w:rPr>
      </w:pPr>
      <w:r>
        <w:rPr>
          <w:rFonts w:ascii="Times New Roman" w:hAnsi="Times New Roman" w:cs="Times New Roman"/>
          <w:sz w:val="26"/>
          <w:szCs w:val="26"/>
        </w:rPr>
        <w:tab/>
      </w:r>
      <w:r w:rsidR="000D7726">
        <w:rPr>
          <w:rFonts w:ascii="Times New Roman" w:hAnsi="Times New Roman" w:cs="Times New Roman"/>
          <w:sz w:val="26"/>
          <w:szCs w:val="26"/>
        </w:rPr>
        <w:t xml:space="preserve">L’unica </w:t>
      </w:r>
      <w:r w:rsidR="007F6608">
        <w:rPr>
          <w:rFonts w:ascii="Times New Roman" w:hAnsi="Times New Roman" w:cs="Times New Roman"/>
          <w:sz w:val="26"/>
          <w:szCs w:val="26"/>
        </w:rPr>
        <w:t xml:space="preserve">tecnica </w:t>
      </w:r>
      <w:r w:rsidR="00601416">
        <w:rPr>
          <w:rFonts w:ascii="Times New Roman" w:hAnsi="Times New Roman" w:cs="Times New Roman"/>
          <w:sz w:val="26"/>
          <w:szCs w:val="26"/>
        </w:rPr>
        <w:t xml:space="preserve">applicata </w:t>
      </w:r>
      <w:r w:rsidR="000D7726">
        <w:rPr>
          <w:rFonts w:ascii="Times New Roman" w:hAnsi="Times New Roman" w:cs="Times New Roman"/>
          <w:sz w:val="26"/>
          <w:szCs w:val="26"/>
        </w:rPr>
        <w:t xml:space="preserve">dai </w:t>
      </w:r>
      <w:r w:rsidR="00601416">
        <w:rPr>
          <w:rFonts w:ascii="Times New Roman" w:hAnsi="Times New Roman" w:cs="Times New Roman"/>
          <w:sz w:val="26"/>
          <w:szCs w:val="26"/>
        </w:rPr>
        <w:t>dbms relazionali</w:t>
      </w:r>
      <w:r w:rsidR="00601416" w:rsidRPr="00C41545">
        <w:rPr>
          <w:rFonts w:ascii="Times New Roman" w:hAnsi="Times New Roman" w:cs="Times New Roman"/>
          <w:sz w:val="26"/>
          <w:szCs w:val="26"/>
        </w:rPr>
        <w:t xml:space="preserve"> che si avvicina concettualmente a</w:t>
      </w:r>
      <w:r w:rsidR="00601416">
        <w:rPr>
          <w:rFonts w:ascii="Times New Roman" w:hAnsi="Times New Roman" w:cs="Times New Roman"/>
          <w:sz w:val="26"/>
          <w:szCs w:val="26"/>
        </w:rPr>
        <w:t>l design pattern</w:t>
      </w:r>
      <w:r w:rsidR="00601416" w:rsidRPr="00C41545">
        <w:rPr>
          <w:rFonts w:ascii="Times New Roman" w:hAnsi="Times New Roman" w:cs="Times New Roman"/>
          <w:sz w:val="26"/>
          <w:szCs w:val="26"/>
        </w:rPr>
        <w:t xml:space="preserve"> </w:t>
      </w:r>
      <w:r w:rsidR="005525F4" w:rsidRPr="005525F4">
        <w:rPr>
          <w:rFonts w:ascii="Times New Roman" w:hAnsi="Times New Roman" w:cs="Times New Roman"/>
          <w:i/>
          <w:sz w:val="26"/>
          <w:szCs w:val="26"/>
        </w:rPr>
        <w:t>Publish/Subscribe</w:t>
      </w:r>
      <w:r w:rsidR="00DE4E74">
        <w:rPr>
          <w:rFonts w:ascii="Times New Roman" w:hAnsi="Times New Roman" w:cs="Times New Roman"/>
          <w:sz w:val="26"/>
          <w:szCs w:val="26"/>
        </w:rPr>
        <w:t xml:space="preserve"> </w:t>
      </w:r>
      <w:r w:rsidR="000D7726">
        <w:rPr>
          <w:rFonts w:ascii="Times New Roman" w:hAnsi="Times New Roman" w:cs="Times New Roman"/>
          <w:sz w:val="26"/>
          <w:szCs w:val="26"/>
        </w:rPr>
        <w:t>è la</w:t>
      </w:r>
      <w:r>
        <w:rPr>
          <w:rFonts w:ascii="Times New Roman" w:hAnsi="Times New Roman" w:cs="Times New Roman"/>
          <w:sz w:val="26"/>
          <w:szCs w:val="26"/>
        </w:rPr>
        <w:t xml:space="preserve"> tecnica</w:t>
      </w:r>
      <w:r w:rsidR="000D7726">
        <w:rPr>
          <w:rFonts w:ascii="Times New Roman" w:hAnsi="Times New Roman" w:cs="Times New Roman"/>
          <w:sz w:val="26"/>
          <w:szCs w:val="26"/>
        </w:rPr>
        <w:t xml:space="preserve"> di auditing del</w:t>
      </w:r>
      <w:r w:rsidR="00601416" w:rsidRPr="00C41545">
        <w:rPr>
          <w:rFonts w:ascii="Times New Roman" w:hAnsi="Times New Roman" w:cs="Times New Roman"/>
          <w:sz w:val="26"/>
          <w:szCs w:val="26"/>
        </w:rPr>
        <w:t xml:space="preserve"> database</w:t>
      </w:r>
      <w:r w:rsidR="00601416">
        <w:rPr>
          <w:rFonts w:ascii="Times New Roman" w:hAnsi="Times New Roman" w:cs="Times New Roman"/>
          <w:b/>
          <w:sz w:val="26"/>
          <w:szCs w:val="26"/>
        </w:rPr>
        <w:t>.</w:t>
      </w:r>
      <w:r>
        <w:rPr>
          <w:rFonts w:ascii="Times New Roman" w:hAnsi="Times New Roman" w:cs="Times New Roman"/>
          <w:sz w:val="26"/>
          <w:szCs w:val="26"/>
        </w:rPr>
        <w:t xml:space="preserve"> </w:t>
      </w:r>
      <w:r w:rsidR="00601416">
        <w:rPr>
          <w:rFonts w:ascii="Times New Roman" w:hAnsi="Times New Roman" w:cs="Times New Roman"/>
          <w:sz w:val="26"/>
          <w:szCs w:val="26"/>
        </w:rPr>
        <w:t xml:space="preserve">Il </w:t>
      </w:r>
      <w:r w:rsidR="00601416" w:rsidRPr="00C41545">
        <w:rPr>
          <w:rFonts w:ascii="Times New Roman" w:hAnsi="Times New Roman" w:cs="Times New Roman"/>
          <w:sz w:val="26"/>
          <w:szCs w:val="26"/>
        </w:rPr>
        <w:t xml:space="preserve">database auditing </w:t>
      </w:r>
      <w:r w:rsidR="00601416" w:rsidRPr="00C41545">
        <w:rPr>
          <w:rFonts w:ascii="Times New Roman" w:hAnsi="Times New Roman" w:cs="Times New Roman"/>
          <w:sz w:val="26"/>
          <w:szCs w:val="26"/>
          <w:shd w:val="clear" w:color="auto" w:fill="FFFFFF"/>
        </w:rPr>
        <w:t>implica, infatti, l' </w:t>
      </w:r>
      <w:hyperlink r:id="rId8" w:tooltip="Audit" w:history="1">
        <w:r w:rsidR="00601416" w:rsidRPr="00C41545">
          <w:rPr>
            <w:rStyle w:val="Collegamentoipertestuale"/>
            <w:rFonts w:ascii="Times New Roman" w:hAnsi="Times New Roman" w:cs="Times New Roman"/>
            <w:color w:val="auto"/>
            <w:sz w:val="26"/>
            <w:szCs w:val="26"/>
            <w:u w:val="none"/>
            <w:shd w:val="clear" w:color="auto" w:fill="FFFFFF"/>
          </w:rPr>
          <w:t>osservazione  di</w:t>
        </w:r>
      </w:hyperlink>
      <w:r w:rsidR="00601416" w:rsidRPr="00C41545">
        <w:rPr>
          <w:rFonts w:ascii="Times New Roman" w:hAnsi="Times New Roman" w:cs="Times New Roman"/>
          <w:sz w:val="26"/>
          <w:szCs w:val="26"/>
          <w:shd w:val="clear" w:color="auto" w:fill="FFFFFF"/>
        </w:rPr>
        <w:t> un </w:t>
      </w:r>
      <w:hyperlink r:id="rId9" w:tooltip="Banca dati" w:history="1">
        <w:r w:rsidR="00601416" w:rsidRPr="00C41545">
          <w:rPr>
            <w:rStyle w:val="Collegamentoipertestuale"/>
            <w:rFonts w:ascii="Times New Roman" w:hAnsi="Times New Roman" w:cs="Times New Roman"/>
            <w:color w:val="auto"/>
            <w:sz w:val="26"/>
            <w:szCs w:val="26"/>
            <w:u w:val="none"/>
            <w:shd w:val="clear" w:color="auto" w:fill="FFFFFF"/>
          </w:rPr>
          <w:t>database in</w:t>
        </w:r>
      </w:hyperlink>
      <w:r w:rsidR="000D7726">
        <w:rPr>
          <w:rFonts w:ascii="Times New Roman" w:hAnsi="Times New Roman" w:cs="Times New Roman"/>
          <w:sz w:val="26"/>
          <w:szCs w:val="26"/>
          <w:shd w:val="clear" w:color="auto" w:fill="FFFFFF"/>
        </w:rPr>
        <w:t> modo da essere informati</w:t>
      </w:r>
      <w:r w:rsidR="00601416" w:rsidRPr="00C41545">
        <w:rPr>
          <w:rFonts w:ascii="Times New Roman" w:hAnsi="Times New Roman" w:cs="Times New Roman"/>
          <w:sz w:val="26"/>
          <w:szCs w:val="26"/>
          <w:shd w:val="clear" w:color="auto" w:fill="FFFFFF"/>
        </w:rPr>
        <w:t xml:space="preserve"> delle azioni svolte dagli </w:t>
      </w:r>
      <w:hyperlink r:id="rId10" w:tooltip="Utente (informatica)" w:history="1">
        <w:r w:rsidR="00601416" w:rsidRPr="00C41545">
          <w:rPr>
            <w:rStyle w:val="Collegamentoipertestuale"/>
            <w:rFonts w:ascii="Times New Roman" w:hAnsi="Times New Roman" w:cs="Times New Roman"/>
            <w:color w:val="auto"/>
            <w:sz w:val="26"/>
            <w:szCs w:val="26"/>
            <w:u w:val="none"/>
            <w:shd w:val="clear" w:color="auto" w:fill="FFFFFF"/>
          </w:rPr>
          <w:t>utenti</w:t>
        </w:r>
      </w:hyperlink>
      <w:r w:rsidR="00601416">
        <w:rPr>
          <w:rFonts w:ascii="Times New Roman" w:hAnsi="Times New Roman" w:cs="Times New Roman"/>
          <w:sz w:val="26"/>
          <w:szCs w:val="26"/>
          <w:shd w:val="clear" w:color="auto" w:fill="FFFFFF"/>
        </w:rPr>
        <w:t xml:space="preserve"> </w:t>
      </w:r>
      <w:hyperlink w:anchor="Database_auditing" w:history="1">
        <w:r w:rsidRPr="00355820">
          <w:rPr>
            <w:rStyle w:val="Collegamentoipertestuale"/>
            <w:rFonts w:ascii="Times New Roman" w:hAnsi="Times New Roman" w:cs="Times New Roman"/>
            <w:color w:val="0070C0"/>
            <w:sz w:val="26"/>
            <w:szCs w:val="26"/>
          </w:rPr>
          <w:t>[13</w:t>
        </w:r>
        <w:r w:rsidR="00601416" w:rsidRPr="00355820">
          <w:rPr>
            <w:rStyle w:val="Collegamentoipertestuale"/>
            <w:rFonts w:ascii="Times New Roman" w:hAnsi="Times New Roman" w:cs="Times New Roman"/>
            <w:color w:val="0070C0"/>
            <w:sz w:val="26"/>
            <w:szCs w:val="26"/>
          </w:rPr>
          <w:t>]</w:t>
        </w:r>
      </w:hyperlink>
      <w:r w:rsidR="00601416" w:rsidRPr="00C41545">
        <w:rPr>
          <w:rFonts w:ascii="Times New Roman" w:hAnsi="Times New Roman" w:cs="Times New Roman"/>
          <w:sz w:val="26"/>
          <w:szCs w:val="26"/>
          <w:shd w:val="clear" w:color="auto" w:fill="FFFFFF"/>
        </w:rPr>
        <w:t>. </w:t>
      </w:r>
    </w:p>
    <w:p w14:paraId="3A4CE3FF" w14:textId="77777777" w:rsidR="00601416" w:rsidRPr="00C41545" w:rsidRDefault="00355820" w:rsidP="00B57C6D">
      <w:pPr>
        <w:jc w:val="both"/>
        <w:rPr>
          <w:rFonts w:ascii="Times New Roman" w:hAnsi="Times New Roman" w:cs="Times New Roman"/>
          <w:sz w:val="26"/>
          <w:szCs w:val="26"/>
          <w:shd w:val="clear" w:color="auto" w:fill="FFFFFF"/>
        </w:rPr>
      </w:pPr>
      <w:r>
        <w:tab/>
      </w:r>
      <w:hyperlink r:id="rId11" w:history="1">
        <w:r w:rsidR="00601416" w:rsidRPr="00C41545">
          <w:rPr>
            <w:rStyle w:val="Collegamentoipertestuale"/>
            <w:rFonts w:ascii="Times New Roman" w:hAnsi="Times New Roman" w:cs="Times New Roman"/>
            <w:color w:val="auto"/>
            <w:sz w:val="26"/>
            <w:szCs w:val="26"/>
            <w:u w:val="none"/>
            <w:shd w:val="clear" w:color="auto" w:fill="FFFFFF"/>
          </w:rPr>
          <w:t>Gli amministratori</w:t>
        </w:r>
      </w:hyperlink>
      <w:r w:rsidR="00601416" w:rsidRPr="00C41545">
        <w:rPr>
          <w:rFonts w:ascii="Times New Roman" w:hAnsi="Times New Roman" w:cs="Times New Roman"/>
          <w:sz w:val="26"/>
          <w:szCs w:val="26"/>
          <w:shd w:val="clear" w:color="auto" w:fill="FFFFFF"/>
        </w:rPr>
        <w:t> e i consulenti di </w:t>
      </w:r>
      <w:hyperlink r:id="rId12" w:tooltip="Database administrators" w:history="1">
        <w:r w:rsidR="00601416" w:rsidRPr="00C41545">
          <w:rPr>
            <w:rStyle w:val="Collegamentoipertestuale"/>
            <w:rFonts w:ascii="Times New Roman" w:hAnsi="Times New Roman" w:cs="Times New Roman"/>
            <w:color w:val="auto"/>
            <w:sz w:val="26"/>
            <w:szCs w:val="26"/>
            <w:u w:val="none"/>
            <w:shd w:val="clear" w:color="auto" w:fill="FFFFFF"/>
          </w:rPr>
          <w:t>database</w:t>
        </w:r>
      </w:hyperlink>
      <w:r w:rsidR="000D7726">
        <w:rPr>
          <w:rFonts w:ascii="Times New Roman" w:hAnsi="Times New Roman" w:cs="Times New Roman"/>
          <w:sz w:val="26"/>
          <w:szCs w:val="26"/>
          <w:shd w:val="clear" w:color="auto" w:fill="FFFFFF"/>
        </w:rPr>
        <w:t> spesso impostano questi controlli</w:t>
      </w:r>
      <w:r w:rsidR="005D60E7">
        <w:rPr>
          <w:rFonts w:ascii="Times New Roman" w:hAnsi="Times New Roman" w:cs="Times New Roman"/>
          <w:sz w:val="26"/>
          <w:szCs w:val="26"/>
          <w:shd w:val="clear" w:color="auto" w:fill="FFFFFF"/>
        </w:rPr>
        <w:t xml:space="preserve"> per motivi di sicurezza al fine di</w:t>
      </w:r>
      <w:r w:rsidR="00601416" w:rsidRPr="00C41545">
        <w:rPr>
          <w:rFonts w:ascii="Times New Roman" w:hAnsi="Times New Roman" w:cs="Times New Roman"/>
          <w:sz w:val="26"/>
          <w:szCs w:val="26"/>
          <w:shd w:val="clear" w:color="auto" w:fill="FFFFFF"/>
        </w:rPr>
        <w:t xml:space="preserve"> </w:t>
      </w:r>
      <w:r w:rsidR="000D7726">
        <w:rPr>
          <w:rFonts w:ascii="Times New Roman" w:hAnsi="Times New Roman" w:cs="Times New Roman"/>
          <w:sz w:val="26"/>
          <w:szCs w:val="26"/>
          <w:shd w:val="clear" w:color="auto" w:fill="FFFFFF"/>
        </w:rPr>
        <w:t>vietare l’accesso ad alcune informazioni sul database a coloro che non hanno il permesso di lettura</w:t>
      </w:r>
      <w:r w:rsidR="00601416" w:rsidRPr="00C41545">
        <w:rPr>
          <w:rFonts w:ascii="Times New Roman" w:hAnsi="Times New Roman" w:cs="Times New Roman"/>
          <w:sz w:val="26"/>
          <w:szCs w:val="26"/>
          <w:shd w:val="clear" w:color="auto" w:fill="FFFFFF"/>
        </w:rPr>
        <w:t>.</w:t>
      </w:r>
    </w:p>
    <w:p w14:paraId="32D37C8A" w14:textId="77777777" w:rsidR="00601416" w:rsidRDefault="00355820" w:rsidP="00B57C6D">
      <w:pPr>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ab/>
      </w:r>
      <w:r w:rsidR="00601416" w:rsidRPr="00C41545">
        <w:rPr>
          <w:rFonts w:ascii="Times New Roman" w:hAnsi="Times New Roman" w:cs="Times New Roman"/>
          <w:sz w:val="26"/>
          <w:szCs w:val="26"/>
          <w:shd w:val="clear" w:color="auto" w:fill="FFFFFF"/>
        </w:rPr>
        <w:t>Attraverso le tecniche di database auditing sui dbms relazionali</w:t>
      </w:r>
      <w:r w:rsidR="00DE4E74" w:rsidRPr="00C41545">
        <w:rPr>
          <w:rFonts w:ascii="Times New Roman" w:hAnsi="Times New Roman" w:cs="Times New Roman"/>
          <w:sz w:val="26"/>
          <w:szCs w:val="26"/>
          <w:shd w:val="clear" w:color="auto" w:fill="FFFFFF"/>
        </w:rPr>
        <w:t xml:space="preserve"> </w:t>
      </w:r>
      <w:r w:rsidR="00601416" w:rsidRPr="00C41545">
        <w:rPr>
          <w:rFonts w:ascii="Times New Roman" w:hAnsi="Times New Roman" w:cs="Times New Roman"/>
          <w:sz w:val="26"/>
          <w:szCs w:val="26"/>
          <w:shd w:val="clear" w:color="auto" w:fill="FFFFFF"/>
        </w:rPr>
        <w:t>è quindi possibile monitorare e salvare le operazioni svolte su una tabella di un database</w:t>
      </w:r>
      <w:r w:rsidR="00601416">
        <w:rPr>
          <w:rFonts w:ascii="Times New Roman" w:hAnsi="Times New Roman" w:cs="Times New Roman"/>
          <w:sz w:val="26"/>
          <w:szCs w:val="26"/>
          <w:shd w:val="clear" w:color="auto" w:fill="FFFFFF"/>
        </w:rPr>
        <w:t xml:space="preserve"> </w:t>
      </w:r>
      <w:r w:rsidR="00601416">
        <w:rPr>
          <w:rFonts w:ascii="Times New Roman" w:hAnsi="Times New Roman" w:cs="Times New Roman"/>
          <w:sz w:val="26"/>
          <w:szCs w:val="26"/>
        </w:rPr>
        <w:t xml:space="preserve"> </w:t>
      </w:r>
      <w:hyperlink w:anchor="Meccanismi_auditing" w:history="1">
        <w:r>
          <w:rPr>
            <w:rStyle w:val="Collegamentoipertestuale"/>
            <w:rFonts w:ascii="Times New Roman" w:hAnsi="Times New Roman" w:cs="Times New Roman"/>
            <w:color w:val="0070C0"/>
            <w:sz w:val="26"/>
            <w:szCs w:val="26"/>
          </w:rPr>
          <w:t>[14</w:t>
        </w:r>
        <w:r w:rsidR="00601416" w:rsidRPr="00355820">
          <w:rPr>
            <w:rStyle w:val="Collegamentoipertestuale"/>
            <w:rFonts w:ascii="Times New Roman" w:hAnsi="Times New Roman" w:cs="Times New Roman"/>
            <w:color w:val="0070C0"/>
            <w:sz w:val="26"/>
            <w:szCs w:val="26"/>
          </w:rPr>
          <w:t>]</w:t>
        </w:r>
      </w:hyperlink>
      <w:r w:rsidR="005D60E7">
        <w:rPr>
          <w:rFonts w:ascii="Times New Roman" w:hAnsi="Times New Roman" w:cs="Times New Roman"/>
          <w:sz w:val="26"/>
          <w:szCs w:val="26"/>
          <w:shd w:val="clear" w:color="auto" w:fill="FFFFFF"/>
        </w:rPr>
        <w:t xml:space="preserve"> che diviene di conseguenza</w:t>
      </w:r>
      <w:r w:rsidR="00601416" w:rsidRPr="00C41545">
        <w:rPr>
          <w:rFonts w:ascii="Times New Roman" w:hAnsi="Times New Roman" w:cs="Times New Roman"/>
          <w:sz w:val="26"/>
          <w:szCs w:val="26"/>
          <w:shd w:val="clear" w:color="auto" w:fill="FFFFFF"/>
        </w:rPr>
        <w:t xml:space="preserve"> un</w:t>
      </w:r>
      <w:r w:rsidR="005D60E7">
        <w:rPr>
          <w:rFonts w:ascii="Times New Roman" w:hAnsi="Times New Roman" w:cs="Times New Roman"/>
          <w:sz w:val="26"/>
          <w:szCs w:val="26"/>
          <w:shd w:val="clear" w:color="auto" w:fill="FFFFFF"/>
        </w:rPr>
        <w:t>’</w:t>
      </w:r>
      <w:r w:rsidR="00601416" w:rsidRPr="00C41545">
        <w:rPr>
          <w:rFonts w:ascii="Times New Roman" w:hAnsi="Times New Roman" w:cs="Times New Roman"/>
          <w:sz w:val="26"/>
          <w:szCs w:val="26"/>
          <w:shd w:val="clear" w:color="auto" w:fill="FFFFFF"/>
        </w:rPr>
        <w:t>entità “attiva”.</w:t>
      </w:r>
    </w:p>
    <w:p w14:paraId="765D8356" w14:textId="77777777" w:rsidR="00601416" w:rsidRPr="00C41545" w:rsidRDefault="00601416" w:rsidP="00B57C6D">
      <w:pPr>
        <w:jc w:val="both"/>
        <w:rPr>
          <w:rFonts w:ascii="Times New Roman" w:hAnsi="Times New Roman" w:cs="Times New Roman"/>
          <w:sz w:val="26"/>
          <w:szCs w:val="26"/>
          <w:shd w:val="clear" w:color="auto" w:fill="FFFFFF"/>
        </w:rPr>
      </w:pPr>
    </w:p>
    <w:p w14:paraId="7C8465D6" w14:textId="77777777" w:rsidR="00601416" w:rsidRDefault="00355820" w:rsidP="00B57C6D">
      <w:pPr>
        <w:jc w:val="both"/>
      </w:pPr>
      <w:r>
        <w:rPr>
          <w:rFonts w:ascii="Times New Roman" w:hAnsi="Times New Roman" w:cs="Times New Roman"/>
          <w:sz w:val="26"/>
          <w:szCs w:val="26"/>
          <w:shd w:val="clear" w:color="auto" w:fill="FFFFFF"/>
        </w:rPr>
        <w:tab/>
      </w:r>
      <w:r w:rsidR="00601416" w:rsidRPr="00C41545">
        <w:rPr>
          <w:rFonts w:ascii="Times New Roman" w:hAnsi="Times New Roman" w:cs="Times New Roman"/>
          <w:sz w:val="26"/>
          <w:szCs w:val="26"/>
          <w:shd w:val="clear" w:color="auto" w:fill="FFFFFF"/>
        </w:rPr>
        <w:t>Il concetto generale di database auditing riguarda il monitoraggio dell’utilizzo dei record di un database all’interno di un dbms relazionale</w:t>
      </w:r>
      <w:r w:rsidR="00601416">
        <w:rPr>
          <w:rFonts w:ascii="Times New Roman" w:hAnsi="Times New Roman" w:cs="Times New Roman"/>
          <w:sz w:val="26"/>
          <w:szCs w:val="26"/>
          <w:shd w:val="clear" w:color="auto" w:fill="FFFFFF"/>
        </w:rPr>
        <w:t xml:space="preserve"> </w:t>
      </w:r>
      <w:hyperlink w:anchor="SQLserver_audit" w:history="1">
        <w:r>
          <w:rPr>
            <w:rStyle w:val="Collegamentoipertestuale"/>
            <w:rFonts w:ascii="Times New Roman" w:hAnsi="Times New Roman" w:cs="Times New Roman"/>
            <w:color w:val="0070C0"/>
            <w:sz w:val="26"/>
            <w:szCs w:val="26"/>
            <w:shd w:val="clear" w:color="auto" w:fill="FFFFFF"/>
          </w:rPr>
          <w:t>[15</w:t>
        </w:r>
        <w:r w:rsidR="00601416" w:rsidRPr="00355820">
          <w:rPr>
            <w:rStyle w:val="Collegamentoipertestuale"/>
            <w:rFonts w:ascii="Times New Roman" w:hAnsi="Times New Roman" w:cs="Times New Roman"/>
            <w:color w:val="0070C0"/>
            <w:sz w:val="26"/>
            <w:szCs w:val="26"/>
            <w:shd w:val="clear" w:color="auto" w:fill="FFFFFF"/>
          </w:rPr>
          <w:t>]</w:t>
        </w:r>
        <w:r w:rsidR="00601416" w:rsidRPr="00D65C58">
          <w:rPr>
            <w:rStyle w:val="Collegamentoipertestuale"/>
            <w:rFonts w:ascii="Times New Roman" w:hAnsi="Times New Roman" w:cs="Times New Roman"/>
            <w:sz w:val="26"/>
            <w:szCs w:val="26"/>
            <w:shd w:val="clear" w:color="auto" w:fill="FFFFFF"/>
          </w:rPr>
          <w:t>.</w:t>
        </w:r>
      </w:hyperlink>
    </w:p>
    <w:p w14:paraId="7E43BCA6" w14:textId="77777777" w:rsidR="00E1088D" w:rsidRDefault="00355820" w:rsidP="00B57C6D">
      <w:pPr>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ab/>
      </w:r>
      <w:r w:rsidR="00601416">
        <w:rPr>
          <w:rFonts w:ascii="Times New Roman" w:hAnsi="Times New Roman" w:cs="Times New Roman"/>
          <w:sz w:val="26"/>
          <w:szCs w:val="26"/>
          <w:shd w:val="clear" w:color="auto" w:fill="FFFFFF"/>
        </w:rPr>
        <w:t>Questa tecnica seppure si avvicini, non implementa completamente il design pattern Publish/Subscribe.</w:t>
      </w:r>
      <w:r>
        <w:rPr>
          <w:rFonts w:ascii="Times New Roman" w:hAnsi="Times New Roman" w:cs="Times New Roman"/>
          <w:sz w:val="26"/>
          <w:szCs w:val="26"/>
          <w:shd w:val="clear" w:color="auto" w:fill="FFFFFF"/>
        </w:rPr>
        <w:t xml:space="preserve"> </w:t>
      </w:r>
      <w:r w:rsidR="00601416" w:rsidRPr="00C41545">
        <w:rPr>
          <w:rFonts w:ascii="Times New Roman" w:hAnsi="Times New Roman" w:cs="Times New Roman"/>
          <w:sz w:val="26"/>
          <w:szCs w:val="26"/>
          <w:shd w:val="clear" w:color="auto" w:fill="FFFFFF"/>
        </w:rPr>
        <w:t xml:space="preserve">Quando si controlla un database, </w:t>
      </w:r>
      <w:r w:rsidR="00601416">
        <w:rPr>
          <w:rFonts w:ascii="Times New Roman" w:hAnsi="Times New Roman" w:cs="Times New Roman"/>
          <w:sz w:val="26"/>
          <w:szCs w:val="26"/>
          <w:shd w:val="clear" w:color="auto" w:fill="FFFFFF"/>
        </w:rPr>
        <w:t xml:space="preserve">infatti, </w:t>
      </w:r>
      <w:r w:rsidR="00601416" w:rsidRPr="00C41545">
        <w:rPr>
          <w:rFonts w:ascii="Times New Roman" w:hAnsi="Times New Roman" w:cs="Times New Roman"/>
          <w:sz w:val="26"/>
          <w:szCs w:val="26"/>
          <w:shd w:val="clear" w:color="auto" w:fill="FFFFFF"/>
        </w:rPr>
        <w:t>le operazion</w:t>
      </w:r>
      <w:r w:rsidR="00DE4E74">
        <w:rPr>
          <w:rFonts w:ascii="Times New Roman" w:hAnsi="Times New Roman" w:cs="Times New Roman"/>
          <w:sz w:val="26"/>
          <w:szCs w:val="26"/>
          <w:shd w:val="clear" w:color="auto" w:fill="FFFFFF"/>
        </w:rPr>
        <w:t>i</w:t>
      </w:r>
      <w:r w:rsidR="00601416" w:rsidRPr="00C41545">
        <w:rPr>
          <w:rFonts w:ascii="Times New Roman" w:hAnsi="Times New Roman" w:cs="Times New Roman"/>
          <w:sz w:val="26"/>
          <w:szCs w:val="26"/>
          <w:shd w:val="clear" w:color="auto" w:fill="FFFFFF"/>
        </w:rPr>
        <w:t xml:space="preserve"> sui dati </w:t>
      </w:r>
      <w:r w:rsidR="00DE4E74">
        <w:rPr>
          <w:rFonts w:ascii="Times New Roman" w:hAnsi="Times New Roman" w:cs="Times New Roman"/>
          <w:sz w:val="26"/>
          <w:szCs w:val="26"/>
          <w:shd w:val="clear" w:color="auto" w:fill="FFFFFF"/>
        </w:rPr>
        <w:t>sono</w:t>
      </w:r>
      <w:r w:rsidR="00601416">
        <w:rPr>
          <w:rFonts w:ascii="Times New Roman" w:hAnsi="Times New Roman" w:cs="Times New Roman"/>
          <w:sz w:val="26"/>
          <w:szCs w:val="26"/>
          <w:shd w:val="clear" w:color="auto" w:fill="FFFFFF"/>
        </w:rPr>
        <w:t xml:space="preserve"> </w:t>
      </w:r>
      <w:r w:rsidR="00601416" w:rsidRPr="00C41545">
        <w:rPr>
          <w:rFonts w:ascii="Times New Roman" w:hAnsi="Times New Roman" w:cs="Times New Roman"/>
          <w:sz w:val="26"/>
          <w:szCs w:val="26"/>
          <w:shd w:val="clear" w:color="auto" w:fill="FFFFFF"/>
        </w:rPr>
        <w:t>monitorate e registrate in un</w:t>
      </w:r>
      <w:r w:rsidR="000D7726">
        <w:rPr>
          <w:rFonts w:ascii="Times New Roman" w:hAnsi="Times New Roman" w:cs="Times New Roman"/>
          <w:sz w:val="26"/>
          <w:szCs w:val="26"/>
          <w:shd w:val="clear" w:color="auto" w:fill="FFFFFF"/>
        </w:rPr>
        <w:t xml:space="preserve"> unico</w:t>
      </w:r>
      <w:r w:rsidR="00601416" w:rsidRPr="00C41545">
        <w:rPr>
          <w:rFonts w:ascii="Times New Roman" w:hAnsi="Times New Roman" w:cs="Times New Roman"/>
          <w:sz w:val="26"/>
          <w:szCs w:val="26"/>
          <w:shd w:val="clear" w:color="auto" w:fill="FFFFFF"/>
        </w:rPr>
        <w:t xml:space="preserve"> registro di controllo</w:t>
      </w:r>
      <w:r w:rsidR="00601416">
        <w:rPr>
          <w:rFonts w:ascii="Times New Roman" w:hAnsi="Times New Roman" w:cs="Times New Roman"/>
          <w:sz w:val="26"/>
          <w:szCs w:val="26"/>
          <w:shd w:val="clear" w:color="auto" w:fill="FFFFFF"/>
        </w:rPr>
        <w:t xml:space="preserve"> interno del dbms, chiamato audit trail </w:t>
      </w:r>
      <w:hyperlink w:anchor="why_you_need_auditTrail" w:history="1">
        <w:r>
          <w:rPr>
            <w:rStyle w:val="Collegamentoipertestuale"/>
            <w:rFonts w:ascii="Times New Roman" w:hAnsi="Times New Roman" w:cs="Times New Roman"/>
            <w:color w:val="0070C0"/>
            <w:sz w:val="26"/>
            <w:szCs w:val="26"/>
            <w:shd w:val="clear" w:color="auto" w:fill="FFFFFF"/>
          </w:rPr>
          <w:t>[16</w:t>
        </w:r>
        <w:r w:rsidR="00601416" w:rsidRPr="00355820">
          <w:rPr>
            <w:rStyle w:val="Collegamentoipertestuale"/>
            <w:rFonts w:ascii="Times New Roman" w:hAnsi="Times New Roman" w:cs="Times New Roman"/>
            <w:color w:val="0070C0"/>
            <w:sz w:val="26"/>
            <w:szCs w:val="26"/>
            <w:shd w:val="clear" w:color="auto" w:fill="FFFFFF"/>
          </w:rPr>
          <w:t>]</w:t>
        </w:r>
      </w:hyperlink>
      <w:r w:rsidR="00601416">
        <w:rPr>
          <w:rFonts w:ascii="Times New Roman" w:hAnsi="Times New Roman" w:cs="Times New Roman"/>
          <w:sz w:val="26"/>
          <w:szCs w:val="26"/>
          <w:shd w:val="clear" w:color="auto" w:fill="FFFFFF"/>
        </w:rPr>
        <w:t>.</w:t>
      </w:r>
      <w:r>
        <w:rPr>
          <w:rFonts w:ascii="Times New Roman" w:hAnsi="Times New Roman" w:cs="Times New Roman"/>
          <w:sz w:val="26"/>
          <w:szCs w:val="26"/>
          <w:shd w:val="clear" w:color="auto" w:fill="FFFFFF"/>
        </w:rPr>
        <w:t xml:space="preserve">  P</w:t>
      </w:r>
      <w:r w:rsidR="00E1088D">
        <w:rPr>
          <w:rFonts w:ascii="Times New Roman" w:hAnsi="Times New Roman" w:cs="Times New Roman"/>
          <w:sz w:val="26"/>
          <w:szCs w:val="26"/>
          <w:shd w:val="clear" w:color="auto" w:fill="FFFFFF"/>
        </w:rPr>
        <w:t>er questo motivo</w:t>
      </w:r>
      <w:r w:rsidR="005D60E7">
        <w:rPr>
          <w:rFonts w:ascii="Times New Roman" w:hAnsi="Times New Roman" w:cs="Times New Roman"/>
          <w:sz w:val="26"/>
          <w:szCs w:val="26"/>
          <w:shd w:val="clear" w:color="auto" w:fill="FFFFFF"/>
        </w:rPr>
        <w:t xml:space="preserve"> </w:t>
      </w:r>
      <w:r w:rsidR="00E1088D">
        <w:rPr>
          <w:rFonts w:ascii="Times New Roman" w:hAnsi="Times New Roman" w:cs="Times New Roman"/>
          <w:sz w:val="26"/>
          <w:szCs w:val="26"/>
          <w:shd w:val="clear" w:color="auto" w:fill="FFFFFF"/>
        </w:rPr>
        <w:t>non è possibile scegliere di utilizzare un dbms relazionale come server di sistema</w:t>
      </w:r>
      <w:r w:rsidR="00802538">
        <w:rPr>
          <w:rFonts w:ascii="Times New Roman" w:hAnsi="Times New Roman" w:cs="Times New Roman"/>
          <w:sz w:val="26"/>
          <w:szCs w:val="26"/>
          <w:shd w:val="clear" w:color="auto" w:fill="FFFFFF"/>
        </w:rPr>
        <w:t xml:space="preserve"> in questa applicazione,</w:t>
      </w:r>
      <w:r w:rsidR="00E1088D">
        <w:rPr>
          <w:rFonts w:ascii="Times New Roman" w:hAnsi="Times New Roman" w:cs="Times New Roman"/>
          <w:sz w:val="26"/>
          <w:szCs w:val="26"/>
          <w:shd w:val="clear" w:color="auto" w:fill="FFFFFF"/>
        </w:rPr>
        <w:t xml:space="preserve"> </w:t>
      </w:r>
      <w:r w:rsidR="00DE4E74">
        <w:rPr>
          <w:rFonts w:ascii="Times New Roman" w:hAnsi="Times New Roman" w:cs="Times New Roman"/>
          <w:sz w:val="26"/>
          <w:szCs w:val="26"/>
          <w:shd w:val="clear" w:color="auto" w:fill="FFFFFF"/>
        </w:rPr>
        <w:t>perché</w:t>
      </w:r>
      <w:r w:rsidR="00E1088D">
        <w:rPr>
          <w:rFonts w:ascii="Times New Roman" w:hAnsi="Times New Roman" w:cs="Times New Roman"/>
          <w:sz w:val="26"/>
          <w:szCs w:val="26"/>
          <w:shd w:val="clear" w:color="auto" w:fill="FFFFFF"/>
        </w:rPr>
        <w:t xml:space="preserve"> </w:t>
      </w:r>
      <w:r>
        <w:rPr>
          <w:rFonts w:ascii="Times New Roman" w:hAnsi="Times New Roman" w:cs="Times New Roman"/>
          <w:sz w:val="26"/>
          <w:szCs w:val="26"/>
          <w:shd w:val="clear" w:color="auto" w:fill="FFFFFF"/>
        </w:rPr>
        <w:t xml:space="preserve">non </w:t>
      </w:r>
      <w:r w:rsidR="00DE4E74">
        <w:rPr>
          <w:rFonts w:ascii="Times New Roman" w:hAnsi="Times New Roman" w:cs="Times New Roman"/>
          <w:sz w:val="26"/>
          <w:szCs w:val="26"/>
          <w:shd w:val="clear" w:color="auto" w:fill="FFFFFF"/>
        </w:rPr>
        <w:t>è</w:t>
      </w:r>
      <w:r w:rsidR="005D60E7">
        <w:rPr>
          <w:rFonts w:ascii="Times New Roman" w:hAnsi="Times New Roman" w:cs="Times New Roman"/>
          <w:sz w:val="26"/>
          <w:szCs w:val="26"/>
          <w:shd w:val="clear" w:color="auto" w:fill="FFFFFF"/>
        </w:rPr>
        <w:t xml:space="preserve"> garantita la notifica ai</w:t>
      </w:r>
      <w:r>
        <w:rPr>
          <w:rFonts w:ascii="Times New Roman" w:hAnsi="Times New Roman" w:cs="Times New Roman"/>
          <w:sz w:val="26"/>
          <w:szCs w:val="26"/>
          <w:shd w:val="clear" w:color="auto" w:fill="FFFFFF"/>
        </w:rPr>
        <w:t xml:space="preserve"> servizi client n</w:t>
      </w:r>
      <w:r w:rsidR="00E1088D">
        <w:rPr>
          <w:rFonts w:ascii="Times New Roman" w:hAnsi="Times New Roman" w:cs="Times New Roman"/>
          <w:sz w:val="26"/>
          <w:szCs w:val="26"/>
          <w:shd w:val="clear" w:color="auto" w:fill="FFFFFF"/>
        </w:rPr>
        <w:t>on rispetta</w:t>
      </w:r>
      <w:r w:rsidR="005D60E7">
        <w:rPr>
          <w:rFonts w:ascii="Times New Roman" w:hAnsi="Times New Roman" w:cs="Times New Roman"/>
          <w:sz w:val="26"/>
          <w:szCs w:val="26"/>
          <w:shd w:val="clear" w:color="auto" w:fill="FFFFFF"/>
        </w:rPr>
        <w:t>ndo, di conseguenza,</w:t>
      </w:r>
      <w:r w:rsidR="00DE4E74">
        <w:rPr>
          <w:rFonts w:ascii="Times New Roman" w:hAnsi="Times New Roman" w:cs="Times New Roman"/>
          <w:sz w:val="26"/>
          <w:szCs w:val="26"/>
          <w:shd w:val="clear" w:color="auto" w:fill="FFFFFF"/>
        </w:rPr>
        <w:t xml:space="preserve"> </w:t>
      </w:r>
      <w:r w:rsidR="00E1088D">
        <w:rPr>
          <w:rFonts w:ascii="Times New Roman" w:hAnsi="Times New Roman" w:cs="Times New Roman"/>
          <w:sz w:val="26"/>
          <w:szCs w:val="26"/>
          <w:shd w:val="clear" w:color="auto" w:fill="FFFFFF"/>
        </w:rPr>
        <w:t>il requisito principale del sistema da implementare.</w:t>
      </w:r>
    </w:p>
    <w:p w14:paraId="07A91A87" w14:textId="77777777" w:rsidR="00355820" w:rsidRPr="00C41545" w:rsidRDefault="00355820" w:rsidP="00B57C6D">
      <w:pPr>
        <w:jc w:val="both"/>
        <w:rPr>
          <w:rFonts w:ascii="Times New Roman" w:hAnsi="Times New Roman" w:cs="Times New Roman"/>
          <w:sz w:val="26"/>
          <w:szCs w:val="26"/>
          <w:shd w:val="clear" w:color="auto" w:fill="FFFFFF"/>
        </w:rPr>
      </w:pPr>
    </w:p>
    <w:p w14:paraId="7D6B6802" w14:textId="77777777" w:rsidR="00601416" w:rsidRPr="00C41545" w:rsidRDefault="00AE6AA4" w:rsidP="00B57C6D">
      <w:pPr>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ab/>
      </w:r>
      <w:r w:rsidR="00601416" w:rsidRPr="00C41545">
        <w:rPr>
          <w:rFonts w:ascii="Times New Roman" w:hAnsi="Times New Roman" w:cs="Times New Roman"/>
          <w:sz w:val="26"/>
          <w:szCs w:val="26"/>
          <w:shd w:val="clear" w:color="auto" w:fill="FFFFFF"/>
        </w:rPr>
        <w:t xml:space="preserve">Le tecniche di </w:t>
      </w:r>
      <w:r w:rsidR="00355820">
        <w:rPr>
          <w:rFonts w:ascii="Times New Roman" w:hAnsi="Times New Roman" w:cs="Times New Roman"/>
          <w:sz w:val="26"/>
          <w:szCs w:val="26"/>
          <w:shd w:val="clear" w:color="auto" w:fill="FFFFFF"/>
        </w:rPr>
        <w:t xml:space="preserve">auditing </w:t>
      </w:r>
      <w:r w:rsidR="00577BF8">
        <w:rPr>
          <w:rFonts w:ascii="Times New Roman" w:hAnsi="Times New Roman" w:cs="Times New Roman"/>
          <w:sz w:val="26"/>
          <w:szCs w:val="26"/>
          <w:shd w:val="clear" w:color="auto" w:fill="FFFFFF"/>
        </w:rPr>
        <w:t xml:space="preserve">hanno come obiettivo principale </w:t>
      </w:r>
      <w:r>
        <w:rPr>
          <w:rFonts w:ascii="Times New Roman" w:hAnsi="Times New Roman" w:cs="Times New Roman"/>
          <w:sz w:val="26"/>
          <w:szCs w:val="26"/>
          <w:shd w:val="clear" w:color="auto" w:fill="FFFFFF"/>
        </w:rPr>
        <w:t xml:space="preserve">la sicurezza dei dati. </w:t>
      </w:r>
      <w:r w:rsidR="00601416" w:rsidRPr="00C41545">
        <w:rPr>
          <w:rFonts w:ascii="Times New Roman" w:hAnsi="Times New Roman" w:cs="Times New Roman"/>
          <w:sz w:val="26"/>
          <w:szCs w:val="26"/>
          <w:shd w:val="clear" w:color="auto" w:fill="FFFFFF"/>
        </w:rPr>
        <w:t xml:space="preserve">In genere, l’auditing </w:t>
      </w:r>
      <w:r w:rsidR="00C57523" w:rsidRPr="00C41545">
        <w:rPr>
          <w:rFonts w:ascii="Times New Roman" w:hAnsi="Times New Roman" w:cs="Times New Roman"/>
          <w:sz w:val="26"/>
          <w:szCs w:val="26"/>
          <w:shd w:val="clear" w:color="auto" w:fill="FFFFFF"/>
        </w:rPr>
        <w:t>è</w:t>
      </w:r>
      <w:r w:rsidR="00601416" w:rsidRPr="00C41545">
        <w:rPr>
          <w:rFonts w:ascii="Times New Roman" w:hAnsi="Times New Roman" w:cs="Times New Roman"/>
          <w:sz w:val="26"/>
          <w:szCs w:val="26"/>
          <w:shd w:val="clear" w:color="auto" w:fill="FFFFFF"/>
        </w:rPr>
        <w:t xml:space="preserve"> utilizzato per: </w:t>
      </w:r>
      <w:r w:rsidR="00601416" w:rsidRPr="00C41545">
        <w:rPr>
          <w:rFonts w:ascii="Times New Roman" w:hAnsi="Times New Roman" w:cs="Times New Roman"/>
          <w:sz w:val="26"/>
          <w:szCs w:val="26"/>
          <w:shd w:val="clear" w:color="auto" w:fill="FFFFFF"/>
        </w:rPr>
        <w:tab/>
      </w:r>
    </w:p>
    <w:p w14:paraId="1C82130F" w14:textId="77777777" w:rsidR="00601416" w:rsidRPr="00C41545" w:rsidRDefault="00601416" w:rsidP="00B57C6D">
      <w:pPr>
        <w:tabs>
          <w:tab w:val="left" w:pos="7078"/>
        </w:tabs>
        <w:jc w:val="both"/>
        <w:rPr>
          <w:rFonts w:ascii="Times New Roman" w:hAnsi="Times New Roman" w:cs="Times New Roman"/>
          <w:sz w:val="26"/>
          <w:szCs w:val="26"/>
          <w:shd w:val="clear" w:color="auto" w:fill="FFFFFF"/>
        </w:rPr>
      </w:pPr>
    </w:p>
    <w:p w14:paraId="4521E384" w14:textId="77777777" w:rsidR="00601416" w:rsidRPr="00C41545" w:rsidRDefault="00601416" w:rsidP="00B57C6D">
      <w:pPr>
        <w:widowControl/>
        <w:numPr>
          <w:ilvl w:val="0"/>
          <w:numId w:val="4"/>
        </w:numPr>
        <w:shd w:val="clear" w:color="auto" w:fill="FFFFFF"/>
        <w:autoSpaceDE/>
        <w:autoSpaceDN/>
        <w:spacing w:after="136"/>
        <w:jc w:val="both"/>
        <w:rPr>
          <w:rFonts w:ascii="Times New Roman" w:eastAsia="Times New Roman" w:hAnsi="Times New Roman" w:cs="Times New Roman"/>
          <w:sz w:val="26"/>
          <w:szCs w:val="26"/>
          <w:lang w:bidi="ar-SA"/>
        </w:rPr>
      </w:pPr>
      <w:r w:rsidRPr="00C41545">
        <w:rPr>
          <w:rFonts w:ascii="Times New Roman" w:eastAsia="Times New Roman" w:hAnsi="Times New Roman" w:cs="Times New Roman"/>
          <w:sz w:val="26"/>
          <w:szCs w:val="26"/>
          <w:lang w:bidi="ar-SA"/>
        </w:rPr>
        <w:t xml:space="preserve">Assegnare </w:t>
      </w:r>
      <w:r w:rsidR="00C57523" w:rsidRPr="00C41545">
        <w:rPr>
          <w:rFonts w:ascii="Times New Roman" w:eastAsia="Times New Roman" w:hAnsi="Times New Roman" w:cs="Times New Roman"/>
          <w:sz w:val="26"/>
          <w:szCs w:val="26"/>
          <w:lang w:bidi="ar-SA"/>
        </w:rPr>
        <w:t>a</w:t>
      </w:r>
      <w:r w:rsidRPr="00C41545">
        <w:rPr>
          <w:rFonts w:ascii="Times New Roman" w:eastAsia="Times New Roman" w:hAnsi="Times New Roman" w:cs="Times New Roman"/>
          <w:sz w:val="26"/>
          <w:szCs w:val="26"/>
          <w:lang w:bidi="ar-SA"/>
        </w:rPr>
        <w:t xml:space="preserve"> ogni utente delle “responsabilità” per le azioni es</w:t>
      </w:r>
      <w:r w:rsidR="00577BF8">
        <w:rPr>
          <w:rFonts w:ascii="Times New Roman" w:eastAsia="Times New Roman" w:hAnsi="Times New Roman" w:cs="Times New Roman"/>
          <w:sz w:val="26"/>
          <w:szCs w:val="26"/>
          <w:lang w:bidi="ar-SA"/>
        </w:rPr>
        <w:t>eguite in un particolare schema e</w:t>
      </w:r>
      <w:r w:rsidRPr="00C41545">
        <w:rPr>
          <w:rFonts w:ascii="Times New Roman" w:eastAsia="Times New Roman" w:hAnsi="Times New Roman" w:cs="Times New Roman"/>
          <w:sz w:val="26"/>
          <w:szCs w:val="26"/>
          <w:lang w:bidi="ar-SA"/>
        </w:rPr>
        <w:t xml:space="preserve"> tabella di un database.</w:t>
      </w:r>
    </w:p>
    <w:p w14:paraId="40221A37" w14:textId="77777777" w:rsidR="00601416" w:rsidRPr="00577BF8" w:rsidRDefault="00601416" w:rsidP="00B57C6D">
      <w:pPr>
        <w:widowControl/>
        <w:numPr>
          <w:ilvl w:val="0"/>
          <w:numId w:val="4"/>
        </w:numPr>
        <w:shd w:val="clear" w:color="auto" w:fill="FFFFFF"/>
        <w:autoSpaceDE/>
        <w:autoSpaceDN/>
        <w:jc w:val="both"/>
        <w:rPr>
          <w:rFonts w:ascii="Times New Roman" w:eastAsia="Times New Roman" w:hAnsi="Times New Roman" w:cs="Times New Roman"/>
          <w:sz w:val="26"/>
          <w:szCs w:val="26"/>
          <w:lang w:bidi="ar-SA"/>
        </w:rPr>
      </w:pPr>
      <w:r w:rsidRPr="00577BF8">
        <w:rPr>
          <w:rFonts w:ascii="Times New Roman" w:eastAsia="Times New Roman" w:hAnsi="Times New Roman" w:cs="Times New Roman"/>
          <w:sz w:val="26"/>
          <w:szCs w:val="26"/>
          <w:lang w:bidi="ar-SA"/>
        </w:rPr>
        <w:t>Impedire agli utenti del database</w:t>
      </w:r>
      <w:r w:rsidR="00577BF8" w:rsidRPr="00577BF8">
        <w:rPr>
          <w:rFonts w:ascii="Times New Roman" w:eastAsia="Times New Roman" w:hAnsi="Times New Roman" w:cs="Times New Roman"/>
          <w:sz w:val="26"/>
          <w:szCs w:val="26"/>
          <w:lang w:bidi="ar-SA"/>
        </w:rPr>
        <w:t xml:space="preserve"> di compiere</w:t>
      </w:r>
      <w:r w:rsidRPr="00577BF8">
        <w:rPr>
          <w:rFonts w:ascii="Times New Roman" w:eastAsia="Times New Roman" w:hAnsi="Times New Roman" w:cs="Times New Roman"/>
          <w:sz w:val="26"/>
          <w:szCs w:val="26"/>
          <w:lang w:bidi="ar-SA"/>
        </w:rPr>
        <w:t xml:space="preserve"> azioni inappropriate </w:t>
      </w:r>
      <w:r w:rsidR="00577BF8" w:rsidRPr="00577BF8">
        <w:rPr>
          <w:rFonts w:ascii="Times New Roman" w:eastAsia="Times New Roman" w:hAnsi="Times New Roman" w:cs="Times New Roman"/>
          <w:sz w:val="26"/>
          <w:szCs w:val="26"/>
          <w:lang w:bidi="ar-SA"/>
        </w:rPr>
        <w:t xml:space="preserve">considerando </w:t>
      </w:r>
      <w:r w:rsidRPr="00577BF8">
        <w:rPr>
          <w:rFonts w:ascii="Times New Roman" w:eastAsia="Times New Roman" w:hAnsi="Times New Roman" w:cs="Times New Roman"/>
          <w:sz w:val="26"/>
          <w:szCs w:val="26"/>
          <w:lang w:bidi="ar-SA"/>
        </w:rPr>
        <w:t>le “responsabilità” dell’utente stesso. L'implementazione degli audit trail aiuta a rendere il comportamento dell'utente più appropriato perché i suoi record utente possono essere ricondotti alla sua identità. Pertanto aiuta a prevenire fughe di dati importanti aziendali.</w:t>
      </w:r>
    </w:p>
    <w:p w14:paraId="775492F5" w14:textId="77777777" w:rsidR="00601416" w:rsidRPr="00C41545" w:rsidRDefault="00601416" w:rsidP="00B57C6D">
      <w:pPr>
        <w:widowControl/>
        <w:shd w:val="clear" w:color="auto" w:fill="FFFFFF"/>
        <w:autoSpaceDE/>
        <w:autoSpaceDN/>
        <w:ind w:left="720"/>
        <w:jc w:val="both"/>
        <w:rPr>
          <w:rFonts w:ascii="Times New Roman" w:eastAsia="Times New Roman" w:hAnsi="Times New Roman" w:cs="Times New Roman"/>
          <w:sz w:val="26"/>
          <w:szCs w:val="26"/>
          <w:lang w:bidi="ar-SA"/>
        </w:rPr>
      </w:pPr>
    </w:p>
    <w:p w14:paraId="0296BF30" w14:textId="77777777" w:rsidR="00601416" w:rsidRPr="00C41545" w:rsidRDefault="00601416" w:rsidP="00B57C6D">
      <w:pPr>
        <w:widowControl/>
        <w:numPr>
          <w:ilvl w:val="0"/>
          <w:numId w:val="4"/>
        </w:numPr>
        <w:shd w:val="clear" w:color="auto" w:fill="FFFFFF"/>
        <w:autoSpaceDE/>
        <w:autoSpaceDN/>
        <w:spacing w:after="136"/>
        <w:jc w:val="both"/>
        <w:rPr>
          <w:rFonts w:ascii="Times New Roman" w:eastAsia="Times New Roman" w:hAnsi="Times New Roman" w:cs="Times New Roman"/>
          <w:sz w:val="26"/>
          <w:szCs w:val="26"/>
          <w:lang w:bidi="ar-SA"/>
        </w:rPr>
      </w:pPr>
      <w:r w:rsidRPr="00C41545">
        <w:rPr>
          <w:rFonts w:ascii="Times New Roman" w:eastAsia="Times New Roman" w:hAnsi="Times New Roman" w:cs="Times New Roman"/>
          <w:sz w:val="26"/>
          <w:szCs w:val="26"/>
          <w:lang w:bidi="ar-SA"/>
        </w:rPr>
        <w:t>Monitoraggio e raccolta di informazioni su attività specifiche del database. A volte gli audit trail possono essere utili per raccogliere informazioni statistiche.</w:t>
      </w:r>
    </w:p>
    <w:p w14:paraId="6C31436A" w14:textId="77777777" w:rsidR="009A2986" w:rsidRDefault="009A2986" w:rsidP="00B57C6D">
      <w:pPr>
        <w:pStyle w:val="Titolo3"/>
        <w:jc w:val="both"/>
        <w:rPr>
          <w:rFonts w:ascii="Times New Roman" w:hAnsi="Times New Roman" w:cs="Times New Roman"/>
          <w:sz w:val="26"/>
          <w:szCs w:val="26"/>
          <w:shd w:val="clear" w:color="auto" w:fill="FFFFFF"/>
        </w:rPr>
      </w:pPr>
      <w:r w:rsidRPr="009A2986">
        <w:rPr>
          <w:rFonts w:ascii="Times New Roman" w:hAnsi="Times New Roman" w:cs="Times New Roman"/>
          <w:sz w:val="26"/>
          <w:szCs w:val="26"/>
          <w:shd w:val="clear" w:color="auto" w:fill="FFFFFF"/>
        </w:rPr>
        <w:tab/>
      </w:r>
      <w:r w:rsidRPr="009A2986">
        <w:rPr>
          <w:rFonts w:ascii="Times New Roman" w:hAnsi="Times New Roman" w:cs="Times New Roman"/>
          <w:sz w:val="26"/>
          <w:szCs w:val="26"/>
          <w:shd w:val="clear" w:color="auto" w:fill="FFFFFF"/>
        </w:rPr>
        <w:tab/>
      </w:r>
    </w:p>
    <w:p w14:paraId="38F43571" w14:textId="77777777" w:rsidR="00601416" w:rsidRPr="009A2986" w:rsidRDefault="009A2986" w:rsidP="00B57C6D">
      <w:pPr>
        <w:jc w:val="both"/>
        <w:rPr>
          <w:rFonts w:ascii="Times New Roman" w:hAnsi="Times New Roman" w:cs="Times New Roman"/>
          <w:sz w:val="26"/>
          <w:szCs w:val="26"/>
          <w:shd w:val="clear" w:color="auto" w:fill="FFFFFF"/>
        </w:rPr>
      </w:pPr>
      <w:r w:rsidRPr="009A2986">
        <w:rPr>
          <w:rFonts w:ascii="Times New Roman" w:hAnsi="Times New Roman" w:cs="Times New Roman"/>
          <w:sz w:val="26"/>
          <w:szCs w:val="26"/>
          <w:shd w:val="clear" w:color="auto" w:fill="FFFFFF"/>
        </w:rPr>
        <w:tab/>
      </w:r>
      <w:r w:rsidR="00601416" w:rsidRPr="009A2986">
        <w:rPr>
          <w:rFonts w:ascii="Times New Roman" w:hAnsi="Times New Roman" w:cs="Times New Roman"/>
          <w:sz w:val="26"/>
          <w:szCs w:val="26"/>
          <w:shd w:val="clear" w:color="auto" w:fill="FFFFFF"/>
        </w:rPr>
        <w:t>Le tecniche di auditing sono utilizzate soprattutto per prevenire la com</w:t>
      </w:r>
      <w:r w:rsidR="00577BF8" w:rsidRPr="009A2986">
        <w:rPr>
          <w:rFonts w:ascii="Times New Roman" w:hAnsi="Times New Roman" w:cs="Times New Roman"/>
          <w:sz w:val="26"/>
          <w:szCs w:val="26"/>
          <w:shd w:val="clear" w:color="auto" w:fill="FFFFFF"/>
        </w:rPr>
        <w:t>promissione dei dati aziendali che possono essere eseguite dai</w:t>
      </w:r>
      <w:r w:rsidR="00601416" w:rsidRPr="009A2986">
        <w:rPr>
          <w:rFonts w:ascii="Times New Roman" w:hAnsi="Times New Roman" w:cs="Times New Roman"/>
          <w:sz w:val="26"/>
          <w:szCs w:val="26"/>
          <w:shd w:val="clear" w:color="auto" w:fill="FFFFFF"/>
        </w:rPr>
        <w:t xml:space="preserve"> dipendenti con accesso autorizzato.</w:t>
      </w:r>
    </w:p>
    <w:p w14:paraId="0BB30B3E" w14:textId="77777777" w:rsidR="00601416" w:rsidRPr="009A2986" w:rsidRDefault="00577BF8" w:rsidP="00B57C6D">
      <w:pPr>
        <w:jc w:val="both"/>
        <w:rPr>
          <w:rFonts w:ascii="Times New Roman" w:hAnsi="Times New Roman" w:cs="Times New Roman"/>
          <w:sz w:val="26"/>
          <w:szCs w:val="26"/>
          <w:shd w:val="clear" w:color="auto" w:fill="FFFFFF"/>
        </w:rPr>
      </w:pPr>
      <w:r w:rsidRPr="009A2986">
        <w:rPr>
          <w:rFonts w:ascii="Times New Roman" w:hAnsi="Times New Roman" w:cs="Times New Roman"/>
          <w:sz w:val="26"/>
          <w:szCs w:val="26"/>
          <w:shd w:val="clear" w:color="auto" w:fill="FFFFFF"/>
        </w:rPr>
        <w:t>L’auditing può essere soddisfatto</w:t>
      </w:r>
      <w:r w:rsidR="00601416" w:rsidRPr="009A2986">
        <w:rPr>
          <w:rFonts w:ascii="Times New Roman" w:hAnsi="Times New Roman" w:cs="Times New Roman"/>
          <w:sz w:val="26"/>
          <w:szCs w:val="26"/>
          <w:shd w:val="clear" w:color="auto" w:fill="FFFFFF"/>
        </w:rPr>
        <w:t xml:space="preserve"> implementando meccanismi di controllo nativi del dbms stesso oppure è possibile utilizzare software esterni dedicati. </w:t>
      </w:r>
      <w:r w:rsidRPr="009A2986">
        <w:rPr>
          <w:rFonts w:ascii="Times New Roman" w:hAnsi="Times New Roman" w:cs="Times New Roman"/>
          <w:sz w:val="26"/>
          <w:szCs w:val="26"/>
          <w:shd w:val="clear" w:color="auto" w:fill="FFFFFF"/>
        </w:rPr>
        <w:t>Occorre</w:t>
      </w:r>
      <w:r w:rsidR="00601416" w:rsidRPr="009A2986">
        <w:rPr>
          <w:rFonts w:ascii="Times New Roman" w:hAnsi="Times New Roman" w:cs="Times New Roman"/>
          <w:sz w:val="26"/>
          <w:szCs w:val="26"/>
          <w:shd w:val="clear" w:color="auto" w:fill="FFFFFF"/>
        </w:rPr>
        <w:t xml:space="preserve"> specificare, però, che l’audit nativo </w:t>
      </w:r>
      <w:r w:rsidRPr="009A2986">
        <w:rPr>
          <w:rFonts w:ascii="Times New Roman" w:hAnsi="Times New Roman" w:cs="Times New Roman"/>
          <w:sz w:val="26"/>
          <w:szCs w:val="26"/>
          <w:shd w:val="clear" w:color="auto" w:fill="FFFFFF"/>
        </w:rPr>
        <w:t>di ciascun dbms</w:t>
      </w:r>
      <w:r w:rsidR="00601416" w:rsidRPr="009A2986">
        <w:rPr>
          <w:rFonts w:ascii="Times New Roman" w:hAnsi="Times New Roman" w:cs="Times New Roman"/>
          <w:sz w:val="26"/>
          <w:szCs w:val="26"/>
          <w:shd w:val="clear" w:color="auto" w:fill="FFFFFF"/>
        </w:rPr>
        <w:t xml:space="preserve"> tende a causare un sovra</w:t>
      </w:r>
      <w:r w:rsidRPr="009A2986">
        <w:rPr>
          <w:rFonts w:ascii="Times New Roman" w:hAnsi="Times New Roman" w:cs="Times New Roman"/>
          <w:sz w:val="26"/>
          <w:szCs w:val="26"/>
          <w:shd w:val="clear" w:color="auto" w:fill="FFFFFF"/>
        </w:rPr>
        <w:t>ccarico sul server del database</w:t>
      </w:r>
      <w:r w:rsidR="00802538">
        <w:rPr>
          <w:rFonts w:ascii="Times New Roman" w:hAnsi="Times New Roman" w:cs="Times New Roman"/>
          <w:sz w:val="26"/>
          <w:szCs w:val="26"/>
          <w:shd w:val="clear" w:color="auto" w:fill="FFFFFF"/>
        </w:rPr>
        <w:t>.</w:t>
      </w:r>
    </w:p>
    <w:p w14:paraId="6EC2FF2B" w14:textId="77777777" w:rsidR="00601416" w:rsidRDefault="009A2986" w:rsidP="00B57C6D">
      <w:pPr>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ab/>
      </w:r>
      <w:r w:rsidR="00601416" w:rsidRPr="009A2986">
        <w:rPr>
          <w:rFonts w:ascii="Times New Roman" w:hAnsi="Times New Roman" w:cs="Times New Roman"/>
          <w:sz w:val="26"/>
          <w:szCs w:val="26"/>
          <w:shd w:val="clear" w:color="auto" w:fill="FFFFFF"/>
        </w:rPr>
        <w:t>I dati di audit</w:t>
      </w:r>
      <w:r w:rsidRPr="009A2986">
        <w:rPr>
          <w:rFonts w:ascii="Times New Roman" w:hAnsi="Times New Roman" w:cs="Times New Roman"/>
          <w:sz w:val="26"/>
          <w:szCs w:val="26"/>
          <w:shd w:val="clear" w:color="auto" w:fill="FFFFFF"/>
        </w:rPr>
        <w:t xml:space="preserve"> nativi dei dbms</w:t>
      </w:r>
      <w:r w:rsidR="00601416" w:rsidRPr="009A2986">
        <w:rPr>
          <w:rFonts w:ascii="Times New Roman" w:hAnsi="Times New Roman" w:cs="Times New Roman"/>
          <w:sz w:val="26"/>
          <w:szCs w:val="26"/>
          <w:shd w:val="clear" w:color="auto" w:fill="FFFFFF"/>
        </w:rPr>
        <w:t xml:space="preserve">, inoltre, non </w:t>
      </w:r>
      <w:r w:rsidR="00C57523" w:rsidRPr="009A2986">
        <w:rPr>
          <w:rFonts w:ascii="Times New Roman" w:hAnsi="Times New Roman" w:cs="Times New Roman"/>
          <w:sz w:val="26"/>
          <w:szCs w:val="26"/>
          <w:shd w:val="clear" w:color="auto" w:fill="FFFFFF"/>
        </w:rPr>
        <w:t>sono</w:t>
      </w:r>
      <w:r w:rsidR="00601416" w:rsidRPr="009A2986">
        <w:rPr>
          <w:rFonts w:ascii="Times New Roman" w:hAnsi="Times New Roman" w:cs="Times New Roman"/>
          <w:sz w:val="26"/>
          <w:szCs w:val="26"/>
          <w:shd w:val="clear" w:color="auto" w:fill="FFFFFF"/>
        </w:rPr>
        <w:t xml:space="preserve"> acquisiti nel formato richiesto dai revisori e dai team di sicurezza </w:t>
      </w:r>
      <w:hyperlink w:anchor="DataSunrise" w:history="1">
        <w:r w:rsidR="00355820" w:rsidRPr="009A2986">
          <w:rPr>
            <w:rStyle w:val="Collegamentoipertestuale"/>
            <w:rFonts w:ascii="Times New Roman" w:hAnsi="Times New Roman" w:cs="Times New Roman"/>
            <w:color w:val="0070C0"/>
            <w:sz w:val="26"/>
            <w:szCs w:val="26"/>
            <w:shd w:val="clear" w:color="auto" w:fill="FFFFFF"/>
          </w:rPr>
          <w:t>[17</w:t>
        </w:r>
        <w:r w:rsidR="00601416" w:rsidRPr="009A2986">
          <w:rPr>
            <w:rStyle w:val="Collegamentoipertestuale"/>
            <w:rFonts w:ascii="Times New Roman" w:hAnsi="Times New Roman" w:cs="Times New Roman"/>
            <w:color w:val="0070C0"/>
            <w:sz w:val="26"/>
            <w:szCs w:val="26"/>
            <w:shd w:val="clear" w:color="auto" w:fill="FFFFFF"/>
          </w:rPr>
          <w:t>]</w:t>
        </w:r>
      </w:hyperlink>
      <w:r w:rsidRPr="009A2986">
        <w:rPr>
          <w:rFonts w:ascii="Times New Roman" w:hAnsi="Times New Roman" w:cs="Times New Roman"/>
          <w:sz w:val="26"/>
          <w:szCs w:val="26"/>
          <w:shd w:val="clear" w:color="auto" w:fill="FFFFFF"/>
        </w:rPr>
        <w:t>, p</w:t>
      </w:r>
      <w:r w:rsidR="00601416" w:rsidRPr="009A2986">
        <w:rPr>
          <w:rFonts w:ascii="Times New Roman" w:hAnsi="Times New Roman" w:cs="Times New Roman"/>
          <w:sz w:val="26"/>
          <w:szCs w:val="26"/>
          <w:shd w:val="clear" w:color="auto" w:fill="FFFFFF"/>
        </w:rPr>
        <w:t>ertanto,</w:t>
      </w:r>
      <w:r w:rsidR="00C57523" w:rsidRPr="009A2986">
        <w:rPr>
          <w:rFonts w:ascii="Times New Roman" w:hAnsi="Times New Roman" w:cs="Times New Roman"/>
          <w:sz w:val="26"/>
          <w:szCs w:val="26"/>
          <w:shd w:val="clear" w:color="auto" w:fill="FFFFFF"/>
        </w:rPr>
        <w:t xml:space="preserve"> </w:t>
      </w:r>
      <w:r w:rsidR="00601416" w:rsidRPr="009A2986">
        <w:rPr>
          <w:rFonts w:ascii="Times New Roman" w:hAnsi="Times New Roman" w:cs="Times New Roman"/>
          <w:sz w:val="26"/>
          <w:szCs w:val="26"/>
          <w:shd w:val="clear" w:color="auto" w:fill="FFFFFF"/>
        </w:rPr>
        <w:t xml:space="preserve">la soluzione migliore per soddisfare queste </w:t>
      </w:r>
      <w:r w:rsidR="00601416" w:rsidRPr="009A2986">
        <w:rPr>
          <w:rFonts w:ascii="Times New Roman" w:hAnsi="Times New Roman" w:cs="Times New Roman"/>
          <w:sz w:val="26"/>
          <w:szCs w:val="26"/>
          <w:shd w:val="clear" w:color="auto" w:fill="FFFFFF"/>
        </w:rPr>
        <w:lastRenderedPageBreak/>
        <w:t>esigenze è l’integrazione di un software autonomo dedicato (es</w:t>
      </w:r>
      <w:r w:rsidR="00C57523">
        <w:rPr>
          <w:rFonts w:ascii="Times New Roman" w:hAnsi="Times New Roman" w:cs="Times New Roman"/>
          <w:sz w:val="26"/>
          <w:szCs w:val="26"/>
          <w:shd w:val="clear" w:color="auto" w:fill="FFFFFF"/>
        </w:rPr>
        <w:t>.</w:t>
      </w:r>
      <w:r w:rsidR="00601416" w:rsidRPr="009A2986">
        <w:rPr>
          <w:rFonts w:ascii="Times New Roman" w:hAnsi="Times New Roman" w:cs="Times New Roman"/>
          <w:sz w:val="26"/>
          <w:szCs w:val="26"/>
          <w:shd w:val="clear" w:color="auto" w:fill="FFFFFF"/>
        </w:rPr>
        <w:t xml:space="preserve"> DataSunrise, Imperv</w:t>
      </w:r>
      <w:r w:rsidR="00C57523">
        <w:rPr>
          <w:rFonts w:ascii="Times New Roman" w:hAnsi="Times New Roman" w:cs="Times New Roman"/>
          <w:sz w:val="26"/>
          <w:szCs w:val="26"/>
          <w:shd w:val="clear" w:color="auto" w:fill="FFFFFF"/>
        </w:rPr>
        <w:t>a Data Activity Monitoring</w:t>
      </w:r>
      <w:r w:rsidR="00601416" w:rsidRPr="009A2986">
        <w:rPr>
          <w:rFonts w:ascii="Times New Roman" w:hAnsi="Times New Roman" w:cs="Times New Roman"/>
          <w:sz w:val="26"/>
          <w:szCs w:val="26"/>
          <w:shd w:val="clear" w:color="auto" w:fill="FFFFFF"/>
        </w:rPr>
        <w:t>).</w:t>
      </w:r>
    </w:p>
    <w:p w14:paraId="49C416EC" w14:textId="77777777" w:rsidR="00247B8A" w:rsidRDefault="00247B8A" w:rsidP="00B57C6D">
      <w:pPr>
        <w:jc w:val="both"/>
        <w:rPr>
          <w:rFonts w:ascii="Times New Roman" w:hAnsi="Times New Roman" w:cs="Times New Roman"/>
          <w:sz w:val="26"/>
          <w:szCs w:val="26"/>
          <w:shd w:val="clear" w:color="auto" w:fill="FFFFFF"/>
        </w:rPr>
      </w:pPr>
    </w:p>
    <w:p w14:paraId="02B030C8" w14:textId="77777777" w:rsidR="00247B8A" w:rsidRDefault="00247B8A" w:rsidP="00B57C6D">
      <w:pPr>
        <w:jc w:val="both"/>
        <w:rPr>
          <w:rFonts w:ascii="Times New Roman" w:hAnsi="Times New Roman" w:cs="Times New Roman"/>
          <w:sz w:val="26"/>
          <w:szCs w:val="26"/>
          <w:shd w:val="clear" w:color="auto" w:fill="FFFFFF"/>
        </w:rPr>
      </w:pPr>
    </w:p>
    <w:p w14:paraId="3C4C225A" w14:textId="77777777" w:rsidR="00DD04E8" w:rsidRPr="009A2986" w:rsidRDefault="00DD04E8" w:rsidP="00B57C6D">
      <w:pPr>
        <w:jc w:val="both"/>
        <w:rPr>
          <w:rFonts w:ascii="Times New Roman" w:hAnsi="Times New Roman" w:cs="Times New Roman"/>
          <w:sz w:val="26"/>
          <w:szCs w:val="26"/>
          <w:shd w:val="clear" w:color="auto" w:fill="FFFFFF"/>
        </w:rPr>
      </w:pPr>
    </w:p>
    <w:p w14:paraId="4FCEAB4B" w14:textId="77777777" w:rsidR="00601416" w:rsidRDefault="00601416" w:rsidP="0079242D">
      <w:pPr>
        <w:pStyle w:val="Titolo2"/>
        <w:ind w:left="0"/>
        <w:jc w:val="both"/>
        <w:rPr>
          <w:rFonts w:ascii="Times New Roman" w:hAnsi="Times New Roman" w:cs="Times New Roman"/>
          <w:sz w:val="36"/>
          <w:szCs w:val="36"/>
        </w:rPr>
      </w:pPr>
      <w:bookmarkStart w:id="14" w:name="_Toc61196301"/>
      <w:bookmarkStart w:id="15" w:name="_Toc58490318"/>
      <w:r>
        <w:rPr>
          <w:rFonts w:ascii="Times New Roman" w:hAnsi="Times New Roman" w:cs="Times New Roman"/>
          <w:sz w:val="36"/>
          <w:szCs w:val="36"/>
        </w:rPr>
        <w:t>RabbitMQ</w:t>
      </w:r>
      <w:bookmarkEnd w:id="14"/>
      <w:r>
        <w:rPr>
          <w:rFonts w:ascii="Times New Roman" w:hAnsi="Times New Roman" w:cs="Times New Roman"/>
          <w:sz w:val="36"/>
          <w:szCs w:val="36"/>
        </w:rPr>
        <w:t xml:space="preserve"> </w:t>
      </w:r>
      <w:bookmarkEnd w:id="15"/>
    </w:p>
    <w:p w14:paraId="468E297F" w14:textId="77777777" w:rsidR="005D60E7" w:rsidRDefault="005D60E7" w:rsidP="00B57C6D">
      <w:pPr>
        <w:jc w:val="both"/>
        <w:rPr>
          <w:rFonts w:ascii="Times New Roman" w:hAnsi="Times New Roman" w:cs="Times New Roman"/>
          <w:sz w:val="36"/>
          <w:szCs w:val="36"/>
        </w:rPr>
      </w:pPr>
    </w:p>
    <w:p w14:paraId="56DAD164" w14:textId="77777777" w:rsidR="00601416" w:rsidRPr="00C41545" w:rsidRDefault="00AE6AA4" w:rsidP="00B57C6D">
      <w:pPr>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ab/>
      </w:r>
      <w:r w:rsidR="00960655">
        <w:rPr>
          <w:rFonts w:ascii="Times New Roman" w:hAnsi="Times New Roman" w:cs="Times New Roman"/>
          <w:sz w:val="26"/>
          <w:szCs w:val="26"/>
          <w:shd w:val="clear" w:color="auto" w:fill="FFFFFF"/>
        </w:rPr>
        <w:t xml:space="preserve">RabbitMQ è sicuramente una diversa </w:t>
      </w:r>
      <w:r w:rsidR="00601416" w:rsidRPr="00C41545">
        <w:rPr>
          <w:rFonts w:ascii="Times New Roman" w:hAnsi="Times New Roman" w:cs="Times New Roman"/>
          <w:sz w:val="26"/>
          <w:szCs w:val="26"/>
          <w:shd w:val="clear" w:color="auto" w:fill="FFFFFF"/>
        </w:rPr>
        <w:t>tecnologia che potrebbe essere utilizzata per implementare la gestione dello scambio dei messaggi tra le diverse entità del sistema</w:t>
      </w:r>
      <w:r w:rsidR="00601416">
        <w:rPr>
          <w:rFonts w:ascii="Times New Roman" w:hAnsi="Times New Roman" w:cs="Times New Roman"/>
          <w:sz w:val="26"/>
          <w:szCs w:val="26"/>
          <w:shd w:val="clear" w:color="auto" w:fill="FFFFFF"/>
        </w:rPr>
        <w:t xml:space="preserve"> </w:t>
      </w:r>
      <w:hyperlink w:anchor="RabbitMQ" w:history="1">
        <w:r w:rsidR="00355820" w:rsidRPr="00355820">
          <w:rPr>
            <w:rStyle w:val="Collegamentoipertestuale"/>
            <w:rFonts w:ascii="Times New Roman" w:hAnsi="Times New Roman" w:cs="Times New Roman"/>
            <w:color w:val="0070C0"/>
            <w:sz w:val="26"/>
            <w:szCs w:val="26"/>
            <w:shd w:val="clear" w:color="auto" w:fill="FFFFFF"/>
          </w:rPr>
          <w:t>[18</w:t>
        </w:r>
        <w:r w:rsidR="00601416" w:rsidRPr="00355820">
          <w:rPr>
            <w:rStyle w:val="Collegamentoipertestuale"/>
            <w:rFonts w:ascii="Times New Roman" w:hAnsi="Times New Roman" w:cs="Times New Roman"/>
            <w:color w:val="0070C0"/>
            <w:sz w:val="26"/>
            <w:szCs w:val="26"/>
            <w:shd w:val="clear" w:color="auto" w:fill="FFFFFF"/>
          </w:rPr>
          <w:t>]</w:t>
        </w:r>
      </w:hyperlink>
      <w:r w:rsidR="00C57523">
        <w:rPr>
          <w:rFonts w:ascii="Times New Roman" w:hAnsi="Times New Roman" w:cs="Times New Roman"/>
          <w:sz w:val="26"/>
          <w:szCs w:val="26"/>
          <w:shd w:val="clear" w:color="auto" w:fill="FFFFFF"/>
        </w:rPr>
        <w:t>.</w:t>
      </w:r>
      <w:r>
        <w:rPr>
          <w:rFonts w:ascii="Times New Roman" w:hAnsi="Times New Roman" w:cs="Times New Roman"/>
          <w:sz w:val="26"/>
          <w:szCs w:val="26"/>
          <w:shd w:val="clear" w:color="auto" w:fill="FFFFFF"/>
        </w:rPr>
        <w:t xml:space="preserve"> </w:t>
      </w:r>
      <w:r w:rsidR="00601416" w:rsidRPr="00C41545">
        <w:rPr>
          <w:rFonts w:ascii="Times New Roman" w:hAnsi="Times New Roman" w:cs="Times New Roman"/>
          <w:bCs/>
          <w:sz w:val="26"/>
          <w:szCs w:val="26"/>
          <w:shd w:val="clear" w:color="auto" w:fill="FFFFFF"/>
        </w:rPr>
        <w:t xml:space="preserve">Rappresenta, infatti, </w:t>
      </w:r>
      <w:r w:rsidR="00601416" w:rsidRPr="00C41545">
        <w:rPr>
          <w:rFonts w:ascii="Times New Roman" w:hAnsi="Times New Roman" w:cs="Times New Roman"/>
          <w:sz w:val="26"/>
          <w:szCs w:val="26"/>
          <w:shd w:val="clear" w:color="auto" w:fill="FFFFFF"/>
        </w:rPr>
        <w:t>un </w:t>
      </w:r>
      <w:hyperlink r:id="rId13" w:tooltip="Message-oriented middleware" w:history="1">
        <w:r w:rsidR="00601416" w:rsidRPr="00C41545">
          <w:rPr>
            <w:rStyle w:val="Collegamentoipertestuale"/>
            <w:rFonts w:ascii="Times New Roman" w:hAnsi="Times New Roman" w:cs="Times New Roman"/>
            <w:color w:val="auto"/>
            <w:sz w:val="26"/>
            <w:szCs w:val="26"/>
            <w:u w:val="none"/>
            <w:shd w:val="clear" w:color="auto" w:fill="FFFFFF"/>
          </w:rPr>
          <w:t>message-oriented middleware</w:t>
        </w:r>
      </w:hyperlink>
      <w:r w:rsidR="00601416" w:rsidRPr="00C41545">
        <w:rPr>
          <w:rFonts w:ascii="Times New Roman" w:hAnsi="Times New Roman" w:cs="Times New Roman"/>
          <w:sz w:val="26"/>
          <w:szCs w:val="26"/>
          <w:shd w:val="clear" w:color="auto" w:fill="FFFFFF"/>
        </w:rPr>
        <w:t> </w:t>
      </w:r>
      <w:r w:rsidR="00960655">
        <w:rPr>
          <w:rFonts w:ascii="Times New Roman" w:hAnsi="Times New Roman" w:cs="Times New Roman"/>
          <w:sz w:val="26"/>
          <w:szCs w:val="26"/>
          <w:shd w:val="clear" w:color="auto" w:fill="FFFFFF"/>
        </w:rPr>
        <w:t xml:space="preserve"> chiamato </w:t>
      </w:r>
      <w:hyperlink r:id="rId14" w:tooltip="Broker di messaggistica (la pagina non esiste)" w:history="1">
        <w:r w:rsidR="00601416" w:rsidRPr="00C41545">
          <w:rPr>
            <w:rStyle w:val="Collegamentoipertestuale"/>
            <w:rFonts w:ascii="Times New Roman" w:hAnsi="Times New Roman" w:cs="Times New Roman"/>
            <w:color w:val="auto"/>
            <w:sz w:val="26"/>
            <w:szCs w:val="26"/>
            <w:u w:val="none"/>
            <w:shd w:val="clear" w:color="auto" w:fill="FFFFFF"/>
          </w:rPr>
          <w:t>broker di messaggistica</w:t>
        </w:r>
      </w:hyperlink>
      <w:r w:rsidR="00601416" w:rsidRPr="00C41545">
        <w:rPr>
          <w:rFonts w:ascii="Times New Roman" w:hAnsi="Times New Roman" w:cs="Times New Roman"/>
          <w:sz w:val="26"/>
          <w:szCs w:val="26"/>
        </w:rPr>
        <w:t xml:space="preserve"> </w:t>
      </w:r>
      <w:r w:rsidR="00601416" w:rsidRPr="00C41545">
        <w:rPr>
          <w:rFonts w:ascii="Times New Roman" w:hAnsi="Times New Roman" w:cs="Times New Roman"/>
          <w:sz w:val="26"/>
          <w:szCs w:val="26"/>
          <w:shd w:val="clear" w:color="auto" w:fill="FFFFFF"/>
        </w:rPr>
        <w:t>che andrebbe a svolgere il ruolo di server del sistema</w:t>
      </w:r>
      <w:r w:rsidR="00960655">
        <w:rPr>
          <w:rFonts w:ascii="Times New Roman" w:hAnsi="Times New Roman" w:cs="Times New Roman"/>
          <w:sz w:val="26"/>
          <w:szCs w:val="26"/>
          <w:shd w:val="clear" w:color="auto" w:fill="FFFFFF"/>
        </w:rPr>
        <w:t xml:space="preserve"> implementato</w:t>
      </w:r>
      <w:r w:rsidR="00601416" w:rsidRPr="00C41545">
        <w:rPr>
          <w:rFonts w:ascii="Times New Roman" w:hAnsi="Times New Roman" w:cs="Times New Roman"/>
          <w:sz w:val="26"/>
          <w:szCs w:val="26"/>
          <w:shd w:val="clear" w:color="auto" w:fill="FFFFFF"/>
        </w:rPr>
        <w:t>.</w:t>
      </w:r>
    </w:p>
    <w:p w14:paraId="239FC485" w14:textId="77777777" w:rsidR="00601416" w:rsidRPr="00C41545" w:rsidRDefault="00AE6AA4" w:rsidP="00B57C6D">
      <w:pPr>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ab/>
      </w:r>
      <w:r w:rsidR="00601416" w:rsidRPr="00C41545">
        <w:rPr>
          <w:rFonts w:ascii="Times New Roman" w:hAnsi="Times New Roman" w:cs="Times New Roman"/>
          <w:sz w:val="26"/>
          <w:szCs w:val="26"/>
          <w:shd w:val="clear" w:color="auto" w:fill="FFFFFF"/>
        </w:rPr>
        <w:t>Un </w:t>
      </w:r>
      <w:hyperlink r:id="rId15" w:tooltip="en:Message broker" w:history="1">
        <w:r w:rsidR="00601416" w:rsidRPr="00C41545">
          <w:rPr>
            <w:rStyle w:val="Collegamentoipertestuale"/>
            <w:rFonts w:ascii="Times New Roman" w:hAnsi="Times New Roman" w:cs="Times New Roman"/>
            <w:color w:val="auto"/>
            <w:sz w:val="26"/>
            <w:szCs w:val="26"/>
            <w:u w:val="none"/>
            <w:shd w:val="clear" w:color="auto" w:fill="FFFFFF"/>
          </w:rPr>
          <w:t>broker di messaggi</w:t>
        </w:r>
      </w:hyperlink>
      <w:r w:rsidR="00601416" w:rsidRPr="00C41545">
        <w:rPr>
          <w:rFonts w:ascii="Times New Roman" w:hAnsi="Times New Roman" w:cs="Times New Roman"/>
          <w:sz w:val="26"/>
          <w:szCs w:val="26"/>
          <w:shd w:val="clear" w:color="auto" w:fill="FFFFFF"/>
        </w:rPr>
        <w:t> è un programma intermedio che traduce un messaggio dal protocollo di messaggistica assunto dal mittente al protocollo di messaggistica del ricevitore. Rappresenta, inoltre, un modello architetturale per il routing dei messaggi</w:t>
      </w:r>
      <w:r w:rsidR="00C57523" w:rsidRPr="00C41545">
        <w:rPr>
          <w:rFonts w:ascii="Times New Roman" w:hAnsi="Times New Roman" w:cs="Times New Roman"/>
          <w:sz w:val="26"/>
          <w:szCs w:val="26"/>
          <w:shd w:val="clear" w:color="auto" w:fill="FFFFFF"/>
        </w:rPr>
        <w:t xml:space="preserve"> </w:t>
      </w:r>
      <w:r w:rsidR="00601416" w:rsidRPr="00C41545">
        <w:rPr>
          <w:rFonts w:ascii="Times New Roman" w:hAnsi="Times New Roman" w:cs="Times New Roman"/>
          <w:sz w:val="26"/>
          <w:szCs w:val="26"/>
          <w:shd w:val="clear" w:color="auto" w:fill="FFFFFF"/>
        </w:rPr>
        <w:t>implementa</w:t>
      </w:r>
      <w:r w:rsidR="008B2366">
        <w:rPr>
          <w:rFonts w:ascii="Times New Roman" w:hAnsi="Times New Roman" w:cs="Times New Roman"/>
          <w:sz w:val="26"/>
          <w:szCs w:val="26"/>
          <w:shd w:val="clear" w:color="auto" w:fill="FFFFFF"/>
        </w:rPr>
        <w:t>ndo</w:t>
      </w:r>
      <w:r w:rsidR="00C57523">
        <w:rPr>
          <w:rFonts w:ascii="Times New Roman" w:hAnsi="Times New Roman" w:cs="Times New Roman"/>
          <w:sz w:val="26"/>
          <w:szCs w:val="26"/>
          <w:shd w:val="clear" w:color="auto" w:fill="FFFFFF"/>
        </w:rPr>
        <w:t xml:space="preserve"> il pattern Publish/S</w:t>
      </w:r>
      <w:r>
        <w:rPr>
          <w:rFonts w:ascii="Times New Roman" w:hAnsi="Times New Roman" w:cs="Times New Roman"/>
          <w:sz w:val="26"/>
          <w:szCs w:val="26"/>
          <w:shd w:val="clear" w:color="auto" w:fill="FFFFFF"/>
        </w:rPr>
        <w:t xml:space="preserve">ubscribe. </w:t>
      </w:r>
      <w:r w:rsidR="00601416" w:rsidRPr="00C41545">
        <w:rPr>
          <w:rFonts w:ascii="Times New Roman" w:hAnsi="Times New Roman" w:cs="Times New Roman"/>
          <w:sz w:val="26"/>
          <w:szCs w:val="26"/>
          <w:shd w:val="clear" w:color="auto" w:fill="FFFFFF"/>
        </w:rPr>
        <w:t xml:space="preserve">Il suo scopo principale è di </w:t>
      </w:r>
      <w:r w:rsidR="008B2366">
        <w:rPr>
          <w:rFonts w:ascii="Times New Roman" w:hAnsi="Times New Roman" w:cs="Times New Roman"/>
          <w:sz w:val="26"/>
          <w:szCs w:val="26"/>
          <w:shd w:val="clear" w:color="auto" w:fill="FFFFFF"/>
        </w:rPr>
        <w:t>recepire</w:t>
      </w:r>
      <w:r w:rsidR="00601416" w:rsidRPr="00C41545">
        <w:rPr>
          <w:rFonts w:ascii="Times New Roman" w:hAnsi="Times New Roman" w:cs="Times New Roman"/>
          <w:sz w:val="26"/>
          <w:szCs w:val="26"/>
          <w:shd w:val="clear" w:color="auto" w:fill="FFFFFF"/>
        </w:rPr>
        <w:t xml:space="preserve"> i messaggi in arrivo dalle applicazioni publisher ed eseg</w:t>
      </w:r>
      <w:r>
        <w:rPr>
          <w:rFonts w:ascii="Times New Roman" w:hAnsi="Times New Roman" w:cs="Times New Roman"/>
          <w:sz w:val="26"/>
          <w:szCs w:val="26"/>
          <w:shd w:val="clear" w:color="auto" w:fill="FFFFFF"/>
        </w:rPr>
        <w:t xml:space="preserve">uire alcune azioni su di essi.  </w:t>
      </w:r>
      <w:r w:rsidR="00601416" w:rsidRPr="00C41545">
        <w:rPr>
          <w:rFonts w:ascii="Times New Roman" w:hAnsi="Times New Roman" w:cs="Times New Roman"/>
          <w:sz w:val="26"/>
          <w:szCs w:val="26"/>
          <w:shd w:val="clear" w:color="auto" w:fill="FFFFFF"/>
        </w:rPr>
        <w:t>Ad esempio, il broker di messaggi può essere utilizzato per gestir</w:t>
      </w:r>
      <w:r w:rsidR="008B2366">
        <w:rPr>
          <w:rFonts w:ascii="Times New Roman" w:hAnsi="Times New Roman" w:cs="Times New Roman"/>
          <w:sz w:val="26"/>
          <w:szCs w:val="26"/>
          <w:shd w:val="clear" w:color="auto" w:fill="FFFFFF"/>
        </w:rPr>
        <w:t>ne</w:t>
      </w:r>
      <w:r w:rsidR="00601416" w:rsidRPr="00C41545">
        <w:rPr>
          <w:rFonts w:ascii="Times New Roman" w:hAnsi="Times New Roman" w:cs="Times New Roman"/>
          <w:sz w:val="26"/>
          <w:szCs w:val="26"/>
          <w:shd w:val="clear" w:color="auto" w:fill="FFFFFF"/>
        </w:rPr>
        <w:t xml:space="preserve"> una coda </w:t>
      </w:r>
      <w:r w:rsidR="008B2366">
        <w:rPr>
          <w:rFonts w:ascii="Times New Roman" w:hAnsi="Times New Roman" w:cs="Times New Roman"/>
          <w:sz w:val="26"/>
          <w:szCs w:val="26"/>
          <w:shd w:val="clear" w:color="auto" w:fill="FFFFFF"/>
        </w:rPr>
        <w:t>da</w:t>
      </w:r>
      <w:r w:rsidR="00601416" w:rsidRPr="00C41545">
        <w:rPr>
          <w:rFonts w:ascii="Times New Roman" w:hAnsi="Times New Roman" w:cs="Times New Roman"/>
          <w:sz w:val="26"/>
          <w:szCs w:val="26"/>
          <w:shd w:val="clear" w:color="auto" w:fill="FFFFFF"/>
        </w:rPr>
        <w:t xml:space="preserve"> più ricevitori, fornendo memoria affidabile, garantendo</w:t>
      </w:r>
      <w:r w:rsidR="006B0BF4">
        <w:rPr>
          <w:rFonts w:ascii="Times New Roman" w:hAnsi="Times New Roman" w:cs="Times New Roman"/>
          <w:sz w:val="26"/>
          <w:szCs w:val="26"/>
          <w:shd w:val="clear" w:color="auto" w:fill="FFFFFF"/>
        </w:rPr>
        <w:t>ne</w:t>
      </w:r>
      <w:r w:rsidR="00601416" w:rsidRPr="00C41545">
        <w:rPr>
          <w:rFonts w:ascii="Times New Roman" w:hAnsi="Times New Roman" w:cs="Times New Roman"/>
          <w:sz w:val="26"/>
          <w:szCs w:val="26"/>
          <w:shd w:val="clear" w:color="auto" w:fill="FFFFFF"/>
        </w:rPr>
        <w:t>, soprattutto, la consegna.</w:t>
      </w:r>
    </w:p>
    <w:p w14:paraId="4342D7F7" w14:textId="77777777" w:rsidR="00601416" w:rsidRPr="00AE6AA4" w:rsidRDefault="00AE6AA4" w:rsidP="00B57C6D">
      <w:pPr>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ab/>
      </w:r>
      <w:r w:rsidR="00601416" w:rsidRPr="00C41545">
        <w:rPr>
          <w:rFonts w:ascii="Times New Roman" w:hAnsi="Times New Roman" w:cs="Times New Roman"/>
          <w:sz w:val="26"/>
          <w:szCs w:val="26"/>
          <w:shd w:val="clear" w:color="auto" w:fill="FFFFFF"/>
        </w:rPr>
        <w:t>Nel tipico scenario dello scambio di messaggi tra le diverse entità coinvolte, RabbitMQ introduce, oltre la presenza del </w:t>
      </w:r>
      <w:r w:rsidR="00601416" w:rsidRPr="00C41545">
        <w:rPr>
          <w:rFonts w:ascii="Times New Roman" w:hAnsi="Times New Roman" w:cs="Times New Roman"/>
          <w:bCs/>
          <w:sz w:val="26"/>
          <w:szCs w:val="26"/>
          <w:shd w:val="clear" w:color="auto" w:fill="FFFFFF"/>
        </w:rPr>
        <w:t>Publisher</w:t>
      </w:r>
      <w:r w:rsidR="00601416" w:rsidRPr="00C41545">
        <w:rPr>
          <w:rFonts w:ascii="Times New Roman" w:hAnsi="Times New Roman" w:cs="Times New Roman"/>
          <w:sz w:val="26"/>
          <w:szCs w:val="26"/>
          <w:shd w:val="clear" w:color="auto" w:fill="FFFFFF"/>
        </w:rPr>
        <w:t>, del </w:t>
      </w:r>
      <w:r w:rsidR="00601416" w:rsidRPr="00C41545">
        <w:rPr>
          <w:rFonts w:ascii="Times New Roman" w:hAnsi="Times New Roman" w:cs="Times New Roman"/>
          <w:bCs/>
          <w:sz w:val="26"/>
          <w:szCs w:val="26"/>
          <w:shd w:val="clear" w:color="auto" w:fill="FFFFFF"/>
        </w:rPr>
        <w:t>Consumer</w:t>
      </w:r>
      <w:r w:rsidR="00601416" w:rsidRPr="00C41545">
        <w:rPr>
          <w:rFonts w:ascii="Times New Roman" w:hAnsi="Times New Roman" w:cs="Times New Roman"/>
          <w:sz w:val="26"/>
          <w:szCs w:val="26"/>
          <w:shd w:val="clear" w:color="auto" w:fill="FFFFFF"/>
        </w:rPr>
        <w:t> e della </w:t>
      </w:r>
      <w:r w:rsidR="00601416" w:rsidRPr="00C41545">
        <w:rPr>
          <w:rFonts w:ascii="Times New Roman" w:hAnsi="Times New Roman" w:cs="Times New Roman"/>
          <w:bCs/>
          <w:sz w:val="26"/>
          <w:szCs w:val="26"/>
          <w:shd w:val="clear" w:color="auto" w:fill="FFFFFF"/>
        </w:rPr>
        <w:t>Queue</w:t>
      </w:r>
      <w:r w:rsidR="00601416" w:rsidRPr="00C41545">
        <w:rPr>
          <w:rFonts w:ascii="Times New Roman" w:hAnsi="Times New Roman" w:cs="Times New Roman"/>
          <w:sz w:val="26"/>
          <w:szCs w:val="26"/>
          <w:shd w:val="clear" w:color="auto" w:fill="FFFFFF"/>
        </w:rPr>
        <w:t xml:space="preserve">, un nuovo elemento chiamato </w:t>
      </w:r>
      <w:r w:rsidR="00601416" w:rsidRPr="00C41545">
        <w:rPr>
          <w:rFonts w:ascii="Times New Roman" w:hAnsi="Times New Roman" w:cs="Times New Roman"/>
          <w:bCs/>
          <w:sz w:val="26"/>
          <w:szCs w:val="26"/>
          <w:shd w:val="clear" w:color="auto" w:fill="FFFFFF"/>
        </w:rPr>
        <w:t>Exchange</w:t>
      </w:r>
      <w:r w:rsidR="00601416" w:rsidRPr="00C41545">
        <w:rPr>
          <w:rFonts w:ascii="Times New Roman" w:hAnsi="Times New Roman" w:cs="Times New Roman"/>
          <w:sz w:val="26"/>
          <w:szCs w:val="26"/>
          <w:shd w:val="clear" w:color="auto" w:fill="FFFFFF"/>
        </w:rPr>
        <w:t>.</w:t>
      </w:r>
      <w:r>
        <w:rPr>
          <w:rFonts w:ascii="Times New Roman" w:hAnsi="Times New Roman" w:cs="Times New Roman"/>
          <w:sz w:val="26"/>
          <w:szCs w:val="26"/>
          <w:shd w:val="clear" w:color="auto" w:fill="FFFFFF"/>
        </w:rPr>
        <w:t xml:space="preserve"> </w:t>
      </w:r>
      <w:r w:rsidR="00601416" w:rsidRPr="00C41545">
        <w:rPr>
          <w:rFonts w:ascii="Times New Roman" w:hAnsi="Times New Roman" w:cs="Times New Roman"/>
          <w:color w:val="202122"/>
          <w:sz w:val="26"/>
          <w:szCs w:val="26"/>
          <w:shd w:val="clear" w:color="auto" w:fill="FFFFFF"/>
        </w:rPr>
        <w:t>Il Publisher definito da RabbitMQ non invia più il messaggio direttamente alla coda, ma passa dall’Exchange, il quale crea a sua volta la comunicazione con la coda</w:t>
      </w:r>
      <w:r w:rsidR="006B0BF4">
        <w:rPr>
          <w:rFonts w:ascii="Times New Roman" w:hAnsi="Times New Roman" w:cs="Times New Roman"/>
          <w:color w:val="202122"/>
          <w:sz w:val="26"/>
          <w:szCs w:val="26"/>
          <w:shd w:val="clear" w:color="auto" w:fill="FFFFFF"/>
        </w:rPr>
        <w:t xml:space="preserve"> stessa</w:t>
      </w:r>
      <w:r w:rsidR="00601416" w:rsidRPr="00C41545">
        <w:rPr>
          <w:rFonts w:ascii="Times New Roman" w:hAnsi="Times New Roman" w:cs="Times New Roman"/>
          <w:color w:val="202122"/>
          <w:sz w:val="26"/>
          <w:szCs w:val="26"/>
          <w:shd w:val="clear" w:color="auto" w:fill="FFFFFF"/>
        </w:rPr>
        <w:t>.</w:t>
      </w:r>
    </w:p>
    <w:p w14:paraId="7663FAAA" w14:textId="77777777" w:rsidR="00601416" w:rsidRDefault="00601416" w:rsidP="00B57C6D">
      <w:pPr>
        <w:pStyle w:val="NormaleWeb"/>
        <w:shd w:val="clear" w:color="auto" w:fill="FFFFFF"/>
        <w:spacing w:before="120" w:beforeAutospacing="0" w:after="120" w:afterAutospacing="0"/>
        <w:jc w:val="both"/>
        <w:rPr>
          <w:color w:val="202122"/>
          <w:sz w:val="28"/>
          <w:szCs w:val="28"/>
        </w:rPr>
      </w:pPr>
    </w:p>
    <w:p w14:paraId="74944716" w14:textId="77777777" w:rsidR="00601416" w:rsidRPr="00802538" w:rsidRDefault="00601416" w:rsidP="00B57C6D">
      <w:pPr>
        <w:pStyle w:val="NormaleWeb"/>
        <w:shd w:val="clear" w:color="auto" w:fill="FFFFFF"/>
        <w:spacing w:before="120" w:beforeAutospacing="0" w:after="120" w:afterAutospacing="0"/>
        <w:jc w:val="both"/>
        <w:rPr>
          <w:color w:val="202122"/>
          <w:sz w:val="26"/>
          <w:szCs w:val="26"/>
        </w:rPr>
      </w:pPr>
      <w:r w:rsidRPr="00802538">
        <w:rPr>
          <w:color w:val="202122"/>
          <w:sz w:val="26"/>
          <w:szCs w:val="26"/>
        </w:rPr>
        <w:t>RabbitMQ offre la possibilità di utilizzare diversi tipi di </w:t>
      </w:r>
      <w:r w:rsidRPr="00802538">
        <w:rPr>
          <w:bCs/>
          <w:color w:val="202122"/>
          <w:sz w:val="26"/>
          <w:szCs w:val="26"/>
        </w:rPr>
        <w:t>Exchange</w:t>
      </w:r>
      <w:r w:rsidRPr="00802538">
        <w:rPr>
          <w:color w:val="202122"/>
          <w:sz w:val="26"/>
          <w:szCs w:val="26"/>
        </w:rPr>
        <w:t xml:space="preserve"> in base al proprio contesto. </w:t>
      </w:r>
    </w:p>
    <w:p w14:paraId="77781698" w14:textId="77777777" w:rsidR="00601416" w:rsidRPr="00802538" w:rsidRDefault="00601416" w:rsidP="00B57C6D">
      <w:pPr>
        <w:pStyle w:val="NormaleWeb"/>
        <w:shd w:val="clear" w:color="auto" w:fill="FFFFFF"/>
        <w:spacing w:before="120" w:beforeAutospacing="0" w:after="120" w:afterAutospacing="0"/>
        <w:jc w:val="both"/>
        <w:rPr>
          <w:color w:val="202122"/>
          <w:sz w:val="26"/>
          <w:szCs w:val="26"/>
        </w:rPr>
      </w:pPr>
      <w:r w:rsidRPr="00802538">
        <w:rPr>
          <w:color w:val="202122"/>
          <w:sz w:val="26"/>
          <w:szCs w:val="26"/>
        </w:rPr>
        <w:t xml:space="preserve">Si possono, tuttavia, </w:t>
      </w:r>
      <w:r w:rsidR="00C57523" w:rsidRPr="00802538">
        <w:rPr>
          <w:color w:val="202122"/>
          <w:sz w:val="26"/>
          <w:szCs w:val="26"/>
        </w:rPr>
        <w:t>mettere in evidenza</w:t>
      </w:r>
      <w:r w:rsidRPr="00802538">
        <w:rPr>
          <w:color w:val="202122"/>
          <w:sz w:val="26"/>
          <w:szCs w:val="26"/>
        </w:rPr>
        <w:t xml:space="preserve"> tre principali categorie:</w:t>
      </w:r>
    </w:p>
    <w:p w14:paraId="5507ABF2" w14:textId="77777777" w:rsidR="00601416" w:rsidRPr="00802538" w:rsidRDefault="00601416" w:rsidP="00B57C6D">
      <w:pPr>
        <w:widowControl/>
        <w:numPr>
          <w:ilvl w:val="0"/>
          <w:numId w:val="9"/>
        </w:numPr>
        <w:shd w:val="clear" w:color="auto" w:fill="FFFFFF"/>
        <w:autoSpaceDE/>
        <w:autoSpaceDN/>
        <w:spacing w:before="100" w:beforeAutospacing="1" w:after="24"/>
        <w:ind w:left="384"/>
        <w:jc w:val="both"/>
        <w:rPr>
          <w:rFonts w:ascii="Times New Roman" w:hAnsi="Times New Roman" w:cs="Times New Roman"/>
          <w:color w:val="202122"/>
          <w:sz w:val="26"/>
          <w:szCs w:val="26"/>
        </w:rPr>
      </w:pPr>
      <w:r w:rsidRPr="00802538">
        <w:rPr>
          <w:rFonts w:ascii="Times New Roman" w:hAnsi="Times New Roman" w:cs="Times New Roman"/>
          <w:color w:val="202122"/>
          <w:sz w:val="26"/>
          <w:szCs w:val="26"/>
        </w:rPr>
        <w:t>Fanout</w:t>
      </w:r>
    </w:p>
    <w:p w14:paraId="225C3DF4" w14:textId="77777777" w:rsidR="00601416" w:rsidRPr="00802538" w:rsidRDefault="00601416" w:rsidP="00B57C6D">
      <w:pPr>
        <w:widowControl/>
        <w:numPr>
          <w:ilvl w:val="0"/>
          <w:numId w:val="9"/>
        </w:numPr>
        <w:shd w:val="clear" w:color="auto" w:fill="FFFFFF"/>
        <w:autoSpaceDE/>
        <w:autoSpaceDN/>
        <w:spacing w:before="100" w:beforeAutospacing="1" w:after="24"/>
        <w:ind w:left="384"/>
        <w:jc w:val="both"/>
        <w:rPr>
          <w:rFonts w:ascii="Times New Roman" w:hAnsi="Times New Roman" w:cs="Times New Roman"/>
          <w:color w:val="202122"/>
          <w:sz w:val="26"/>
          <w:szCs w:val="26"/>
        </w:rPr>
      </w:pPr>
      <w:r w:rsidRPr="00802538">
        <w:rPr>
          <w:rFonts w:ascii="Times New Roman" w:hAnsi="Times New Roman" w:cs="Times New Roman"/>
          <w:color w:val="202122"/>
          <w:sz w:val="26"/>
          <w:szCs w:val="26"/>
        </w:rPr>
        <w:t>Direct</w:t>
      </w:r>
    </w:p>
    <w:p w14:paraId="47C187B7" w14:textId="77777777" w:rsidR="00601416" w:rsidRPr="00802538" w:rsidRDefault="00601416" w:rsidP="00B57C6D">
      <w:pPr>
        <w:widowControl/>
        <w:numPr>
          <w:ilvl w:val="0"/>
          <w:numId w:val="9"/>
        </w:numPr>
        <w:shd w:val="clear" w:color="auto" w:fill="FFFFFF"/>
        <w:autoSpaceDE/>
        <w:autoSpaceDN/>
        <w:spacing w:before="100" w:beforeAutospacing="1" w:after="24"/>
        <w:ind w:left="384"/>
        <w:jc w:val="both"/>
        <w:rPr>
          <w:rFonts w:ascii="Times New Roman" w:hAnsi="Times New Roman" w:cs="Times New Roman"/>
          <w:color w:val="202122"/>
          <w:sz w:val="26"/>
          <w:szCs w:val="26"/>
        </w:rPr>
      </w:pPr>
      <w:r w:rsidRPr="00802538">
        <w:rPr>
          <w:rFonts w:ascii="Times New Roman" w:hAnsi="Times New Roman" w:cs="Times New Roman"/>
          <w:color w:val="202122"/>
          <w:sz w:val="26"/>
          <w:szCs w:val="26"/>
        </w:rPr>
        <w:t>Topic</w:t>
      </w:r>
    </w:p>
    <w:p w14:paraId="66805BA8" w14:textId="77777777" w:rsidR="00DD22EE" w:rsidRPr="00802538" w:rsidRDefault="00DD22EE" w:rsidP="00B57C6D">
      <w:pPr>
        <w:pStyle w:val="NormaleWeb"/>
        <w:shd w:val="clear" w:color="auto" w:fill="FFFFFF"/>
        <w:spacing w:before="120" w:beforeAutospacing="0" w:after="0" w:afterAutospacing="0"/>
        <w:jc w:val="both"/>
        <w:rPr>
          <w:sz w:val="26"/>
          <w:szCs w:val="26"/>
        </w:rPr>
      </w:pPr>
    </w:p>
    <w:p w14:paraId="6549369D" w14:textId="77777777" w:rsidR="00601416" w:rsidRPr="00802538" w:rsidRDefault="00AE6AA4" w:rsidP="00B57C6D">
      <w:pPr>
        <w:pStyle w:val="NormaleWeb"/>
        <w:shd w:val="clear" w:color="auto" w:fill="FFFFFF"/>
        <w:spacing w:before="120" w:beforeAutospacing="0" w:after="0" w:afterAutospacing="0"/>
        <w:jc w:val="both"/>
        <w:rPr>
          <w:sz w:val="26"/>
          <w:szCs w:val="26"/>
        </w:rPr>
      </w:pPr>
      <w:r w:rsidRPr="00802538">
        <w:rPr>
          <w:sz w:val="26"/>
          <w:szCs w:val="26"/>
        </w:rPr>
        <w:tab/>
      </w:r>
      <w:r w:rsidR="00601416" w:rsidRPr="00802538">
        <w:rPr>
          <w:sz w:val="26"/>
          <w:szCs w:val="26"/>
        </w:rPr>
        <w:t xml:space="preserve">Ognuna di queste categorie definisce un diverso comportamento rispetto a come </w:t>
      </w:r>
      <w:r w:rsidR="00C57523" w:rsidRPr="00802538">
        <w:rPr>
          <w:sz w:val="26"/>
          <w:szCs w:val="26"/>
        </w:rPr>
        <w:t>è</w:t>
      </w:r>
      <w:r w:rsidR="00601416" w:rsidRPr="00802538">
        <w:rPr>
          <w:sz w:val="26"/>
          <w:szCs w:val="26"/>
        </w:rPr>
        <w:t xml:space="preserve"> indirizzato il me</w:t>
      </w:r>
      <w:r w:rsidR="006B0BF4" w:rsidRPr="00802538">
        <w:rPr>
          <w:sz w:val="26"/>
          <w:szCs w:val="26"/>
        </w:rPr>
        <w:t>ssaggio dall’Exchange alle code. U</w:t>
      </w:r>
      <w:r w:rsidR="00601416" w:rsidRPr="00802538">
        <w:rPr>
          <w:sz w:val="26"/>
          <w:szCs w:val="26"/>
        </w:rPr>
        <w:t xml:space="preserve">tilizzando l’Exchange viene a determinarsi il sistema definito dal pattern </w:t>
      </w:r>
      <w:r w:rsidR="00C57523" w:rsidRPr="00802538">
        <w:rPr>
          <w:bCs/>
          <w:sz w:val="26"/>
          <w:szCs w:val="26"/>
        </w:rPr>
        <w:t>Publish/Subscribe</w:t>
      </w:r>
      <w:r w:rsidR="00601416" w:rsidRPr="00802538">
        <w:rPr>
          <w:sz w:val="26"/>
          <w:szCs w:val="26"/>
        </w:rPr>
        <w:t>. Nella realtà, spesso,</w:t>
      </w:r>
      <w:r w:rsidR="00C57523" w:rsidRPr="00802538">
        <w:rPr>
          <w:sz w:val="26"/>
          <w:szCs w:val="26"/>
        </w:rPr>
        <w:t xml:space="preserve"> </w:t>
      </w:r>
      <w:r w:rsidR="00601416" w:rsidRPr="00802538">
        <w:rPr>
          <w:sz w:val="26"/>
          <w:szCs w:val="26"/>
        </w:rPr>
        <w:t xml:space="preserve">non sarà presente un solo </w:t>
      </w:r>
      <w:r w:rsidR="00C57523" w:rsidRPr="00802538">
        <w:rPr>
          <w:sz w:val="26"/>
          <w:szCs w:val="26"/>
        </w:rPr>
        <w:t>consumatore ma</w:t>
      </w:r>
      <w:r w:rsidR="006B0BF4" w:rsidRPr="00802538">
        <w:rPr>
          <w:sz w:val="26"/>
          <w:szCs w:val="26"/>
        </w:rPr>
        <w:t xml:space="preserve"> migliaia</w:t>
      </w:r>
      <w:r w:rsidR="00C57523" w:rsidRPr="00802538">
        <w:rPr>
          <w:sz w:val="26"/>
          <w:szCs w:val="26"/>
        </w:rPr>
        <w:t>,</w:t>
      </w:r>
      <w:r w:rsidR="006B0BF4" w:rsidRPr="00802538">
        <w:rPr>
          <w:sz w:val="26"/>
          <w:szCs w:val="26"/>
        </w:rPr>
        <w:t xml:space="preserve"> p</w:t>
      </w:r>
      <w:r w:rsidR="00601416" w:rsidRPr="00802538">
        <w:rPr>
          <w:sz w:val="26"/>
          <w:szCs w:val="26"/>
        </w:rPr>
        <w:t xml:space="preserve">er questo motivo il messaggio pubblicato dal Publisher </w:t>
      </w:r>
      <w:r w:rsidR="00C57523" w:rsidRPr="00802538">
        <w:rPr>
          <w:sz w:val="26"/>
          <w:szCs w:val="26"/>
        </w:rPr>
        <w:t>è</w:t>
      </w:r>
      <w:r w:rsidR="00601416" w:rsidRPr="00802538">
        <w:rPr>
          <w:sz w:val="26"/>
          <w:szCs w:val="26"/>
        </w:rPr>
        <w:t xml:space="preserve"> inviato a tutte le code sottoscritte </w:t>
      </w:r>
      <w:r w:rsidR="00C57523" w:rsidRPr="00802538">
        <w:rPr>
          <w:sz w:val="26"/>
          <w:szCs w:val="26"/>
        </w:rPr>
        <w:t>a</w:t>
      </w:r>
      <w:r w:rsidR="00601416" w:rsidRPr="00802538">
        <w:rPr>
          <w:sz w:val="26"/>
          <w:szCs w:val="26"/>
        </w:rPr>
        <w:t xml:space="preserve"> uno specifico Exchange relativo al Publisher mittente.</w:t>
      </w:r>
    </w:p>
    <w:p w14:paraId="44C1052B" w14:textId="77777777" w:rsidR="00AE6AA4" w:rsidRDefault="00AE6AA4" w:rsidP="00B57C6D">
      <w:pPr>
        <w:pStyle w:val="Titolo2"/>
        <w:ind w:left="0"/>
        <w:jc w:val="both"/>
        <w:rPr>
          <w:rFonts w:ascii="Times New Roman" w:hAnsi="Times New Roman" w:cs="Times New Roman"/>
          <w:sz w:val="36"/>
          <w:szCs w:val="36"/>
        </w:rPr>
      </w:pPr>
      <w:bookmarkStart w:id="16" w:name="_Toc58490319"/>
    </w:p>
    <w:p w14:paraId="3BF01E2F" w14:textId="77777777" w:rsidR="00DD22EE" w:rsidRDefault="00DD22EE" w:rsidP="00B57C6D">
      <w:pPr>
        <w:pStyle w:val="Titolo2"/>
        <w:ind w:left="0"/>
        <w:jc w:val="both"/>
        <w:rPr>
          <w:rFonts w:ascii="Times New Roman" w:hAnsi="Times New Roman" w:cs="Times New Roman"/>
          <w:sz w:val="36"/>
          <w:szCs w:val="36"/>
        </w:rPr>
      </w:pPr>
    </w:p>
    <w:p w14:paraId="05C2C992" w14:textId="77777777" w:rsidR="00DD22EE" w:rsidRDefault="00DD22EE" w:rsidP="00B57C6D">
      <w:pPr>
        <w:pStyle w:val="Titolo2"/>
        <w:ind w:left="0"/>
        <w:jc w:val="both"/>
        <w:rPr>
          <w:rFonts w:ascii="Times New Roman" w:hAnsi="Times New Roman" w:cs="Times New Roman"/>
          <w:sz w:val="36"/>
          <w:szCs w:val="36"/>
        </w:rPr>
      </w:pPr>
    </w:p>
    <w:p w14:paraId="1CBB8703" w14:textId="77777777" w:rsidR="00DD22EE" w:rsidRDefault="00DD22EE" w:rsidP="00B57C6D">
      <w:pPr>
        <w:pStyle w:val="Titolo2"/>
        <w:ind w:left="0"/>
        <w:jc w:val="both"/>
        <w:rPr>
          <w:rFonts w:ascii="Times New Roman" w:hAnsi="Times New Roman" w:cs="Times New Roman"/>
          <w:sz w:val="36"/>
          <w:szCs w:val="36"/>
        </w:rPr>
      </w:pPr>
    </w:p>
    <w:p w14:paraId="61372E91" w14:textId="77777777" w:rsidR="00DD22EE" w:rsidRDefault="00DD22EE" w:rsidP="00B57C6D">
      <w:pPr>
        <w:pStyle w:val="Titolo2"/>
        <w:ind w:left="0"/>
        <w:jc w:val="both"/>
        <w:rPr>
          <w:rFonts w:ascii="Times New Roman" w:hAnsi="Times New Roman" w:cs="Times New Roman"/>
          <w:sz w:val="36"/>
          <w:szCs w:val="36"/>
        </w:rPr>
      </w:pPr>
    </w:p>
    <w:p w14:paraId="1D025E86" w14:textId="77777777" w:rsidR="00DD22EE" w:rsidRDefault="00DD22EE" w:rsidP="00B57C6D">
      <w:pPr>
        <w:pStyle w:val="Titolo2"/>
        <w:ind w:left="0"/>
        <w:jc w:val="both"/>
        <w:rPr>
          <w:rFonts w:ascii="Times New Roman" w:hAnsi="Times New Roman" w:cs="Times New Roman"/>
          <w:sz w:val="36"/>
          <w:szCs w:val="36"/>
        </w:rPr>
      </w:pPr>
    </w:p>
    <w:p w14:paraId="7EF0F917" w14:textId="77777777" w:rsidR="00DD22EE" w:rsidRDefault="00DD22EE" w:rsidP="00B57C6D">
      <w:pPr>
        <w:pStyle w:val="Titolo2"/>
        <w:ind w:left="0"/>
        <w:jc w:val="both"/>
        <w:rPr>
          <w:rFonts w:ascii="Times New Roman" w:hAnsi="Times New Roman" w:cs="Times New Roman"/>
          <w:sz w:val="36"/>
          <w:szCs w:val="36"/>
        </w:rPr>
      </w:pPr>
    </w:p>
    <w:p w14:paraId="7D90F351" w14:textId="77777777" w:rsidR="00802538" w:rsidRDefault="00802538" w:rsidP="00B57C6D">
      <w:pPr>
        <w:pStyle w:val="Titolo2"/>
        <w:ind w:left="0"/>
        <w:jc w:val="both"/>
        <w:rPr>
          <w:rFonts w:ascii="Times New Roman" w:hAnsi="Times New Roman" w:cs="Times New Roman"/>
          <w:sz w:val="36"/>
          <w:szCs w:val="36"/>
        </w:rPr>
      </w:pPr>
    </w:p>
    <w:p w14:paraId="3CD37651" w14:textId="77777777" w:rsidR="00601416" w:rsidRDefault="00601416" w:rsidP="00B57C6D">
      <w:pPr>
        <w:pStyle w:val="Titolo2"/>
        <w:ind w:left="0"/>
        <w:jc w:val="both"/>
        <w:rPr>
          <w:rFonts w:ascii="Times New Roman" w:hAnsi="Times New Roman" w:cs="Times New Roman"/>
          <w:sz w:val="36"/>
          <w:szCs w:val="36"/>
        </w:rPr>
      </w:pPr>
      <w:bookmarkStart w:id="17" w:name="_Toc61196302"/>
      <w:r>
        <w:rPr>
          <w:rFonts w:ascii="Times New Roman" w:hAnsi="Times New Roman" w:cs="Times New Roman"/>
          <w:sz w:val="36"/>
          <w:szCs w:val="36"/>
        </w:rPr>
        <w:t>Conclusioni sulle altre tecnologie utilizzabili</w:t>
      </w:r>
      <w:bookmarkEnd w:id="16"/>
      <w:bookmarkEnd w:id="17"/>
    </w:p>
    <w:p w14:paraId="176EE010" w14:textId="77777777" w:rsidR="00601416" w:rsidRDefault="00601416" w:rsidP="00B57C6D">
      <w:pPr>
        <w:pStyle w:val="Titolo2"/>
        <w:ind w:left="0"/>
        <w:jc w:val="both"/>
        <w:rPr>
          <w:rFonts w:ascii="Times New Roman" w:hAnsi="Times New Roman" w:cs="Times New Roman"/>
          <w:sz w:val="36"/>
          <w:szCs w:val="36"/>
        </w:rPr>
      </w:pPr>
    </w:p>
    <w:p w14:paraId="1396891A" w14:textId="77777777" w:rsidR="00601416" w:rsidRPr="00C41545" w:rsidRDefault="00DD22EE" w:rsidP="00B57C6D">
      <w:pPr>
        <w:jc w:val="both"/>
        <w:rPr>
          <w:rFonts w:ascii="Times New Roman" w:hAnsi="Times New Roman" w:cs="Times New Roman"/>
          <w:sz w:val="26"/>
          <w:szCs w:val="26"/>
        </w:rPr>
      </w:pPr>
      <w:r>
        <w:rPr>
          <w:rFonts w:ascii="Times New Roman" w:hAnsi="Times New Roman" w:cs="Times New Roman"/>
          <w:sz w:val="26"/>
          <w:szCs w:val="26"/>
        </w:rPr>
        <w:tab/>
      </w:r>
      <w:r w:rsidR="00AE6AA4">
        <w:rPr>
          <w:rFonts w:ascii="Times New Roman" w:hAnsi="Times New Roman" w:cs="Times New Roman"/>
          <w:sz w:val="26"/>
          <w:szCs w:val="26"/>
        </w:rPr>
        <w:t xml:space="preserve">In conclusione, le tecnologie utilizzabili per l’implementazione del server di sistema sono tutti i software e applicativi in grado di implementare il design pattern </w:t>
      </w:r>
      <w:r w:rsidR="00AE6AA4" w:rsidRPr="00AE6AA4">
        <w:rPr>
          <w:rFonts w:ascii="Times New Roman" w:hAnsi="Times New Roman" w:cs="Times New Roman"/>
          <w:i/>
          <w:sz w:val="26"/>
          <w:szCs w:val="26"/>
        </w:rPr>
        <w:t>Publish/Subscrib</w:t>
      </w:r>
      <w:r w:rsidR="00C57523">
        <w:rPr>
          <w:rFonts w:ascii="Times New Roman" w:hAnsi="Times New Roman" w:cs="Times New Roman"/>
          <w:i/>
          <w:sz w:val="26"/>
          <w:szCs w:val="26"/>
        </w:rPr>
        <w:t>e</w:t>
      </w:r>
      <w:r w:rsidR="00C57523">
        <w:rPr>
          <w:rFonts w:ascii="Times New Roman" w:hAnsi="Times New Roman" w:cs="Times New Roman"/>
          <w:sz w:val="26"/>
          <w:szCs w:val="26"/>
        </w:rPr>
        <w:t>: database real-</w:t>
      </w:r>
      <w:r w:rsidR="006B0BF4">
        <w:rPr>
          <w:rFonts w:ascii="Times New Roman" w:hAnsi="Times New Roman" w:cs="Times New Roman"/>
          <w:sz w:val="26"/>
          <w:szCs w:val="26"/>
        </w:rPr>
        <w:t xml:space="preserve">time o RabbitMQ. Nel mio progetto ho scelto </w:t>
      </w:r>
      <w:r w:rsidR="00601416" w:rsidRPr="00C41545">
        <w:rPr>
          <w:rFonts w:ascii="Times New Roman" w:hAnsi="Times New Roman" w:cs="Times New Roman"/>
          <w:sz w:val="26"/>
          <w:szCs w:val="26"/>
        </w:rPr>
        <w:t>di sviluppare il design del sistema indipendentemente dal tipo di tecnologia scelto per</w:t>
      </w:r>
      <w:r w:rsidR="00AE6AA4">
        <w:rPr>
          <w:rFonts w:ascii="Times New Roman" w:hAnsi="Times New Roman" w:cs="Times New Roman"/>
          <w:sz w:val="26"/>
          <w:szCs w:val="26"/>
        </w:rPr>
        <w:t xml:space="preserve"> il server</w:t>
      </w:r>
      <w:r w:rsidR="006B0BF4">
        <w:rPr>
          <w:rFonts w:ascii="Times New Roman" w:hAnsi="Times New Roman" w:cs="Times New Roman"/>
          <w:sz w:val="26"/>
          <w:szCs w:val="26"/>
        </w:rPr>
        <w:t>.</w:t>
      </w:r>
    </w:p>
    <w:p w14:paraId="11166245" w14:textId="77777777" w:rsidR="00601416" w:rsidRPr="00C41545" w:rsidRDefault="00601416" w:rsidP="00B57C6D">
      <w:pPr>
        <w:jc w:val="both"/>
        <w:rPr>
          <w:rFonts w:ascii="Times New Roman" w:hAnsi="Times New Roman" w:cs="Times New Roman"/>
          <w:sz w:val="26"/>
          <w:szCs w:val="26"/>
        </w:rPr>
      </w:pPr>
      <w:r w:rsidRPr="00C41545">
        <w:rPr>
          <w:rFonts w:ascii="Times New Roman" w:hAnsi="Times New Roman" w:cs="Times New Roman"/>
          <w:sz w:val="26"/>
          <w:szCs w:val="26"/>
        </w:rPr>
        <w:t>Se in futuro fosse</w:t>
      </w:r>
      <w:r w:rsidR="006B0BF4">
        <w:rPr>
          <w:rFonts w:ascii="Times New Roman" w:hAnsi="Times New Roman" w:cs="Times New Roman"/>
          <w:sz w:val="26"/>
          <w:szCs w:val="26"/>
        </w:rPr>
        <w:t>,</w:t>
      </w:r>
      <w:r w:rsidRPr="00C41545">
        <w:rPr>
          <w:rFonts w:ascii="Times New Roman" w:hAnsi="Times New Roman" w:cs="Times New Roman"/>
          <w:sz w:val="26"/>
          <w:szCs w:val="26"/>
        </w:rPr>
        <w:t xml:space="preserve"> </w:t>
      </w:r>
      <w:r w:rsidR="006B0BF4">
        <w:rPr>
          <w:rFonts w:ascii="Times New Roman" w:hAnsi="Times New Roman" w:cs="Times New Roman"/>
          <w:sz w:val="26"/>
          <w:szCs w:val="26"/>
        </w:rPr>
        <w:t xml:space="preserve">quindi, </w:t>
      </w:r>
      <w:r w:rsidRPr="00C41545">
        <w:rPr>
          <w:rFonts w:ascii="Times New Roman" w:hAnsi="Times New Roman" w:cs="Times New Roman"/>
          <w:sz w:val="26"/>
          <w:szCs w:val="26"/>
        </w:rPr>
        <w:t>necessario utilizzare un diverso sistema dbms o un’altra tecnologia</w:t>
      </w:r>
      <w:r w:rsidR="00C57523" w:rsidRPr="00C41545">
        <w:rPr>
          <w:rFonts w:ascii="Times New Roman" w:hAnsi="Times New Roman" w:cs="Times New Roman"/>
          <w:sz w:val="26"/>
          <w:szCs w:val="26"/>
        </w:rPr>
        <w:t xml:space="preserve"> </w:t>
      </w:r>
      <w:r w:rsidRPr="00C41545">
        <w:rPr>
          <w:rFonts w:ascii="Times New Roman" w:hAnsi="Times New Roman" w:cs="Times New Roman"/>
          <w:sz w:val="26"/>
          <w:szCs w:val="26"/>
        </w:rPr>
        <w:t>si potranno applicare poche e semplici modifiche di refactoring sulle classi di libreria implementate</w:t>
      </w:r>
      <w:r w:rsidR="00AE6AA4">
        <w:rPr>
          <w:rFonts w:ascii="Times New Roman" w:hAnsi="Times New Roman" w:cs="Times New Roman"/>
          <w:sz w:val="26"/>
          <w:szCs w:val="26"/>
        </w:rPr>
        <w:t xml:space="preserve"> di UtilityRethink</w:t>
      </w:r>
      <w:r>
        <w:rPr>
          <w:rFonts w:ascii="Times New Roman" w:hAnsi="Times New Roman" w:cs="Times New Roman"/>
          <w:sz w:val="26"/>
          <w:szCs w:val="26"/>
        </w:rPr>
        <w:t xml:space="preserve"> </w:t>
      </w:r>
      <w:r w:rsidR="00AE6AA4">
        <w:rPr>
          <w:rFonts w:ascii="Times New Roman" w:hAnsi="Times New Roman" w:cs="Times New Roman"/>
          <w:sz w:val="26"/>
          <w:szCs w:val="26"/>
        </w:rPr>
        <w:t>(vedi capitolo successivo).</w:t>
      </w:r>
    </w:p>
    <w:p w14:paraId="22C4B0E8" w14:textId="77777777" w:rsidR="007536F0" w:rsidRDefault="007536F0" w:rsidP="00154705">
      <w:pPr>
        <w:rPr>
          <w:rFonts w:ascii="Times New Roman" w:hAnsi="Times New Roman" w:cs="Times New Roman"/>
          <w:b/>
          <w:sz w:val="40"/>
          <w:szCs w:val="40"/>
        </w:rPr>
      </w:pPr>
    </w:p>
    <w:p w14:paraId="6EC384D4" w14:textId="77777777" w:rsidR="00601416" w:rsidRDefault="00601416" w:rsidP="00154705">
      <w:pPr>
        <w:rPr>
          <w:rFonts w:ascii="Times New Roman" w:hAnsi="Times New Roman" w:cs="Times New Roman"/>
          <w:b/>
          <w:sz w:val="40"/>
          <w:szCs w:val="40"/>
        </w:rPr>
      </w:pPr>
    </w:p>
    <w:p w14:paraId="5DCB9CF8" w14:textId="77777777" w:rsidR="00601416" w:rsidRDefault="00601416" w:rsidP="00154705">
      <w:pPr>
        <w:rPr>
          <w:rFonts w:ascii="Times New Roman" w:hAnsi="Times New Roman" w:cs="Times New Roman"/>
          <w:b/>
          <w:sz w:val="40"/>
          <w:szCs w:val="40"/>
        </w:rPr>
      </w:pPr>
    </w:p>
    <w:p w14:paraId="6751BBEB" w14:textId="77777777" w:rsidR="00AE6AA4" w:rsidRDefault="00AE6AA4" w:rsidP="00154705">
      <w:pPr>
        <w:rPr>
          <w:rFonts w:ascii="Times New Roman" w:hAnsi="Times New Roman" w:cs="Times New Roman"/>
          <w:b/>
          <w:sz w:val="40"/>
          <w:szCs w:val="40"/>
        </w:rPr>
      </w:pPr>
    </w:p>
    <w:p w14:paraId="45A320CE" w14:textId="77777777" w:rsidR="00960655" w:rsidRDefault="00960655" w:rsidP="00154705">
      <w:pPr>
        <w:rPr>
          <w:rFonts w:ascii="Times New Roman" w:hAnsi="Times New Roman" w:cs="Times New Roman"/>
          <w:b/>
          <w:sz w:val="40"/>
          <w:szCs w:val="40"/>
        </w:rPr>
      </w:pPr>
    </w:p>
    <w:p w14:paraId="1E2E5109" w14:textId="77777777" w:rsidR="00DD22EE" w:rsidRDefault="00DD22EE" w:rsidP="00154705">
      <w:pPr>
        <w:rPr>
          <w:rFonts w:ascii="Times New Roman" w:hAnsi="Times New Roman" w:cs="Times New Roman"/>
          <w:b/>
          <w:sz w:val="40"/>
          <w:szCs w:val="40"/>
        </w:rPr>
      </w:pPr>
    </w:p>
    <w:p w14:paraId="71E783B5" w14:textId="77777777" w:rsidR="00DD22EE" w:rsidRDefault="00DD22EE" w:rsidP="00154705">
      <w:pPr>
        <w:rPr>
          <w:rFonts w:ascii="Times New Roman" w:hAnsi="Times New Roman" w:cs="Times New Roman"/>
          <w:b/>
          <w:sz w:val="40"/>
          <w:szCs w:val="40"/>
        </w:rPr>
      </w:pPr>
    </w:p>
    <w:p w14:paraId="59B4B4DB" w14:textId="77777777" w:rsidR="00DD22EE" w:rsidRDefault="00DD22EE" w:rsidP="00154705">
      <w:pPr>
        <w:rPr>
          <w:rFonts w:ascii="Times New Roman" w:hAnsi="Times New Roman" w:cs="Times New Roman"/>
          <w:b/>
          <w:sz w:val="40"/>
          <w:szCs w:val="40"/>
        </w:rPr>
      </w:pPr>
    </w:p>
    <w:p w14:paraId="048B2A60" w14:textId="77777777" w:rsidR="00DD22EE" w:rsidRDefault="00DD22EE" w:rsidP="00154705">
      <w:pPr>
        <w:rPr>
          <w:rFonts w:ascii="Times New Roman" w:hAnsi="Times New Roman" w:cs="Times New Roman"/>
          <w:b/>
          <w:sz w:val="40"/>
          <w:szCs w:val="40"/>
        </w:rPr>
      </w:pPr>
    </w:p>
    <w:p w14:paraId="69E55F2B" w14:textId="77777777" w:rsidR="00DD22EE" w:rsidRDefault="00DD22EE" w:rsidP="00154705">
      <w:pPr>
        <w:rPr>
          <w:rFonts w:ascii="Times New Roman" w:hAnsi="Times New Roman" w:cs="Times New Roman"/>
          <w:b/>
          <w:sz w:val="40"/>
          <w:szCs w:val="40"/>
        </w:rPr>
      </w:pPr>
    </w:p>
    <w:p w14:paraId="1F80DA9A" w14:textId="77777777" w:rsidR="00DD22EE" w:rsidRDefault="00DD22EE" w:rsidP="00154705">
      <w:pPr>
        <w:rPr>
          <w:rFonts w:ascii="Times New Roman" w:hAnsi="Times New Roman" w:cs="Times New Roman"/>
          <w:b/>
          <w:sz w:val="40"/>
          <w:szCs w:val="40"/>
        </w:rPr>
      </w:pPr>
    </w:p>
    <w:p w14:paraId="2D4F0197" w14:textId="77777777" w:rsidR="00DD22EE" w:rsidRDefault="00DD22EE" w:rsidP="00154705">
      <w:pPr>
        <w:rPr>
          <w:rFonts w:ascii="Times New Roman" w:hAnsi="Times New Roman" w:cs="Times New Roman"/>
          <w:b/>
          <w:sz w:val="40"/>
          <w:szCs w:val="40"/>
        </w:rPr>
      </w:pPr>
    </w:p>
    <w:p w14:paraId="4AFCC7CF" w14:textId="77777777" w:rsidR="00DD22EE" w:rsidRDefault="00DD22EE" w:rsidP="00154705">
      <w:pPr>
        <w:rPr>
          <w:rFonts w:ascii="Times New Roman" w:hAnsi="Times New Roman" w:cs="Times New Roman"/>
          <w:b/>
          <w:sz w:val="40"/>
          <w:szCs w:val="40"/>
        </w:rPr>
      </w:pPr>
    </w:p>
    <w:p w14:paraId="5E8A34C0" w14:textId="77777777" w:rsidR="00DD22EE" w:rsidRDefault="00DD22EE" w:rsidP="00154705">
      <w:pPr>
        <w:rPr>
          <w:rFonts w:ascii="Times New Roman" w:hAnsi="Times New Roman" w:cs="Times New Roman"/>
          <w:b/>
          <w:sz w:val="40"/>
          <w:szCs w:val="40"/>
        </w:rPr>
      </w:pPr>
    </w:p>
    <w:p w14:paraId="7716A0CF" w14:textId="77777777" w:rsidR="00DD22EE" w:rsidRDefault="00DD22EE" w:rsidP="00154705">
      <w:pPr>
        <w:rPr>
          <w:rFonts w:ascii="Times New Roman" w:hAnsi="Times New Roman" w:cs="Times New Roman"/>
          <w:b/>
          <w:sz w:val="40"/>
          <w:szCs w:val="40"/>
        </w:rPr>
      </w:pPr>
    </w:p>
    <w:p w14:paraId="3A241717" w14:textId="77777777" w:rsidR="00DD22EE" w:rsidRDefault="00DD22EE" w:rsidP="00154705">
      <w:pPr>
        <w:rPr>
          <w:rFonts w:ascii="Times New Roman" w:hAnsi="Times New Roman" w:cs="Times New Roman"/>
          <w:b/>
          <w:sz w:val="40"/>
          <w:szCs w:val="40"/>
        </w:rPr>
      </w:pPr>
    </w:p>
    <w:p w14:paraId="1596AACB" w14:textId="77777777" w:rsidR="00DD22EE" w:rsidRDefault="00DD22EE" w:rsidP="00154705">
      <w:pPr>
        <w:rPr>
          <w:rFonts w:ascii="Times New Roman" w:hAnsi="Times New Roman" w:cs="Times New Roman"/>
          <w:b/>
          <w:sz w:val="40"/>
          <w:szCs w:val="40"/>
        </w:rPr>
      </w:pPr>
    </w:p>
    <w:p w14:paraId="5022F4A1" w14:textId="77777777" w:rsidR="00DD22EE" w:rsidRDefault="00DD22EE" w:rsidP="00154705">
      <w:pPr>
        <w:rPr>
          <w:rFonts w:ascii="Times New Roman" w:hAnsi="Times New Roman" w:cs="Times New Roman"/>
          <w:b/>
          <w:sz w:val="40"/>
          <w:szCs w:val="40"/>
        </w:rPr>
      </w:pPr>
    </w:p>
    <w:p w14:paraId="680F97E2" w14:textId="77777777" w:rsidR="00DD22EE" w:rsidRDefault="00DD22EE" w:rsidP="00154705">
      <w:pPr>
        <w:rPr>
          <w:rFonts w:ascii="Times New Roman" w:hAnsi="Times New Roman" w:cs="Times New Roman"/>
          <w:b/>
          <w:sz w:val="40"/>
          <w:szCs w:val="40"/>
        </w:rPr>
      </w:pPr>
    </w:p>
    <w:p w14:paraId="3942994F" w14:textId="77777777" w:rsidR="00802538" w:rsidRDefault="00802538" w:rsidP="00154705">
      <w:pPr>
        <w:rPr>
          <w:rFonts w:ascii="Times New Roman" w:hAnsi="Times New Roman" w:cs="Times New Roman"/>
          <w:b/>
          <w:sz w:val="40"/>
          <w:szCs w:val="40"/>
        </w:rPr>
      </w:pPr>
    </w:p>
    <w:p w14:paraId="4B004E3B" w14:textId="77777777" w:rsidR="009E54C9" w:rsidRDefault="009E54C9" w:rsidP="009E54C9">
      <w:pPr>
        <w:rPr>
          <w:rFonts w:ascii="Times New Roman" w:hAnsi="Times New Roman" w:cs="Times New Roman"/>
          <w:b/>
          <w:sz w:val="40"/>
          <w:szCs w:val="40"/>
        </w:rPr>
      </w:pPr>
      <w:r>
        <w:rPr>
          <w:rFonts w:ascii="Times New Roman" w:hAnsi="Times New Roman" w:cs="Times New Roman"/>
          <w:b/>
          <w:sz w:val="40"/>
          <w:szCs w:val="40"/>
        </w:rPr>
        <w:lastRenderedPageBreak/>
        <w:t>Capitolo 3</w:t>
      </w:r>
    </w:p>
    <w:p w14:paraId="65C601CD" w14:textId="77777777" w:rsidR="009E54C9" w:rsidRPr="00A826B8" w:rsidRDefault="009E54C9" w:rsidP="009E54C9">
      <w:pPr>
        <w:rPr>
          <w:rFonts w:ascii="Times New Roman" w:hAnsi="Times New Roman" w:cs="Times New Roman"/>
          <w:b/>
          <w:sz w:val="40"/>
          <w:szCs w:val="40"/>
        </w:rPr>
      </w:pPr>
    </w:p>
    <w:p w14:paraId="7840038A" w14:textId="77777777" w:rsidR="009E54C9" w:rsidRPr="00A826B8" w:rsidRDefault="009E54C9" w:rsidP="009E54C9">
      <w:pPr>
        <w:pStyle w:val="Titolo1"/>
        <w:ind w:left="0"/>
        <w:rPr>
          <w:rFonts w:ascii="Times New Roman" w:hAnsi="Times New Roman" w:cs="Times New Roman"/>
        </w:rPr>
      </w:pPr>
      <w:bookmarkStart w:id="18" w:name="_Toc59539319"/>
      <w:bookmarkStart w:id="19" w:name="_Toc61196303"/>
      <w:r w:rsidRPr="00A826B8">
        <w:rPr>
          <w:rFonts w:ascii="Times New Roman" w:hAnsi="Times New Roman" w:cs="Times New Roman"/>
        </w:rPr>
        <w:t>Scelte architetturali</w:t>
      </w:r>
      <w:r>
        <w:rPr>
          <w:rFonts w:ascii="Times New Roman" w:hAnsi="Times New Roman" w:cs="Times New Roman"/>
        </w:rPr>
        <w:t xml:space="preserve"> per il caso d’uso aziendale</w:t>
      </w:r>
      <w:bookmarkEnd w:id="18"/>
      <w:bookmarkEnd w:id="19"/>
    </w:p>
    <w:p w14:paraId="4AD4BED1" w14:textId="77777777" w:rsidR="009E54C9" w:rsidRDefault="009E54C9" w:rsidP="009E54C9">
      <w:pPr>
        <w:pStyle w:val="Corpotesto"/>
        <w:spacing w:before="42"/>
        <w:ind w:left="0" w:right="941"/>
        <w:jc w:val="both"/>
        <w:rPr>
          <w:rFonts w:ascii="Times New Roman" w:hAnsi="Times New Roman" w:cs="Times New Roman"/>
          <w:sz w:val="36"/>
          <w:szCs w:val="36"/>
        </w:rPr>
      </w:pPr>
    </w:p>
    <w:p w14:paraId="5EA9312A" w14:textId="77777777" w:rsidR="009E54C9" w:rsidRDefault="009E54C9" w:rsidP="009E54C9">
      <w:pPr>
        <w:pStyle w:val="Corpotesto"/>
        <w:spacing w:before="42"/>
        <w:ind w:left="0" w:right="941"/>
        <w:jc w:val="both"/>
        <w:rPr>
          <w:rFonts w:ascii="Times New Roman" w:hAnsi="Times New Roman" w:cs="Times New Roman"/>
        </w:rPr>
      </w:pPr>
    </w:p>
    <w:p w14:paraId="1BCFFEE9" w14:textId="77777777" w:rsidR="009E54C9" w:rsidRDefault="009E54C9" w:rsidP="009E54C9">
      <w:pPr>
        <w:pStyle w:val="Corpotesto"/>
        <w:spacing w:before="42"/>
        <w:ind w:left="0"/>
        <w:jc w:val="both"/>
        <w:rPr>
          <w:rFonts w:ascii="Times New Roman" w:hAnsi="Times New Roman" w:cs="Times New Roman"/>
        </w:rPr>
      </w:pPr>
      <w:r>
        <w:rPr>
          <w:rFonts w:ascii="Times New Roman" w:hAnsi="Times New Roman" w:cs="Times New Roman"/>
        </w:rPr>
        <w:tab/>
        <w:t xml:space="preserve"> Nella fase iniziale, è stato ricercato il miglior software utilizzabile</w:t>
      </w:r>
      <w:r w:rsidRPr="00A3733C">
        <w:rPr>
          <w:rFonts w:ascii="Times New Roman" w:hAnsi="Times New Roman" w:cs="Times New Roman"/>
        </w:rPr>
        <w:t xml:space="preserve"> </w:t>
      </w:r>
      <w:r>
        <w:rPr>
          <w:rFonts w:ascii="Times New Roman" w:hAnsi="Times New Roman" w:cs="Times New Roman"/>
        </w:rPr>
        <w:t xml:space="preserve">per la realizzazione del sistema. Per il contesto di utilizzo aziendale dell’applicativo, è stato deciso di affidare il ruolo di server al dbms RethinkDB </w:t>
      </w:r>
      <w:hyperlink w:anchor="RethinkDb" w:history="1">
        <w:r>
          <w:rPr>
            <w:rStyle w:val="Collegamentoipertestuale"/>
            <w:rFonts w:ascii="Times New Roman" w:hAnsi="Times New Roman" w:cs="Times New Roman"/>
            <w:color w:val="5B9BD5" w:themeColor="accent5"/>
          </w:rPr>
          <w:t>[22</w:t>
        </w:r>
        <w:r w:rsidRPr="004D310C">
          <w:rPr>
            <w:rStyle w:val="Collegamentoipertestuale"/>
            <w:rFonts w:ascii="Times New Roman" w:hAnsi="Times New Roman" w:cs="Times New Roman"/>
            <w:color w:val="5B9BD5" w:themeColor="accent5"/>
          </w:rPr>
          <w:t>]</w:t>
        </w:r>
      </w:hyperlink>
      <w:r>
        <w:t xml:space="preserve">. </w:t>
      </w:r>
      <w:r>
        <w:rPr>
          <w:rFonts w:ascii="Times New Roman" w:hAnsi="Times New Roman" w:cs="Times New Roman"/>
        </w:rPr>
        <w:t xml:space="preserve">Il progetto di libreria </w:t>
      </w:r>
      <w:r w:rsidRPr="00A3733C">
        <w:rPr>
          <w:rFonts w:ascii="Times New Roman" w:hAnsi="Times New Roman" w:cs="Times New Roman"/>
          <w:i/>
        </w:rPr>
        <w:t>UtilityRethink</w:t>
      </w:r>
      <w:r>
        <w:rPr>
          <w:rFonts w:ascii="Times New Roman" w:hAnsi="Times New Roman" w:cs="Times New Roman"/>
        </w:rPr>
        <w:t>, presentato nel capitolo</w:t>
      </w:r>
      <w:r w:rsidR="001642ED">
        <w:rPr>
          <w:rFonts w:ascii="Times New Roman" w:hAnsi="Times New Roman" w:cs="Times New Roman"/>
        </w:rPr>
        <w:t xml:space="preserve"> successivo</w:t>
      </w:r>
      <w:r>
        <w:rPr>
          <w:rFonts w:ascii="Times New Roman" w:hAnsi="Times New Roman" w:cs="Times New Roman"/>
        </w:rPr>
        <w:t xml:space="preserve">, è stato implementato sull’ambiente di sviluppo Visual Studio ed è al momento disponibile solo la versione per applicativi </w:t>
      </w:r>
      <w:r w:rsidRPr="00A3733C">
        <w:rPr>
          <w:rFonts w:ascii="Times New Roman" w:hAnsi="Times New Roman" w:cs="Times New Roman"/>
          <w:i/>
        </w:rPr>
        <w:t>C#.</w:t>
      </w:r>
    </w:p>
    <w:p w14:paraId="157304A4" w14:textId="77777777" w:rsidR="009E54C9" w:rsidRPr="00A826B8" w:rsidRDefault="009E54C9" w:rsidP="009E54C9">
      <w:pPr>
        <w:pStyle w:val="Corpotesto"/>
        <w:spacing w:before="42"/>
        <w:ind w:left="0"/>
        <w:jc w:val="both"/>
        <w:rPr>
          <w:rFonts w:ascii="Times New Roman" w:hAnsi="Times New Roman" w:cs="Times New Roman"/>
        </w:rPr>
      </w:pPr>
      <w:r>
        <w:rPr>
          <w:rFonts w:ascii="Times New Roman" w:hAnsi="Times New Roman" w:cs="Times New Roman"/>
        </w:rPr>
        <w:tab/>
        <w:t>Le funzionalità offerte da Git, infine, sono state utili alla creazione e mantenimento del repository di progetto online.</w:t>
      </w:r>
      <w:r>
        <w:t xml:space="preserve"> </w:t>
      </w:r>
    </w:p>
    <w:p w14:paraId="7885D2CE" w14:textId="77777777" w:rsidR="009E54C9" w:rsidRDefault="009E54C9" w:rsidP="009E54C9">
      <w:pPr>
        <w:rPr>
          <w:rFonts w:ascii="Times New Roman" w:hAnsi="Times New Roman" w:cs="Times New Roman"/>
          <w:sz w:val="36"/>
          <w:szCs w:val="36"/>
        </w:rPr>
      </w:pPr>
    </w:p>
    <w:p w14:paraId="40F510C3" w14:textId="77777777" w:rsidR="009E54C9" w:rsidRPr="00A826B8" w:rsidRDefault="009E54C9" w:rsidP="009E54C9">
      <w:pPr>
        <w:rPr>
          <w:rFonts w:ascii="Times New Roman" w:hAnsi="Times New Roman" w:cs="Times New Roman"/>
          <w:sz w:val="36"/>
          <w:szCs w:val="36"/>
        </w:rPr>
      </w:pPr>
    </w:p>
    <w:p w14:paraId="1490E049" w14:textId="77777777" w:rsidR="009E54C9" w:rsidRPr="00A826B8" w:rsidRDefault="009E54C9" w:rsidP="009E54C9">
      <w:pPr>
        <w:pStyle w:val="Titolo2"/>
        <w:ind w:left="0"/>
        <w:rPr>
          <w:rFonts w:ascii="Times New Roman" w:hAnsi="Times New Roman" w:cs="Times New Roman"/>
          <w:sz w:val="36"/>
          <w:szCs w:val="36"/>
        </w:rPr>
      </w:pPr>
      <w:bookmarkStart w:id="20" w:name="_Toc59539320"/>
      <w:bookmarkStart w:id="21" w:name="_Toc61196304"/>
      <w:r w:rsidRPr="00A826B8">
        <w:rPr>
          <w:rFonts w:ascii="Times New Roman" w:hAnsi="Times New Roman" w:cs="Times New Roman"/>
          <w:sz w:val="36"/>
          <w:szCs w:val="36"/>
        </w:rPr>
        <w:t>Software</w:t>
      </w:r>
      <w:r>
        <w:rPr>
          <w:rFonts w:ascii="Times New Roman" w:hAnsi="Times New Roman" w:cs="Times New Roman"/>
          <w:sz w:val="36"/>
          <w:szCs w:val="36"/>
        </w:rPr>
        <w:t xml:space="preserve"> utilizzato per il server</w:t>
      </w:r>
      <w:bookmarkEnd w:id="20"/>
      <w:bookmarkEnd w:id="21"/>
    </w:p>
    <w:p w14:paraId="14F90306" w14:textId="77777777" w:rsidR="009E54C9" w:rsidRDefault="009E54C9" w:rsidP="009E54C9">
      <w:pPr>
        <w:pStyle w:val="Corpotesto"/>
        <w:spacing w:before="42"/>
        <w:ind w:left="0" w:right="941"/>
        <w:rPr>
          <w:rFonts w:ascii="Times New Roman" w:hAnsi="Times New Roman" w:cs="Times New Roman"/>
        </w:rPr>
      </w:pPr>
    </w:p>
    <w:p w14:paraId="2FF5C0FE" w14:textId="77777777" w:rsidR="009E54C9" w:rsidRDefault="009E54C9" w:rsidP="009E54C9">
      <w:pPr>
        <w:pStyle w:val="Corpotesto"/>
        <w:spacing w:before="42"/>
        <w:ind w:left="0" w:right="941"/>
        <w:rPr>
          <w:rFonts w:ascii="Times New Roman" w:hAnsi="Times New Roman" w:cs="Times New Roman"/>
        </w:rPr>
      </w:pPr>
    </w:p>
    <w:p w14:paraId="01F99284" w14:textId="77777777" w:rsidR="009E54C9" w:rsidRDefault="009E54C9" w:rsidP="009E54C9">
      <w:pPr>
        <w:pStyle w:val="Corpotesto"/>
        <w:spacing w:before="42"/>
        <w:ind w:left="0" w:right="941"/>
        <w:outlineLvl w:val="2"/>
        <w:rPr>
          <w:rFonts w:ascii="Times New Roman" w:hAnsi="Times New Roman" w:cs="Times New Roman"/>
          <w:sz w:val="32"/>
          <w:szCs w:val="32"/>
        </w:rPr>
      </w:pPr>
      <w:bookmarkStart w:id="22" w:name="_Toc59539321"/>
      <w:bookmarkStart w:id="23" w:name="_Toc61196305"/>
      <w:r w:rsidRPr="00FA5DE1">
        <w:rPr>
          <w:rFonts w:ascii="Times New Roman" w:hAnsi="Times New Roman" w:cs="Times New Roman"/>
          <w:sz w:val="32"/>
          <w:szCs w:val="32"/>
        </w:rPr>
        <w:t>RethinkDb</w:t>
      </w:r>
      <w:bookmarkEnd w:id="22"/>
      <w:bookmarkEnd w:id="23"/>
    </w:p>
    <w:p w14:paraId="5E7674F1" w14:textId="77777777" w:rsidR="009E54C9" w:rsidRPr="00FA5DE1" w:rsidRDefault="009E54C9" w:rsidP="009E54C9">
      <w:pPr>
        <w:pStyle w:val="Corpotesto"/>
        <w:spacing w:before="42"/>
        <w:ind w:left="0" w:right="941"/>
        <w:outlineLvl w:val="2"/>
        <w:rPr>
          <w:rFonts w:ascii="Times New Roman" w:hAnsi="Times New Roman" w:cs="Times New Roman"/>
          <w:sz w:val="32"/>
          <w:szCs w:val="32"/>
        </w:rPr>
      </w:pPr>
    </w:p>
    <w:p w14:paraId="01713B17" w14:textId="77777777" w:rsidR="009E54C9" w:rsidRDefault="009E54C9" w:rsidP="009E54C9">
      <w:pPr>
        <w:pStyle w:val="Corpotesto"/>
        <w:spacing w:before="42"/>
        <w:ind w:left="0" w:right="941"/>
        <w:jc w:val="both"/>
        <w:rPr>
          <w:rFonts w:ascii="Times New Roman" w:hAnsi="Times New Roman" w:cs="Times New Roman"/>
        </w:rPr>
      </w:pPr>
      <w:r>
        <w:rPr>
          <w:rFonts w:ascii="Times New Roman" w:hAnsi="Times New Roman" w:cs="Times New Roman"/>
        </w:rPr>
        <w:tab/>
        <w:t>Tra tutti i sistemi elencati e descritti nel secondo capitolo della relazione,  che potevano essere utilizzati per svolgere il ruolo di server del sistema, è stato scelto di utilizzare RethinkDB.</w:t>
      </w:r>
    </w:p>
    <w:p w14:paraId="6FF49D4C" w14:textId="77777777" w:rsidR="009E54C9" w:rsidRDefault="009E54C9" w:rsidP="009E54C9">
      <w:pPr>
        <w:pStyle w:val="Corpotesto"/>
        <w:spacing w:before="42"/>
        <w:ind w:left="0" w:right="941"/>
        <w:jc w:val="both"/>
        <w:rPr>
          <w:rFonts w:ascii="Times New Roman" w:hAnsi="Times New Roman" w:cs="Times New Roman"/>
        </w:rPr>
      </w:pPr>
      <w:r>
        <w:rPr>
          <w:rFonts w:ascii="Times New Roman" w:hAnsi="Times New Roman" w:cs="Times New Roman"/>
        </w:rPr>
        <w:tab/>
        <w:t xml:space="preserve">RethinkDB è un dbms non relazionale di tipo documentale </w:t>
      </w:r>
      <w:hyperlink w:anchor="RethinkDb_domande_frequenti" w:history="1">
        <w:r>
          <w:rPr>
            <w:rStyle w:val="Collegamentoipertestuale"/>
            <w:rFonts w:ascii="Times New Roman" w:hAnsi="Times New Roman" w:cs="Times New Roman"/>
            <w:color w:val="5B9BD5" w:themeColor="accent5"/>
          </w:rPr>
          <w:t>[23</w:t>
        </w:r>
        <w:r w:rsidRPr="004D310C">
          <w:rPr>
            <w:rStyle w:val="Collegamentoipertestuale"/>
            <w:rFonts w:ascii="Times New Roman" w:hAnsi="Times New Roman" w:cs="Times New Roman"/>
            <w:color w:val="5B9BD5" w:themeColor="accent5"/>
          </w:rPr>
          <w:t>]</w:t>
        </w:r>
      </w:hyperlink>
      <w:r>
        <w:t xml:space="preserve"> </w:t>
      </w:r>
      <w:r>
        <w:rPr>
          <w:rFonts w:ascii="Times New Roman" w:hAnsi="Times New Roman" w:cs="Times New Roman"/>
        </w:rPr>
        <w:t>che appartiene alla classe di sistemi database real-time discussi nel paragrafo introduttivo.</w:t>
      </w:r>
    </w:p>
    <w:p w14:paraId="16435271" w14:textId="77777777" w:rsidR="009E54C9" w:rsidRDefault="009E54C9" w:rsidP="009E54C9">
      <w:pPr>
        <w:pStyle w:val="Corpotesto"/>
        <w:spacing w:before="42"/>
        <w:ind w:left="0" w:right="941"/>
        <w:jc w:val="both"/>
        <w:rPr>
          <w:rFonts w:ascii="Times New Roman" w:hAnsi="Times New Roman" w:cs="Times New Roman"/>
        </w:rPr>
      </w:pPr>
      <w:r>
        <w:rPr>
          <w:rFonts w:ascii="Times New Roman" w:hAnsi="Times New Roman" w:cs="Times New Roman"/>
        </w:rPr>
        <w:tab/>
        <w:t>Come nella maggior parte dei sistemi dbms non relazionali anche i dati presenti in una tabella di un database RethinkDB non seguono uno schema fisso predefinito. I documenti all’interno di una stessa tabella, infatti, possono avere campi diversi e, per questo motivo, è stato possibile mantenere tutte le notifiche di sistema in un’unica tabella (</w:t>
      </w:r>
      <w:r w:rsidRPr="00DE089D">
        <w:rPr>
          <w:rFonts w:ascii="Times New Roman" w:hAnsi="Times New Roman" w:cs="Times New Roman"/>
          <w:i/>
        </w:rPr>
        <w:t>Notifications</w:t>
      </w:r>
      <w:r>
        <w:rPr>
          <w:rFonts w:ascii="Times New Roman" w:hAnsi="Times New Roman" w:cs="Times New Roman"/>
        </w:rPr>
        <w:t>).</w:t>
      </w:r>
    </w:p>
    <w:p w14:paraId="2FBE725F" w14:textId="77777777" w:rsidR="009E54C9" w:rsidRDefault="009E54C9" w:rsidP="009E54C9">
      <w:pPr>
        <w:pStyle w:val="Corpotesto"/>
        <w:spacing w:before="42"/>
        <w:ind w:left="0" w:right="941"/>
        <w:jc w:val="both"/>
        <w:rPr>
          <w:rFonts w:ascii="Times New Roman" w:hAnsi="Times New Roman" w:cs="Times New Roman"/>
        </w:rPr>
      </w:pPr>
      <w:r>
        <w:rPr>
          <w:rFonts w:ascii="Times New Roman" w:hAnsi="Times New Roman" w:cs="Times New Roman"/>
        </w:rPr>
        <w:tab/>
        <w:t>RethinkDB è il primo dbms non relazionale scalabile e open source costruito appositamente per il Web in tempo reale. Essendo un sistema database real-time, si basa su un’architettura fondamentalmente diversa dalla maggior parte dei dbms tradizionali (es MongoDB) esponendo una nuova modalità di accesso. Invece di eseguire il polling per le modifiche avvenute sui dati di un database, sovraccaricando il sistema, lo sviluppatore può richiedere a RethinkDb di inviare continuamente i risultati di query alle applicazioni client in tempo reale.</w:t>
      </w:r>
    </w:p>
    <w:p w14:paraId="38367EA1" w14:textId="77777777" w:rsidR="009E54C9" w:rsidRDefault="009E54C9" w:rsidP="009E54C9">
      <w:pPr>
        <w:pStyle w:val="Corpotesto"/>
        <w:spacing w:before="42"/>
        <w:ind w:left="0" w:right="941"/>
        <w:jc w:val="both"/>
        <w:rPr>
          <w:rFonts w:ascii="Times New Roman" w:hAnsi="Times New Roman" w:cs="Times New Roman"/>
        </w:rPr>
      </w:pPr>
      <w:r>
        <w:rPr>
          <w:rFonts w:ascii="Times New Roman" w:hAnsi="Times New Roman" w:cs="Times New Roman"/>
        </w:rPr>
        <w:tab/>
        <w:t>L’architettura push in tempo reale di RethinkDB è tipica dei sistemi database real-time, riduce i tempi e gli sforzi necessari allo sviluppo di applicazioni scalabili e real-time.</w:t>
      </w:r>
    </w:p>
    <w:p w14:paraId="1DA4B158" w14:textId="77777777" w:rsidR="009E54C9" w:rsidRDefault="009E54C9" w:rsidP="009E54C9">
      <w:pPr>
        <w:pStyle w:val="Corpotesto"/>
        <w:spacing w:before="42"/>
        <w:ind w:left="0" w:right="941"/>
        <w:jc w:val="both"/>
        <w:rPr>
          <w:rFonts w:ascii="Times New Roman" w:hAnsi="Times New Roman" w:cs="Times New Roman"/>
        </w:rPr>
      </w:pPr>
    </w:p>
    <w:p w14:paraId="5234420D" w14:textId="77777777" w:rsidR="009E54C9" w:rsidRDefault="009E54C9" w:rsidP="009E54C9">
      <w:pPr>
        <w:pStyle w:val="Corpotesto"/>
        <w:spacing w:before="42"/>
        <w:ind w:left="0" w:right="941"/>
        <w:rPr>
          <w:rFonts w:ascii="Times New Roman" w:hAnsi="Times New Roman" w:cs="Times New Roman"/>
        </w:rPr>
      </w:pPr>
    </w:p>
    <w:p w14:paraId="39D6D8B2" w14:textId="77777777" w:rsidR="009E54C9" w:rsidRDefault="009E54C9" w:rsidP="009E54C9">
      <w:pPr>
        <w:pStyle w:val="Corpotesto"/>
        <w:spacing w:before="42"/>
        <w:ind w:left="0" w:right="941"/>
        <w:jc w:val="both"/>
        <w:rPr>
          <w:rFonts w:ascii="Times New Roman" w:hAnsi="Times New Roman" w:cs="Times New Roman"/>
        </w:rPr>
      </w:pPr>
      <w:r>
        <w:rPr>
          <w:rFonts w:ascii="Times New Roman" w:hAnsi="Times New Roman" w:cs="Times New Roman"/>
        </w:rPr>
        <w:tab/>
        <w:t>RethinkDB è, quindi, una buona scelta per il proprio progetto quando l’applicazione necessita di sapere dei cambiamenti dei dati in tempo reale. Per questa motivazione, quindi, è risultata essere una scelta ottimale per la realizzazione del server di sistema.</w:t>
      </w:r>
    </w:p>
    <w:p w14:paraId="0243F4B1" w14:textId="77777777" w:rsidR="009E54C9" w:rsidRDefault="009E54C9" w:rsidP="009E54C9">
      <w:pPr>
        <w:pStyle w:val="Corpotesto"/>
        <w:spacing w:before="42"/>
        <w:ind w:left="0" w:right="941"/>
        <w:jc w:val="both"/>
        <w:rPr>
          <w:rFonts w:ascii="Times New Roman" w:hAnsi="Times New Roman" w:cs="Times New Roman"/>
        </w:rPr>
      </w:pPr>
    </w:p>
    <w:p w14:paraId="040EDD7B" w14:textId="77777777" w:rsidR="009E54C9" w:rsidRDefault="009E54C9" w:rsidP="009E54C9">
      <w:pPr>
        <w:pStyle w:val="Corpotesto"/>
        <w:spacing w:before="42"/>
        <w:ind w:left="0" w:right="941"/>
        <w:jc w:val="both"/>
        <w:rPr>
          <w:rFonts w:ascii="Times New Roman" w:hAnsi="Times New Roman" w:cs="Times New Roman"/>
        </w:rPr>
      </w:pPr>
      <w:r>
        <w:rPr>
          <w:rFonts w:ascii="Times New Roman" w:hAnsi="Times New Roman" w:cs="Times New Roman"/>
        </w:rPr>
        <w:t>Altri casi d’uso in cui gli applicativi hanno beneficiato dell’architettura push in tempo reale offerta da RethinkDB sono:</w:t>
      </w:r>
    </w:p>
    <w:p w14:paraId="49536D7C" w14:textId="77777777" w:rsidR="009E54C9" w:rsidRDefault="009E54C9" w:rsidP="009E54C9">
      <w:pPr>
        <w:pStyle w:val="Corpotesto"/>
        <w:spacing w:before="42"/>
        <w:ind w:left="0" w:right="941"/>
        <w:jc w:val="both"/>
        <w:rPr>
          <w:rFonts w:ascii="Times New Roman" w:hAnsi="Times New Roman" w:cs="Times New Roman"/>
        </w:rPr>
      </w:pPr>
    </w:p>
    <w:p w14:paraId="209C088E" w14:textId="77777777" w:rsidR="009E54C9" w:rsidRDefault="009E54C9" w:rsidP="009E54C9">
      <w:pPr>
        <w:pStyle w:val="Corpotesto"/>
        <w:numPr>
          <w:ilvl w:val="0"/>
          <w:numId w:val="8"/>
        </w:numPr>
        <w:spacing w:before="42"/>
        <w:ind w:right="941"/>
        <w:jc w:val="both"/>
        <w:rPr>
          <w:rFonts w:ascii="Times New Roman" w:hAnsi="Times New Roman" w:cs="Times New Roman"/>
        </w:rPr>
      </w:pPr>
      <w:r>
        <w:rPr>
          <w:rFonts w:ascii="Times New Roman" w:hAnsi="Times New Roman" w:cs="Times New Roman"/>
        </w:rPr>
        <w:t>Web collaborativo e app mobile</w:t>
      </w:r>
    </w:p>
    <w:p w14:paraId="1D00E3F7" w14:textId="77777777" w:rsidR="009E54C9" w:rsidRDefault="009E54C9" w:rsidP="009E54C9">
      <w:pPr>
        <w:pStyle w:val="Corpotesto"/>
        <w:numPr>
          <w:ilvl w:val="0"/>
          <w:numId w:val="8"/>
        </w:numPr>
        <w:spacing w:before="42"/>
        <w:ind w:right="941"/>
        <w:jc w:val="both"/>
        <w:rPr>
          <w:rFonts w:ascii="Times New Roman" w:hAnsi="Times New Roman" w:cs="Times New Roman"/>
        </w:rPr>
      </w:pPr>
      <w:r>
        <w:rPr>
          <w:rFonts w:ascii="Times New Roman" w:hAnsi="Times New Roman" w:cs="Times New Roman"/>
        </w:rPr>
        <w:t>Streaming di applicazioni di analisi</w:t>
      </w:r>
    </w:p>
    <w:p w14:paraId="46362CEF" w14:textId="77777777" w:rsidR="009E54C9" w:rsidRDefault="009E54C9" w:rsidP="009E54C9">
      <w:pPr>
        <w:pStyle w:val="Corpotesto"/>
        <w:numPr>
          <w:ilvl w:val="0"/>
          <w:numId w:val="8"/>
        </w:numPr>
        <w:spacing w:before="42"/>
        <w:ind w:right="941"/>
        <w:jc w:val="both"/>
        <w:rPr>
          <w:rFonts w:ascii="Times New Roman" w:hAnsi="Times New Roman" w:cs="Times New Roman"/>
        </w:rPr>
      </w:pPr>
      <w:r>
        <w:rPr>
          <w:rFonts w:ascii="Times New Roman" w:hAnsi="Times New Roman" w:cs="Times New Roman"/>
        </w:rPr>
        <w:t>Giochi multiplayer</w:t>
      </w:r>
    </w:p>
    <w:p w14:paraId="27669B20" w14:textId="77777777" w:rsidR="009E54C9" w:rsidRDefault="009E54C9" w:rsidP="009E54C9">
      <w:pPr>
        <w:pStyle w:val="Corpotesto"/>
        <w:numPr>
          <w:ilvl w:val="0"/>
          <w:numId w:val="8"/>
        </w:numPr>
        <w:spacing w:before="42"/>
        <w:ind w:right="941"/>
        <w:jc w:val="both"/>
        <w:rPr>
          <w:rFonts w:ascii="Times New Roman" w:hAnsi="Times New Roman" w:cs="Times New Roman"/>
        </w:rPr>
      </w:pPr>
      <w:r>
        <w:rPr>
          <w:rFonts w:ascii="Times New Roman" w:hAnsi="Times New Roman" w:cs="Times New Roman"/>
        </w:rPr>
        <w:t>Mercati in tempo reale</w:t>
      </w:r>
    </w:p>
    <w:p w14:paraId="2659ED59" w14:textId="77777777" w:rsidR="009E54C9" w:rsidRDefault="009E54C9" w:rsidP="009E54C9">
      <w:pPr>
        <w:pStyle w:val="Corpotesto"/>
        <w:numPr>
          <w:ilvl w:val="0"/>
          <w:numId w:val="8"/>
        </w:numPr>
        <w:spacing w:before="42"/>
        <w:ind w:right="941"/>
        <w:jc w:val="both"/>
        <w:rPr>
          <w:rFonts w:ascii="Times New Roman" w:hAnsi="Times New Roman" w:cs="Times New Roman"/>
        </w:rPr>
      </w:pPr>
      <w:r>
        <w:rPr>
          <w:rFonts w:ascii="Times New Roman" w:hAnsi="Times New Roman" w:cs="Times New Roman"/>
        </w:rPr>
        <w:t>Dispositivi collegati</w:t>
      </w:r>
    </w:p>
    <w:p w14:paraId="62F33730" w14:textId="77777777" w:rsidR="009E54C9" w:rsidRDefault="009E54C9" w:rsidP="009E54C9">
      <w:pPr>
        <w:pStyle w:val="Corpotesto"/>
        <w:spacing w:before="42"/>
        <w:ind w:left="720" w:right="941"/>
        <w:jc w:val="both"/>
        <w:rPr>
          <w:rFonts w:ascii="Times New Roman" w:hAnsi="Times New Roman" w:cs="Times New Roman"/>
        </w:rPr>
      </w:pPr>
    </w:p>
    <w:p w14:paraId="27990DB2" w14:textId="77777777" w:rsidR="009E54C9" w:rsidRDefault="009E54C9" w:rsidP="009E54C9">
      <w:pPr>
        <w:pStyle w:val="Corpotesto"/>
        <w:spacing w:before="42"/>
        <w:ind w:right="941"/>
        <w:jc w:val="both"/>
        <w:rPr>
          <w:rFonts w:ascii="Times New Roman" w:hAnsi="Times New Roman" w:cs="Times New Roman"/>
        </w:rPr>
      </w:pPr>
      <w:r>
        <w:rPr>
          <w:rFonts w:ascii="Times New Roman" w:hAnsi="Times New Roman" w:cs="Times New Roman"/>
        </w:rPr>
        <w:tab/>
      </w:r>
    </w:p>
    <w:p w14:paraId="35AF36AA" w14:textId="77777777" w:rsidR="009E54C9" w:rsidRDefault="009E54C9" w:rsidP="009E54C9">
      <w:pPr>
        <w:pStyle w:val="Corpotesto"/>
        <w:spacing w:before="42"/>
        <w:ind w:right="941"/>
        <w:jc w:val="both"/>
        <w:rPr>
          <w:rFonts w:ascii="Times New Roman" w:hAnsi="Times New Roman" w:cs="Times New Roman"/>
        </w:rPr>
      </w:pPr>
      <w:r>
        <w:rPr>
          <w:rFonts w:ascii="Times New Roman" w:hAnsi="Times New Roman" w:cs="Times New Roman"/>
        </w:rPr>
        <w:t>Per il contesto aziendale, è stato scelto di utilizzare RethinkDB perché, rispetto a tutti gli altri software database real-time, forniva una migliore documentazione online e ha permesso un’</w:t>
      </w:r>
      <w:r w:rsidRPr="00C2363E">
        <w:rPr>
          <w:rFonts w:ascii="Times New Roman" w:hAnsi="Times New Roman" w:cs="Times New Roman"/>
        </w:rPr>
        <w:t xml:space="preserve"> </w:t>
      </w:r>
      <w:r>
        <w:rPr>
          <w:rFonts w:ascii="Times New Roman" w:hAnsi="Times New Roman" w:cs="Times New Roman"/>
        </w:rPr>
        <w:t>efficiente implementazione del principale requisito di sistema, ovvero la funzionalità di notificare, agli applicativi client, gli eventi avvenuti su una tabella di proprio interesse del database.</w:t>
      </w:r>
    </w:p>
    <w:p w14:paraId="1DD0D8CC" w14:textId="77777777" w:rsidR="009E54C9" w:rsidRDefault="009E54C9" w:rsidP="009E54C9">
      <w:pPr>
        <w:pStyle w:val="Corpotesto"/>
        <w:spacing w:before="42"/>
        <w:ind w:right="941"/>
        <w:jc w:val="both"/>
        <w:rPr>
          <w:rFonts w:ascii="Times New Roman" w:hAnsi="Times New Roman" w:cs="Times New Roman"/>
        </w:rPr>
      </w:pPr>
      <w:r>
        <w:rPr>
          <w:rFonts w:ascii="Times New Roman" w:hAnsi="Times New Roman" w:cs="Times New Roman"/>
        </w:rPr>
        <w:tab/>
        <w:t xml:space="preserve">Essendo, inoltre, un sistema dbms, utilizzando RethinkDB è stato possibile archiviare e salvare le notifiche inviate ai servizi client. In questo modo la libreria UtilityRethink implementata garantisce all’utente anche la possibilità di poter controllare, in un secondo momento, le notifiche che sono state inviate perché sono salvate sul database RethinkDB. Ad esempio, la funzionalità di libreria </w:t>
      </w:r>
      <w:r w:rsidRPr="006C308D">
        <w:rPr>
          <w:rFonts w:ascii="Times New Roman" w:hAnsi="Times New Roman" w:cs="Times New Roman"/>
          <w:i/>
        </w:rPr>
        <w:t>IQueryNotification</w:t>
      </w:r>
      <w:r>
        <w:rPr>
          <w:rFonts w:ascii="Times New Roman" w:hAnsi="Times New Roman" w:cs="Times New Roman"/>
        </w:rPr>
        <w:t xml:space="preserve"> garantisce all’utente di richiedere tutte le notifiche avvenute in una specifica data.</w:t>
      </w:r>
    </w:p>
    <w:p w14:paraId="7019D70F" w14:textId="77777777" w:rsidR="009E54C9" w:rsidRDefault="009E54C9" w:rsidP="009E54C9">
      <w:pPr>
        <w:pStyle w:val="Corpotesto"/>
        <w:spacing w:before="42"/>
        <w:ind w:right="941"/>
        <w:jc w:val="both"/>
        <w:rPr>
          <w:rFonts w:ascii="Times New Roman" w:hAnsi="Times New Roman" w:cs="Times New Roman"/>
        </w:rPr>
      </w:pPr>
    </w:p>
    <w:p w14:paraId="2A5C4932" w14:textId="77777777" w:rsidR="009E54C9" w:rsidRDefault="009E54C9" w:rsidP="009E54C9">
      <w:pPr>
        <w:pStyle w:val="Corpotesto"/>
        <w:spacing w:before="42"/>
        <w:ind w:right="941"/>
        <w:jc w:val="both"/>
        <w:rPr>
          <w:rFonts w:ascii="Times New Roman" w:hAnsi="Times New Roman" w:cs="Times New Roman"/>
        </w:rPr>
      </w:pPr>
      <w:r>
        <w:rPr>
          <w:rFonts w:ascii="Times New Roman" w:hAnsi="Times New Roman" w:cs="Times New Roman"/>
        </w:rPr>
        <w:tab/>
        <w:t xml:space="preserve">RethinkDB è, inoltre un sistema diverso dalle API di sincronizzazione in tempo reale come FireBase, per tre diverse motivazioni </w:t>
      </w:r>
      <w:hyperlink w:anchor="RethinkDbvsAPI_sinc_in_temporeale" w:history="1">
        <w:r w:rsidRPr="004D310C">
          <w:rPr>
            <w:rStyle w:val="Collegamentoipertestuale"/>
            <w:rFonts w:ascii="Times New Roman" w:hAnsi="Times New Roman" w:cs="Times New Roman"/>
            <w:color w:val="5B9BD5" w:themeColor="accent5"/>
          </w:rPr>
          <w:t>[24]</w:t>
        </w:r>
      </w:hyperlink>
      <w:r>
        <w:rPr>
          <w:rFonts w:ascii="Times New Roman" w:hAnsi="Times New Roman" w:cs="Times New Roman"/>
        </w:rPr>
        <w:t>:</w:t>
      </w:r>
    </w:p>
    <w:p w14:paraId="3170C8A0" w14:textId="77777777" w:rsidR="009E54C9" w:rsidRDefault="009E54C9" w:rsidP="009E54C9">
      <w:pPr>
        <w:pStyle w:val="Corpotesto"/>
        <w:spacing w:before="42"/>
        <w:ind w:right="941"/>
        <w:jc w:val="both"/>
        <w:rPr>
          <w:rFonts w:ascii="Times New Roman" w:hAnsi="Times New Roman" w:cs="Times New Roman"/>
        </w:rPr>
      </w:pPr>
    </w:p>
    <w:p w14:paraId="4ECD6436" w14:textId="77777777" w:rsidR="009E54C9" w:rsidRDefault="009E54C9" w:rsidP="009E54C9">
      <w:pPr>
        <w:pStyle w:val="Corpotesto"/>
        <w:numPr>
          <w:ilvl w:val="0"/>
          <w:numId w:val="30"/>
        </w:numPr>
        <w:spacing w:before="42"/>
        <w:ind w:right="941"/>
        <w:jc w:val="both"/>
        <w:rPr>
          <w:rFonts w:ascii="Times New Roman" w:hAnsi="Times New Roman" w:cs="Times New Roman"/>
        </w:rPr>
      </w:pPr>
      <w:r>
        <w:rPr>
          <w:rFonts w:ascii="Times New Roman" w:hAnsi="Times New Roman" w:cs="Times New Roman"/>
        </w:rPr>
        <w:t>le API di sincronizzazione in tempo reale sono servizi cloud, mentre RethinkDB è un progetto open source. Sebbene RethinkDB sia disponibile anche nel cloud tramite Compose.io e Amazon AWS, può anche essere distribuito nelle proprie infrastrutture senza restrizioni;</w:t>
      </w:r>
    </w:p>
    <w:p w14:paraId="388A4D66" w14:textId="77777777" w:rsidR="009E54C9" w:rsidRDefault="009E54C9" w:rsidP="009E54C9">
      <w:pPr>
        <w:pStyle w:val="Corpotesto"/>
        <w:spacing w:before="42"/>
        <w:ind w:left="834" w:right="941"/>
        <w:jc w:val="both"/>
        <w:rPr>
          <w:rFonts w:ascii="Times New Roman" w:hAnsi="Times New Roman" w:cs="Times New Roman"/>
        </w:rPr>
      </w:pPr>
    </w:p>
    <w:p w14:paraId="2CC81D78" w14:textId="77777777" w:rsidR="009E54C9" w:rsidRDefault="009E54C9" w:rsidP="009E54C9">
      <w:pPr>
        <w:pStyle w:val="Corpotesto"/>
        <w:numPr>
          <w:ilvl w:val="0"/>
          <w:numId w:val="30"/>
        </w:numPr>
        <w:spacing w:before="42"/>
        <w:ind w:right="941"/>
        <w:jc w:val="both"/>
        <w:rPr>
          <w:rFonts w:ascii="Times New Roman" w:hAnsi="Times New Roman" w:cs="Times New Roman"/>
        </w:rPr>
      </w:pPr>
      <w:r>
        <w:rPr>
          <w:rFonts w:ascii="Times New Roman" w:hAnsi="Times New Roman" w:cs="Times New Roman"/>
        </w:rPr>
        <w:t xml:space="preserve">i sistemi come Firebase, sono limitati alla sincronizzazione dei documenti, mentre RethinkDB è un sistema dbms. Utilizzando RethinkDB è, quindi, anche possibile eseguire query arbitrarie  tra cui operazioni di join tra tabelle, sottoquery, query geospaziali e query di aggregazione attraverso il linguaggio di interrogazione fornito chiamato ReQL.  I servizi di sincronizzazione in tempo reale, invece, hanno capacità di interrogazione molto più limitate; </w:t>
      </w:r>
    </w:p>
    <w:p w14:paraId="141F4F27" w14:textId="77777777" w:rsidR="009E54C9" w:rsidRDefault="009E54C9" w:rsidP="009E54C9">
      <w:pPr>
        <w:pStyle w:val="Corpotesto"/>
        <w:spacing w:before="42"/>
        <w:ind w:right="941"/>
        <w:jc w:val="both"/>
        <w:rPr>
          <w:rFonts w:ascii="Times New Roman" w:hAnsi="Times New Roman" w:cs="Times New Roman"/>
        </w:rPr>
      </w:pPr>
      <w:r>
        <w:rPr>
          <w:rFonts w:ascii="Times New Roman" w:hAnsi="Times New Roman" w:cs="Times New Roman"/>
        </w:rPr>
        <w:lastRenderedPageBreak/>
        <w:tab/>
      </w:r>
    </w:p>
    <w:p w14:paraId="102C3462" w14:textId="77777777" w:rsidR="009E54C9" w:rsidRDefault="009E54C9" w:rsidP="009E54C9">
      <w:pPr>
        <w:pStyle w:val="Corpotesto"/>
        <w:numPr>
          <w:ilvl w:val="0"/>
          <w:numId w:val="30"/>
        </w:numPr>
        <w:spacing w:before="42"/>
        <w:ind w:right="941"/>
        <w:jc w:val="both"/>
        <w:rPr>
          <w:rFonts w:ascii="Times New Roman" w:hAnsi="Times New Roman" w:cs="Times New Roman"/>
        </w:rPr>
      </w:pPr>
      <w:r>
        <w:rPr>
          <w:rFonts w:ascii="Times New Roman" w:hAnsi="Times New Roman" w:cs="Times New Roman"/>
        </w:rPr>
        <w:t>le API di sincronizzazione in tempo reale sono progettate per essere accessibili direttamente dal browser, semplificando l’istallazione e l’esecuzione di applicativi di base, limitando, però, la flessibilità man mano che l’applicazione si “espande”. RethinkDB è progettato per essere accessibile da un server di applicazioni, in modo simile a un sistema dbms tradizionale. Ciò ha richiesto, per lo sviluppo del server di sistema, un codice di istallazione leggermente più complicato (vedi in seguito paragrafo Docker) ma ha consentito una maggiore flessibilità nel caso in cui, in futuro, il sistema diventi più “sofisticato”.</w:t>
      </w:r>
    </w:p>
    <w:p w14:paraId="0AE24356" w14:textId="77777777" w:rsidR="009E54C9" w:rsidRDefault="009E54C9" w:rsidP="009E54C9">
      <w:pPr>
        <w:pStyle w:val="Corpotesto"/>
        <w:spacing w:before="42"/>
        <w:ind w:right="941"/>
        <w:jc w:val="both"/>
        <w:rPr>
          <w:rFonts w:ascii="Times New Roman" w:hAnsi="Times New Roman" w:cs="Times New Roman"/>
        </w:rPr>
      </w:pPr>
    </w:p>
    <w:p w14:paraId="253DE268" w14:textId="77777777" w:rsidR="009E54C9" w:rsidRDefault="009E54C9" w:rsidP="009E54C9">
      <w:pPr>
        <w:pStyle w:val="Corpotesto"/>
        <w:spacing w:before="42"/>
        <w:ind w:right="941"/>
        <w:jc w:val="both"/>
        <w:rPr>
          <w:rFonts w:ascii="Times New Roman" w:hAnsi="Times New Roman" w:cs="Times New Roman"/>
        </w:rPr>
      </w:pPr>
    </w:p>
    <w:p w14:paraId="5223710B" w14:textId="77777777" w:rsidR="009E54C9" w:rsidRDefault="009E54C9" w:rsidP="009E54C9">
      <w:pPr>
        <w:pStyle w:val="Corpotesto"/>
        <w:spacing w:before="42"/>
        <w:ind w:right="941"/>
        <w:jc w:val="both"/>
        <w:rPr>
          <w:rFonts w:ascii="Times New Roman" w:hAnsi="Times New Roman" w:cs="Times New Roman"/>
        </w:rPr>
      </w:pPr>
      <w:r>
        <w:rPr>
          <w:rFonts w:ascii="Times New Roman" w:hAnsi="Times New Roman" w:cs="Times New Roman"/>
        </w:rPr>
        <w:t>In generale, come per quasi tutti i dbms non relazionali, RethinkDB non è invece una buona scelta quando:</w:t>
      </w:r>
    </w:p>
    <w:p w14:paraId="34B494DA" w14:textId="77777777" w:rsidR="009E54C9" w:rsidRDefault="009E54C9" w:rsidP="009E54C9">
      <w:pPr>
        <w:pStyle w:val="Corpotesto"/>
        <w:spacing w:before="42"/>
        <w:ind w:right="941"/>
        <w:jc w:val="both"/>
        <w:rPr>
          <w:rFonts w:ascii="Times New Roman" w:hAnsi="Times New Roman" w:cs="Times New Roman"/>
        </w:rPr>
      </w:pPr>
    </w:p>
    <w:p w14:paraId="0EBF5194" w14:textId="77777777" w:rsidR="009E54C9" w:rsidRDefault="009E54C9" w:rsidP="009E54C9">
      <w:pPr>
        <w:pStyle w:val="Corpotesto"/>
        <w:numPr>
          <w:ilvl w:val="0"/>
          <w:numId w:val="21"/>
        </w:numPr>
        <w:spacing w:before="42"/>
        <w:ind w:right="941"/>
        <w:jc w:val="both"/>
        <w:rPr>
          <w:rFonts w:ascii="Times New Roman" w:hAnsi="Times New Roman" w:cs="Times New Roman"/>
        </w:rPr>
      </w:pPr>
      <w:r>
        <w:rPr>
          <w:rFonts w:ascii="Times New Roman" w:hAnsi="Times New Roman" w:cs="Times New Roman"/>
        </w:rPr>
        <w:t>si ha la necessità di rispettare le proprietà ACID ovvero atomicità, coerenza, isolamento e durabilità dei dati;</w:t>
      </w:r>
    </w:p>
    <w:p w14:paraId="5CA96132" w14:textId="77777777" w:rsidR="009E54C9" w:rsidRDefault="009E54C9" w:rsidP="009E54C9">
      <w:pPr>
        <w:pStyle w:val="Corpotesto"/>
        <w:numPr>
          <w:ilvl w:val="0"/>
          <w:numId w:val="21"/>
        </w:numPr>
        <w:spacing w:before="42"/>
        <w:ind w:right="941"/>
        <w:jc w:val="both"/>
        <w:rPr>
          <w:rFonts w:ascii="Times New Roman" w:hAnsi="Times New Roman" w:cs="Times New Roman"/>
        </w:rPr>
      </w:pPr>
      <w:r>
        <w:rPr>
          <w:rFonts w:ascii="Times New Roman" w:hAnsi="Times New Roman" w:cs="Times New Roman"/>
        </w:rPr>
        <w:t>è necessario rispettare lo schema di una tabella, ovvero tutti i record devono presentare gli stessi campi;</w:t>
      </w:r>
    </w:p>
    <w:p w14:paraId="6902B179" w14:textId="77777777" w:rsidR="009E54C9" w:rsidRDefault="009E54C9" w:rsidP="009E54C9">
      <w:pPr>
        <w:pStyle w:val="Corpotesto"/>
        <w:numPr>
          <w:ilvl w:val="0"/>
          <w:numId w:val="21"/>
        </w:numPr>
        <w:spacing w:before="42"/>
        <w:ind w:right="941"/>
        <w:jc w:val="both"/>
        <w:rPr>
          <w:rFonts w:ascii="Times New Roman" w:hAnsi="Times New Roman" w:cs="Times New Roman"/>
        </w:rPr>
      </w:pPr>
      <w:r>
        <w:rPr>
          <w:rFonts w:ascii="Times New Roman" w:hAnsi="Times New Roman" w:cs="Times New Roman"/>
        </w:rPr>
        <w:t>si eseguono analisi ad alta intensità di calcolo. In questo caso occorre affidarsi ad un sistema Big Data come Hadoop o ad un archivio orientato alle colonne come Vertica;</w:t>
      </w:r>
    </w:p>
    <w:p w14:paraId="275F67E5" w14:textId="77777777" w:rsidR="009E54C9" w:rsidRPr="00915523" w:rsidRDefault="009E54C9" w:rsidP="009E54C9">
      <w:pPr>
        <w:pStyle w:val="Corpotesto"/>
        <w:numPr>
          <w:ilvl w:val="0"/>
          <w:numId w:val="21"/>
        </w:numPr>
        <w:spacing w:before="42"/>
        <w:ind w:right="941"/>
        <w:jc w:val="both"/>
        <w:rPr>
          <w:rFonts w:ascii="Times New Roman" w:hAnsi="Times New Roman" w:cs="Times New Roman"/>
        </w:rPr>
      </w:pPr>
      <w:r w:rsidRPr="00915523">
        <w:rPr>
          <w:rFonts w:ascii="Times New Roman" w:hAnsi="Times New Roman" w:cs="Times New Roman"/>
        </w:rPr>
        <w:t>si ha la necessità di avere una forte disponibilità in scrittura dei dati. In alcuni casi RethinkDB, infatti, scambia la disponibilità in scrittura a favore della coerenza dei dati.</w:t>
      </w:r>
    </w:p>
    <w:p w14:paraId="1221761D" w14:textId="77777777" w:rsidR="009E54C9" w:rsidRDefault="009E54C9" w:rsidP="009E54C9">
      <w:pPr>
        <w:pStyle w:val="Corpotesto"/>
        <w:spacing w:before="42"/>
        <w:ind w:right="941"/>
        <w:jc w:val="both"/>
        <w:rPr>
          <w:rFonts w:ascii="Times New Roman" w:hAnsi="Times New Roman" w:cs="Times New Roman"/>
        </w:rPr>
      </w:pPr>
    </w:p>
    <w:p w14:paraId="28BCF9AC" w14:textId="77777777" w:rsidR="009E54C9" w:rsidRPr="006D27C9" w:rsidRDefault="009E54C9" w:rsidP="009E54C9">
      <w:pPr>
        <w:pStyle w:val="Corpotesto"/>
        <w:spacing w:before="42"/>
        <w:ind w:right="941"/>
        <w:rPr>
          <w:rFonts w:ascii="Times New Roman" w:hAnsi="Times New Roman" w:cs="Times New Roman"/>
          <w:sz w:val="30"/>
          <w:szCs w:val="30"/>
        </w:rPr>
      </w:pPr>
      <w:r>
        <w:rPr>
          <w:rFonts w:ascii="Times New Roman" w:hAnsi="Times New Roman" w:cs="Times New Roman"/>
          <w:sz w:val="30"/>
          <w:szCs w:val="30"/>
        </w:rPr>
        <w:t>ReQL</w:t>
      </w:r>
    </w:p>
    <w:p w14:paraId="74C30BBB" w14:textId="77777777" w:rsidR="009E54C9" w:rsidRDefault="009E54C9" w:rsidP="009E54C9">
      <w:pPr>
        <w:pStyle w:val="Corpotesto"/>
        <w:spacing w:before="42"/>
        <w:ind w:left="0" w:right="941"/>
        <w:jc w:val="both"/>
        <w:rPr>
          <w:rFonts w:ascii="Times New Roman" w:hAnsi="Times New Roman" w:cs="Times New Roman"/>
        </w:rPr>
      </w:pPr>
    </w:p>
    <w:p w14:paraId="79A5F360" w14:textId="77777777" w:rsidR="009E54C9" w:rsidRDefault="009E54C9" w:rsidP="009E54C9">
      <w:pPr>
        <w:pStyle w:val="Corpotesto"/>
        <w:spacing w:before="42"/>
        <w:ind w:left="0" w:right="941"/>
        <w:jc w:val="both"/>
        <w:rPr>
          <w:rFonts w:ascii="Times New Roman" w:hAnsi="Times New Roman" w:cs="Times New Roman"/>
        </w:rPr>
      </w:pPr>
      <w:r>
        <w:rPr>
          <w:rFonts w:ascii="Times New Roman" w:hAnsi="Times New Roman" w:cs="Times New Roman"/>
        </w:rPr>
        <w:t xml:space="preserve">Per interrogare un server RethinkDb, come già anticipato, viene utilizzato il linguaggio </w:t>
      </w:r>
      <w:r w:rsidRPr="000D400E">
        <w:rPr>
          <w:rFonts w:ascii="Times New Roman" w:hAnsi="Times New Roman" w:cs="Times New Roman"/>
        </w:rPr>
        <w:t>ReQl</w:t>
      </w:r>
      <w:r>
        <w:rPr>
          <w:rFonts w:ascii="Times New Roman" w:hAnsi="Times New Roman" w:cs="Times New Roman"/>
        </w:rPr>
        <w:t xml:space="preserve"> </w:t>
      </w:r>
      <w:hyperlink w:anchor="ReQL" w:history="1">
        <w:r w:rsidRPr="004D310C">
          <w:rPr>
            <w:rStyle w:val="Collegamentoipertestuale"/>
            <w:rFonts w:ascii="Times New Roman" w:hAnsi="Times New Roman" w:cs="Times New Roman"/>
            <w:color w:val="5B9BD5" w:themeColor="accent5"/>
          </w:rPr>
          <w:t>[25]</w:t>
        </w:r>
      </w:hyperlink>
      <w:r>
        <w:rPr>
          <w:rFonts w:ascii="Times New Roman" w:hAnsi="Times New Roman" w:cs="Times New Roman"/>
        </w:rPr>
        <w:t xml:space="preserve"> .</w:t>
      </w:r>
    </w:p>
    <w:p w14:paraId="6E76A02F" w14:textId="77777777" w:rsidR="009E54C9" w:rsidRDefault="009E54C9" w:rsidP="009E54C9">
      <w:pPr>
        <w:pStyle w:val="Corpotesto"/>
        <w:spacing w:before="41"/>
        <w:ind w:left="0" w:right="148"/>
        <w:jc w:val="both"/>
        <w:rPr>
          <w:rFonts w:ascii="Times New Roman" w:hAnsi="Times New Roman" w:cs="Times New Roman"/>
        </w:rPr>
      </w:pPr>
      <w:r>
        <w:rPr>
          <w:rFonts w:ascii="Times New Roman" w:hAnsi="Times New Roman" w:cs="Times New Roman"/>
        </w:rPr>
        <w:t>Il ReQL è un linguaggio che permette di manipolare i documenti JSON di una tabella presente in un database RethinkDB in maniera efficace, riuscendo ad eseguire tutte le interrogazioni implementabili attraverso il linguaggio SQL classico. Permette, infatti, di eseguire operazioni di</w:t>
      </w:r>
      <w:r w:rsidRPr="000D400E">
        <w:rPr>
          <w:rFonts w:ascii="Times New Roman" w:hAnsi="Times New Roman" w:cs="Times New Roman"/>
        </w:rPr>
        <w:t xml:space="preserve"> </w:t>
      </w:r>
      <w:r>
        <w:rPr>
          <w:rFonts w:ascii="Times New Roman" w:hAnsi="Times New Roman" w:cs="Times New Roman"/>
        </w:rPr>
        <w:t>“</w:t>
      </w:r>
      <w:r w:rsidRPr="000D400E">
        <w:rPr>
          <w:rFonts w:ascii="Times New Roman" w:hAnsi="Times New Roman" w:cs="Times New Roman"/>
        </w:rPr>
        <w:t>join</w:t>
      </w:r>
      <w:r>
        <w:rPr>
          <w:rFonts w:ascii="Times New Roman" w:hAnsi="Times New Roman" w:cs="Times New Roman"/>
        </w:rPr>
        <w:t>”</w:t>
      </w:r>
      <w:r w:rsidRPr="000D400E">
        <w:rPr>
          <w:rFonts w:ascii="Times New Roman" w:hAnsi="Times New Roman" w:cs="Times New Roman"/>
        </w:rPr>
        <w:t xml:space="preserve"> tra tabelle</w:t>
      </w:r>
      <w:r w:rsidR="001354A4">
        <w:rPr>
          <w:rFonts w:ascii="Times New Roman" w:hAnsi="Times New Roman" w:cs="Times New Roman"/>
        </w:rPr>
        <w:t>, come mostrato in figura 3</w:t>
      </w:r>
      <w:r>
        <w:rPr>
          <w:rFonts w:ascii="Times New Roman" w:hAnsi="Times New Roman" w:cs="Times New Roman"/>
        </w:rPr>
        <w:t xml:space="preserve">.1, e le funzioni di aggregazione. </w:t>
      </w:r>
    </w:p>
    <w:p w14:paraId="57EC2415" w14:textId="77777777" w:rsidR="009E54C9" w:rsidRDefault="009E54C9" w:rsidP="009E54C9">
      <w:pPr>
        <w:pStyle w:val="Corpotesto"/>
        <w:spacing w:before="41"/>
        <w:ind w:left="0" w:right="148"/>
        <w:rPr>
          <w:rFonts w:ascii="Times New Roman" w:hAnsi="Times New Roman" w:cs="Times New Roman"/>
        </w:rPr>
      </w:pPr>
    </w:p>
    <w:p w14:paraId="193120F5" w14:textId="77777777" w:rsidR="009E54C9" w:rsidRDefault="009E54C9" w:rsidP="009E54C9">
      <w:pPr>
        <w:pStyle w:val="Corpotesto"/>
        <w:spacing w:before="42"/>
        <w:ind w:left="0" w:right="941"/>
        <w:rPr>
          <w:rFonts w:ascii="Times New Roman" w:hAnsi="Times New Roman" w:cs="Times New Roman"/>
        </w:rPr>
      </w:pPr>
      <w:r>
        <w:rPr>
          <w:rFonts w:ascii="Times New Roman" w:hAnsi="Times New Roman" w:cs="Times New Roman"/>
          <w:noProof/>
          <w:lang w:bidi="ar-SA"/>
        </w:rPr>
        <w:drawing>
          <wp:inline distT="0" distB="0" distL="0" distR="0" wp14:anchorId="7E454C5F" wp14:editId="438FE501">
            <wp:extent cx="2588978" cy="1278633"/>
            <wp:effectExtent l="19050" t="0" r="1822" b="0"/>
            <wp:docPr id="42" name="Immagine 1" descr="C:\Users\Utente\Desktop\francesco\Università\Tesi\rethinkdb\FotoCodice\SQLjo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tente\Desktop\francesco\Università\Tesi\rethinkdb\FotoCodice\SQLjoin.JPG"/>
                    <pic:cNvPicPr>
                      <a:picLocks noChangeAspect="1" noChangeArrowheads="1"/>
                    </pic:cNvPicPr>
                  </pic:nvPicPr>
                  <pic:blipFill>
                    <a:blip r:embed="rId16" cstate="print"/>
                    <a:srcRect/>
                    <a:stretch>
                      <a:fillRect/>
                    </a:stretch>
                  </pic:blipFill>
                  <pic:spPr bwMode="auto">
                    <a:xfrm>
                      <a:off x="0" y="0"/>
                      <a:ext cx="2592070" cy="1280160"/>
                    </a:xfrm>
                    <a:prstGeom prst="rect">
                      <a:avLst/>
                    </a:prstGeom>
                    <a:noFill/>
                    <a:ln w="9525">
                      <a:noFill/>
                      <a:miter lim="800000"/>
                      <a:headEnd/>
                      <a:tailEnd/>
                    </a:ln>
                  </pic:spPr>
                </pic:pic>
              </a:graphicData>
            </a:graphic>
          </wp:inline>
        </w:drawing>
      </w:r>
      <w:r>
        <w:rPr>
          <w:rFonts w:ascii="Times New Roman" w:hAnsi="Times New Roman" w:cs="Times New Roman"/>
          <w:noProof/>
          <w:lang w:bidi="ar-SA"/>
        </w:rPr>
        <w:drawing>
          <wp:inline distT="0" distB="0" distL="0" distR="0" wp14:anchorId="02512106" wp14:editId="7D6C857E">
            <wp:extent cx="2647950" cy="1375410"/>
            <wp:effectExtent l="19050" t="0" r="0" b="0"/>
            <wp:docPr id="43" name="Immagine 2" descr="C:\Users\Utente\Desktop\francesco\Università\Tesi\rethinkdb\FotoCodice\ReQLjo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tente\Desktop\francesco\Università\Tesi\rethinkdb\FotoCodice\ReQLjoin.JPG"/>
                    <pic:cNvPicPr>
                      <a:picLocks noChangeAspect="1" noChangeArrowheads="1"/>
                    </pic:cNvPicPr>
                  </pic:nvPicPr>
                  <pic:blipFill>
                    <a:blip r:embed="rId17" cstate="print"/>
                    <a:srcRect/>
                    <a:stretch>
                      <a:fillRect/>
                    </a:stretch>
                  </pic:blipFill>
                  <pic:spPr bwMode="auto">
                    <a:xfrm>
                      <a:off x="0" y="0"/>
                      <a:ext cx="2647950" cy="1375410"/>
                    </a:xfrm>
                    <a:prstGeom prst="rect">
                      <a:avLst/>
                    </a:prstGeom>
                    <a:noFill/>
                    <a:ln w="9525">
                      <a:noFill/>
                      <a:miter lim="800000"/>
                      <a:headEnd/>
                      <a:tailEnd/>
                    </a:ln>
                  </pic:spPr>
                </pic:pic>
              </a:graphicData>
            </a:graphic>
          </wp:inline>
        </w:drawing>
      </w:r>
    </w:p>
    <w:p w14:paraId="0CCA1CFE" w14:textId="77777777" w:rsidR="009E54C9" w:rsidRDefault="001354A4" w:rsidP="009E54C9">
      <w:pPr>
        <w:pStyle w:val="Corpotesto"/>
        <w:spacing w:before="42"/>
        <w:ind w:left="0" w:right="941"/>
        <w:rPr>
          <w:rFonts w:ascii="Times New Roman" w:hAnsi="Times New Roman" w:cs="Times New Roman"/>
        </w:rPr>
      </w:pPr>
      <w:r>
        <w:rPr>
          <w:rFonts w:ascii="Times New Roman" w:hAnsi="Times New Roman" w:cs="Times New Roman"/>
        </w:rPr>
        <w:t>Figura 3</w:t>
      </w:r>
      <w:r w:rsidR="009E54C9">
        <w:rPr>
          <w:rFonts w:ascii="Times New Roman" w:hAnsi="Times New Roman" w:cs="Times New Roman"/>
        </w:rPr>
        <w:t>.1: esempio di query di join con linguaggio SQL e ReQL</w:t>
      </w:r>
    </w:p>
    <w:p w14:paraId="40C6E26A" w14:textId="77777777" w:rsidR="009E54C9" w:rsidRDefault="009E54C9" w:rsidP="009E54C9">
      <w:pPr>
        <w:pStyle w:val="Corpotesto"/>
        <w:spacing w:before="42"/>
        <w:ind w:left="0" w:right="941"/>
        <w:rPr>
          <w:rFonts w:ascii="Times New Roman" w:hAnsi="Times New Roman" w:cs="Times New Roman"/>
        </w:rPr>
      </w:pPr>
    </w:p>
    <w:p w14:paraId="28E8C172" w14:textId="77777777" w:rsidR="009E54C9" w:rsidRDefault="009E54C9" w:rsidP="009E54C9">
      <w:pPr>
        <w:pStyle w:val="Corpotesto"/>
        <w:spacing w:before="42"/>
        <w:ind w:left="0" w:right="941"/>
        <w:rPr>
          <w:rFonts w:ascii="Times New Roman" w:hAnsi="Times New Roman" w:cs="Times New Roman"/>
        </w:rPr>
      </w:pPr>
    </w:p>
    <w:p w14:paraId="0451EA17" w14:textId="77777777" w:rsidR="009E54C9" w:rsidRDefault="009E54C9" w:rsidP="009E54C9">
      <w:pPr>
        <w:pStyle w:val="Corpotesto"/>
        <w:spacing w:before="42"/>
        <w:ind w:left="0" w:right="941"/>
        <w:jc w:val="both"/>
        <w:rPr>
          <w:rFonts w:ascii="Times New Roman" w:hAnsi="Times New Roman" w:cs="Times New Roman"/>
        </w:rPr>
      </w:pPr>
      <w:r>
        <w:rPr>
          <w:rFonts w:ascii="Times New Roman" w:hAnsi="Times New Roman" w:cs="Times New Roman"/>
        </w:rPr>
        <w:t>SQL e RethinkDB condividono, inoltre, una termin</w:t>
      </w:r>
      <w:r w:rsidR="001354A4">
        <w:rPr>
          <w:rFonts w:ascii="Times New Roman" w:hAnsi="Times New Roman" w:cs="Times New Roman"/>
        </w:rPr>
        <w:t>ologia molto simile. In figura 3</w:t>
      </w:r>
      <w:r>
        <w:rPr>
          <w:rFonts w:ascii="Times New Roman" w:hAnsi="Times New Roman" w:cs="Times New Roman"/>
        </w:rPr>
        <w:t>.2 è presente una tabella dei termini e dei concetti dei due sistemi.</w:t>
      </w:r>
    </w:p>
    <w:p w14:paraId="558E2642" w14:textId="77777777" w:rsidR="009E54C9" w:rsidRDefault="009E54C9" w:rsidP="009E54C9">
      <w:pPr>
        <w:pStyle w:val="Corpotesto"/>
        <w:spacing w:before="42"/>
        <w:ind w:left="0" w:right="941"/>
        <w:rPr>
          <w:rFonts w:ascii="Times New Roman" w:hAnsi="Times New Roman" w:cs="Times New Roman"/>
        </w:rPr>
      </w:pPr>
    </w:p>
    <w:p w14:paraId="495E8AC4" w14:textId="77777777" w:rsidR="009E54C9" w:rsidRDefault="009E54C9" w:rsidP="009E54C9">
      <w:pPr>
        <w:pStyle w:val="Corpotesto"/>
        <w:keepNext/>
        <w:spacing w:before="42"/>
        <w:ind w:left="0" w:right="941"/>
      </w:pPr>
      <w:r>
        <w:rPr>
          <w:rFonts w:ascii="Times New Roman" w:hAnsi="Times New Roman" w:cs="Times New Roman"/>
          <w:noProof/>
          <w:lang w:bidi="ar-SA"/>
        </w:rPr>
        <w:drawing>
          <wp:inline distT="0" distB="0" distL="0" distR="0" wp14:anchorId="474A3A52" wp14:editId="05AC3CD3">
            <wp:extent cx="5208270" cy="3315970"/>
            <wp:effectExtent l="19050" t="0" r="0" b="0"/>
            <wp:docPr id="44" name="Immagine 3" descr="C:\Users\Utente\Desktop\francesco\Università\Tesi\rethinkdb\FotoCodice\SQLvsRethink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tente\Desktop\francesco\Università\Tesi\rethinkdb\FotoCodice\SQLvsRethinkDB.JPG"/>
                    <pic:cNvPicPr>
                      <a:picLocks noChangeAspect="1" noChangeArrowheads="1"/>
                    </pic:cNvPicPr>
                  </pic:nvPicPr>
                  <pic:blipFill>
                    <a:blip r:embed="rId18" cstate="print"/>
                    <a:srcRect/>
                    <a:stretch>
                      <a:fillRect/>
                    </a:stretch>
                  </pic:blipFill>
                  <pic:spPr bwMode="auto">
                    <a:xfrm>
                      <a:off x="0" y="0"/>
                      <a:ext cx="5208270" cy="3315970"/>
                    </a:xfrm>
                    <a:prstGeom prst="rect">
                      <a:avLst/>
                    </a:prstGeom>
                    <a:noFill/>
                    <a:ln w="9525">
                      <a:noFill/>
                      <a:miter lim="800000"/>
                      <a:headEnd/>
                      <a:tailEnd/>
                    </a:ln>
                  </pic:spPr>
                </pic:pic>
              </a:graphicData>
            </a:graphic>
          </wp:inline>
        </w:drawing>
      </w:r>
    </w:p>
    <w:p w14:paraId="4AFE6468" w14:textId="77777777" w:rsidR="009E54C9" w:rsidRPr="009A5999" w:rsidRDefault="001354A4" w:rsidP="009E54C9">
      <w:pPr>
        <w:pStyle w:val="Didascalia"/>
        <w:rPr>
          <w:rFonts w:ascii="Times New Roman" w:hAnsi="Times New Roman" w:cs="Times New Roman"/>
          <w:b w:val="0"/>
          <w:color w:val="auto"/>
          <w:sz w:val="26"/>
          <w:szCs w:val="26"/>
        </w:rPr>
      </w:pPr>
      <w:r>
        <w:rPr>
          <w:rFonts w:ascii="Times New Roman" w:hAnsi="Times New Roman" w:cs="Times New Roman"/>
          <w:b w:val="0"/>
          <w:color w:val="auto"/>
          <w:sz w:val="26"/>
          <w:szCs w:val="26"/>
        </w:rPr>
        <w:t>Figura 3</w:t>
      </w:r>
      <w:r w:rsidR="009E54C9" w:rsidRPr="009A5999">
        <w:rPr>
          <w:rFonts w:ascii="Times New Roman" w:hAnsi="Times New Roman" w:cs="Times New Roman"/>
          <w:b w:val="0"/>
          <w:color w:val="auto"/>
          <w:sz w:val="26"/>
          <w:szCs w:val="26"/>
        </w:rPr>
        <w:t>.2: similitudine dei termini adottati da SQL e RethinkDB</w:t>
      </w:r>
    </w:p>
    <w:p w14:paraId="1C5ED681" w14:textId="77777777" w:rsidR="009E54C9" w:rsidRDefault="009E54C9" w:rsidP="009E54C9">
      <w:pPr>
        <w:pStyle w:val="Corpotesto"/>
        <w:spacing w:before="42"/>
        <w:ind w:left="0" w:right="941"/>
        <w:rPr>
          <w:rFonts w:ascii="Times New Roman" w:hAnsi="Times New Roman" w:cs="Times New Roman"/>
        </w:rPr>
      </w:pPr>
    </w:p>
    <w:p w14:paraId="7D57DBD7" w14:textId="77777777" w:rsidR="009E54C9" w:rsidRDefault="009E54C9" w:rsidP="009E54C9">
      <w:pPr>
        <w:pStyle w:val="Corpotesto"/>
        <w:spacing w:before="42"/>
        <w:ind w:left="0"/>
        <w:rPr>
          <w:rFonts w:ascii="Times New Roman" w:hAnsi="Times New Roman" w:cs="Times New Roman"/>
        </w:rPr>
      </w:pPr>
    </w:p>
    <w:p w14:paraId="2E99C42A" w14:textId="77777777" w:rsidR="009E54C9" w:rsidRDefault="009E54C9" w:rsidP="009E54C9">
      <w:pPr>
        <w:pStyle w:val="Corpotesto"/>
        <w:spacing w:before="42"/>
        <w:ind w:left="0"/>
        <w:jc w:val="both"/>
        <w:rPr>
          <w:rFonts w:ascii="Times New Roman" w:hAnsi="Times New Roman" w:cs="Times New Roman"/>
        </w:rPr>
      </w:pPr>
      <w:r>
        <w:rPr>
          <w:rFonts w:ascii="Times New Roman" w:hAnsi="Times New Roman" w:cs="Times New Roman"/>
        </w:rPr>
        <w:tab/>
        <w:t xml:space="preserve">Il linguaggio ReQL è diverso dagli altri linguaggi di query NoSQL perchè le interrogazioni al database vengono “costruite” attraverso chiamate di funzione nel linguaggio di programmazione scelto; nel caso della libreria di sistema UtilityRethink, in particolare, si è utilizzata l’API per applicativi in c# </w:t>
      </w:r>
      <w:r w:rsidRPr="006443B4">
        <w:rPr>
          <w:rFonts w:ascii="Times New Roman" w:hAnsi="Times New Roman" w:cs="Times New Roman"/>
          <w:i/>
        </w:rPr>
        <w:t>RethinkDB/BChavez</w:t>
      </w:r>
      <w:r>
        <w:rPr>
          <w:rFonts w:ascii="Times New Roman" w:hAnsi="Times New Roman" w:cs="Times New Roman"/>
        </w:rPr>
        <w:t>.</w:t>
      </w:r>
    </w:p>
    <w:p w14:paraId="5C0738E0" w14:textId="77777777" w:rsidR="009E54C9" w:rsidRDefault="009E54C9" w:rsidP="009E54C9">
      <w:pPr>
        <w:pStyle w:val="Corpotesto"/>
        <w:spacing w:before="42"/>
        <w:ind w:left="0"/>
        <w:jc w:val="both"/>
        <w:rPr>
          <w:rFonts w:ascii="Times New Roman" w:hAnsi="Times New Roman" w:cs="Times New Roman"/>
        </w:rPr>
      </w:pPr>
      <w:r>
        <w:rPr>
          <w:rFonts w:ascii="Times New Roman" w:hAnsi="Times New Roman" w:cs="Times New Roman"/>
        </w:rPr>
        <w:t xml:space="preserve">Tutte le query ReQL, inoltre, sono concatenabili attraverso l’operatore “.” e, nonostante siano costruite sull’applicativo client, sono eseguite interamente sul server del database attraverso la chiamata del comando </w:t>
      </w:r>
      <w:r w:rsidRPr="004562DA">
        <w:rPr>
          <w:rFonts w:ascii="Times New Roman" w:hAnsi="Times New Roman" w:cs="Times New Roman"/>
          <w:i/>
        </w:rPr>
        <w:t>run</w:t>
      </w:r>
      <w:r>
        <w:rPr>
          <w:rFonts w:ascii="Times New Roman" w:hAnsi="Times New Roman" w:cs="Times New Roman"/>
          <w:i/>
        </w:rPr>
        <w:t xml:space="preserve"> </w:t>
      </w:r>
      <w:r>
        <w:rPr>
          <w:rFonts w:ascii="Times New Roman" w:hAnsi="Times New Roman" w:cs="Times New Roman"/>
        </w:rPr>
        <w:t xml:space="preserve">a cui passare l’oggetto che rappresenta la connessione attiva al database. Nella libreria UtilityRethink la connessione al database è rappresentata dal campo </w:t>
      </w:r>
      <w:r w:rsidRPr="0068476A">
        <w:rPr>
          <w:rFonts w:ascii="Times New Roman" w:hAnsi="Times New Roman" w:cs="Times New Roman"/>
          <w:i/>
        </w:rPr>
        <w:t>conn</w:t>
      </w:r>
      <w:r>
        <w:rPr>
          <w:rFonts w:ascii="Times New Roman" w:hAnsi="Times New Roman" w:cs="Times New Roman"/>
        </w:rPr>
        <w:t xml:space="preserve"> di </w:t>
      </w:r>
      <w:r w:rsidRPr="0068476A">
        <w:rPr>
          <w:rFonts w:ascii="Times New Roman" w:hAnsi="Times New Roman" w:cs="Times New Roman"/>
          <w:i/>
        </w:rPr>
        <w:t>ConnectionNodes</w:t>
      </w:r>
      <w:r>
        <w:rPr>
          <w:rFonts w:ascii="Times New Roman" w:hAnsi="Times New Roman" w:cs="Times New Roman"/>
        </w:rPr>
        <w:t>.</w:t>
      </w:r>
    </w:p>
    <w:p w14:paraId="1C1DDD5E" w14:textId="77777777" w:rsidR="009E54C9" w:rsidRDefault="009E54C9" w:rsidP="009E54C9">
      <w:pPr>
        <w:pStyle w:val="Corpotesto"/>
        <w:spacing w:before="41"/>
        <w:ind w:left="0" w:right="148"/>
        <w:rPr>
          <w:rFonts w:ascii="Times New Roman" w:hAnsi="Times New Roman" w:cs="Times New Roman"/>
        </w:rPr>
      </w:pPr>
    </w:p>
    <w:p w14:paraId="40C21985" w14:textId="77777777" w:rsidR="009E54C9" w:rsidRDefault="009E54C9" w:rsidP="009E54C9">
      <w:pPr>
        <w:pStyle w:val="Corpotesto"/>
        <w:spacing w:before="42"/>
        <w:ind w:left="0"/>
        <w:rPr>
          <w:rFonts w:ascii="Times New Roman" w:hAnsi="Times New Roman" w:cs="Times New Roman"/>
        </w:rPr>
      </w:pPr>
    </w:p>
    <w:p w14:paraId="7159C9E5" w14:textId="77777777" w:rsidR="009E54C9" w:rsidRDefault="009E54C9" w:rsidP="009E54C9">
      <w:pPr>
        <w:pStyle w:val="Corpotesto"/>
        <w:spacing w:before="42"/>
        <w:ind w:left="0"/>
        <w:rPr>
          <w:rFonts w:ascii="Times New Roman" w:hAnsi="Times New Roman" w:cs="Times New Roman"/>
        </w:rPr>
      </w:pPr>
    </w:p>
    <w:p w14:paraId="1CA35A71" w14:textId="77777777" w:rsidR="009E54C9" w:rsidRDefault="009E54C9" w:rsidP="009E54C9">
      <w:pPr>
        <w:pStyle w:val="Corpotesto"/>
        <w:spacing w:before="42"/>
        <w:ind w:left="0"/>
        <w:rPr>
          <w:rFonts w:ascii="Times New Roman" w:hAnsi="Times New Roman" w:cs="Times New Roman"/>
        </w:rPr>
      </w:pPr>
    </w:p>
    <w:p w14:paraId="41D16B74" w14:textId="77777777" w:rsidR="009E54C9" w:rsidRDefault="009E54C9" w:rsidP="009E54C9">
      <w:pPr>
        <w:pStyle w:val="Corpotesto"/>
        <w:spacing w:before="42"/>
        <w:ind w:left="0"/>
        <w:rPr>
          <w:rFonts w:ascii="Times New Roman" w:hAnsi="Times New Roman" w:cs="Times New Roman"/>
        </w:rPr>
      </w:pPr>
    </w:p>
    <w:p w14:paraId="1A142925" w14:textId="77777777" w:rsidR="009E54C9" w:rsidRDefault="009E54C9" w:rsidP="009E54C9">
      <w:pPr>
        <w:pStyle w:val="Corpotesto"/>
        <w:spacing w:before="42"/>
        <w:ind w:left="0"/>
        <w:rPr>
          <w:rFonts w:ascii="Times New Roman" w:hAnsi="Times New Roman" w:cs="Times New Roman"/>
        </w:rPr>
      </w:pPr>
    </w:p>
    <w:p w14:paraId="127B286A" w14:textId="77777777" w:rsidR="009E54C9" w:rsidRDefault="009E54C9" w:rsidP="009E54C9">
      <w:pPr>
        <w:pStyle w:val="Corpotesto"/>
        <w:spacing w:before="42"/>
        <w:ind w:left="0"/>
        <w:rPr>
          <w:rFonts w:ascii="Times New Roman" w:hAnsi="Times New Roman" w:cs="Times New Roman"/>
        </w:rPr>
      </w:pPr>
    </w:p>
    <w:p w14:paraId="19CA3849" w14:textId="77777777" w:rsidR="009E54C9" w:rsidRDefault="009E54C9" w:rsidP="009E54C9">
      <w:pPr>
        <w:pStyle w:val="Corpotesto"/>
        <w:spacing w:before="42"/>
        <w:ind w:left="0"/>
        <w:rPr>
          <w:rFonts w:ascii="Times New Roman" w:hAnsi="Times New Roman" w:cs="Times New Roman"/>
        </w:rPr>
      </w:pPr>
    </w:p>
    <w:p w14:paraId="7DDE10D2" w14:textId="77777777" w:rsidR="001642ED" w:rsidRDefault="001642ED" w:rsidP="009E54C9">
      <w:pPr>
        <w:pStyle w:val="Corpotesto"/>
        <w:spacing w:before="42"/>
        <w:ind w:left="0"/>
        <w:rPr>
          <w:rFonts w:ascii="Times New Roman" w:hAnsi="Times New Roman" w:cs="Times New Roman"/>
        </w:rPr>
      </w:pPr>
    </w:p>
    <w:p w14:paraId="4B38535B" w14:textId="77777777" w:rsidR="009E54C9" w:rsidRDefault="009E54C9" w:rsidP="009E54C9">
      <w:pPr>
        <w:pStyle w:val="Corpotesto"/>
        <w:spacing w:before="42"/>
        <w:ind w:left="0" w:right="941"/>
        <w:outlineLvl w:val="2"/>
        <w:rPr>
          <w:rFonts w:ascii="Times New Roman" w:hAnsi="Times New Roman" w:cs="Times New Roman"/>
          <w:sz w:val="32"/>
          <w:szCs w:val="32"/>
        </w:rPr>
      </w:pPr>
      <w:bookmarkStart w:id="24" w:name="_Toc59539322"/>
      <w:bookmarkStart w:id="25" w:name="_Toc61196306"/>
      <w:r>
        <w:rPr>
          <w:rFonts w:ascii="Times New Roman" w:hAnsi="Times New Roman" w:cs="Times New Roman"/>
          <w:sz w:val="32"/>
          <w:szCs w:val="32"/>
        </w:rPr>
        <w:lastRenderedPageBreak/>
        <w:t>Docker</w:t>
      </w:r>
      <w:bookmarkEnd w:id="24"/>
      <w:bookmarkEnd w:id="25"/>
    </w:p>
    <w:p w14:paraId="4AE2A8B1" w14:textId="77777777" w:rsidR="009E54C9" w:rsidRDefault="009E54C9" w:rsidP="009E54C9">
      <w:pPr>
        <w:pStyle w:val="Corpotesto"/>
        <w:spacing w:before="42"/>
        <w:ind w:left="0"/>
        <w:rPr>
          <w:rFonts w:ascii="Times New Roman" w:hAnsi="Times New Roman" w:cs="Times New Roman"/>
        </w:rPr>
      </w:pPr>
    </w:p>
    <w:p w14:paraId="746E77F2" w14:textId="77777777" w:rsidR="009E54C9" w:rsidRDefault="009E54C9" w:rsidP="009E54C9">
      <w:pPr>
        <w:pStyle w:val="Corpotesto"/>
        <w:spacing w:before="42"/>
        <w:ind w:left="0"/>
        <w:jc w:val="both"/>
        <w:rPr>
          <w:rFonts w:ascii="Times New Roman" w:hAnsi="Times New Roman" w:cs="Times New Roman"/>
        </w:rPr>
      </w:pPr>
    </w:p>
    <w:p w14:paraId="4CFC8376" w14:textId="77777777" w:rsidR="009E54C9" w:rsidRDefault="009E54C9" w:rsidP="009E54C9">
      <w:pPr>
        <w:pStyle w:val="Corpotesto"/>
        <w:spacing w:before="42"/>
        <w:ind w:left="0"/>
        <w:jc w:val="both"/>
        <w:rPr>
          <w:rFonts w:ascii="Times New Roman" w:hAnsi="Times New Roman" w:cs="Times New Roman"/>
        </w:rPr>
      </w:pPr>
      <w:r>
        <w:rPr>
          <w:rFonts w:ascii="Times New Roman" w:hAnsi="Times New Roman" w:cs="Times New Roman"/>
        </w:rPr>
        <w:tab/>
      </w:r>
      <w:r w:rsidRPr="00A826B8">
        <w:rPr>
          <w:rFonts w:ascii="Times New Roman" w:hAnsi="Times New Roman" w:cs="Times New Roman"/>
        </w:rPr>
        <w:t>Docker Desktop</w:t>
      </w:r>
      <w:r>
        <w:rPr>
          <w:rFonts w:ascii="Times New Roman" w:hAnsi="Times New Roman" w:cs="Times New Roman"/>
        </w:rPr>
        <w:t xml:space="preserve"> è un ulteriore software fondamentale</w:t>
      </w:r>
      <w:r w:rsidRPr="00A826B8">
        <w:rPr>
          <w:rFonts w:ascii="Times New Roman" w:hAnsi="Times New Roman" w:cs="Times New Roman"/>
        </w:rPr>
        <w:t xml:space="preserve"> </w:t>
      </w:r>
      <w:r>
        <w:rPr>
          <w:rFonts w:ascii="Times New Roman" w:hAnsi="Times New Roman" w:cs="Times New Roman"/>
        </w:rPr>
        <w:t xml:space="preserve">per la realizzazione e gestione del server di sistema </w:t>
      </w:r>
      <w:hyperlink w:anchor="Docker" w:history="1">
        <w:r w:rsidRPr="004D310C">
          <w:rPr>
            <w:rStyle w:val="Collegamentoipertestuale"/>
            <w:rFonts w:ascii="Times New Roman" w:hAnsi="Times New Roman" w:cs="Times New Roman"/>
            <w:color w:val="5B9BD5" w:themeColor="accent5"/>
          </w:rPr>
          <w:t>[26]</w:t>
        </w:r>
      </w:hyperlink>
      <w:r>
        <w:rPr>
          <w:rFonts w:ascii="Times New Roman" w:hAnsi="Times New Roman" w:cs="Times New Roman"/>
        </w:rPr>
        <w:t xml:space="preserve"> </w:t>
      </w:r>
      <w:r w:rsidRPr="00A826B8">
        <w:rPr>
          <w:rFonts w:ascii="Times New Roman" w:hAnsi="Times New Roman" w:cs="Times New Roman"/>
        </w:rPr>
        <w:t>.</w:t>
      </w:r>
    </w:p>
    <w:p w14:paraId="0E4C2C26" w14:textId="77777777" w:rsidR="009E54C9" w:rsidRDefault="009E54C9" w:rsidP="009E54C9">
      <w:pPr>
        <w:pStyle w:val="Corpotesto"/>
        <w:spacing w:before="42"/>
        <w:ind w:left="0"/>
        <w:jc w:val="both"/>
        <w:rPr>
          <w:rFonts w:ascii="Times New Roman" w:hAnsi="Times New Roman" w:cs="Times New Roman"/>
        </w:rPr>
      </w:pPr>
      <w:r>
        <w:rPr>
          <w:rFonts w:ascii="Times New Roman" w:hAnsi="Times New Roman" w:cs="Times New Roman"/>
        </w:rPr>
        <w:tab/>
        <w:t xml:space="preserve">Docker Desktop è un’applicazione delle macchine MacOS e Windows per progettare e distribuire applicazioni e micro servizi containerizzati. Consente agli sviluppatori di utilizzare immagini e modelli certificati. I flussi di lavoro di progettazione sfruttano la piattaforma Docker Hub per estendere ogni ambiente di sviluppo  a un repository sicuro per la creazione automatica rapida dello stesso, l’integrazione continua e la collaborazione sicura. Queste caratteristiche sono state sfruttate per l’implementazione del server che sarà descritta in dettaglio nel capitolo 5. </w:t>
      </w:r>
    </w:p>
    <w:p w14:paraId="1B465EF6" w14:textId="77777777" w:rsidR="009E54C9" w:rsidRDefault="009E54C9" w:rsidP="009E54C9">
      <w:pPr>
        <w:pStyle w:val="Corpotesto"/>
        <w:spacing w:before="42"/>
        <w:ind w:left="0"/>
        <w:jc w:val="both"/>
        <w:rPr>
          <w:rFonts w:ascii="Times New Roman" w:hAnsi="Times New Roman" w:cs="Times New Roman"/>
        </w:rPr>
      </w:pPr>
      <w:r>
        <w:rPr>
          <w:rFonts w:ascii="Times New Roman" w:hAnsi="Times New Roman" w:cs="Times New Roman"/>
        </w:rPr>
        <w:tab/>
        <w:t>Un container è un’unità software che impacchetta il codice e tutte le sue dipendenze in modo che l’applicazione sia eseguita in modo affidabile da un ambiente di elaborazione a un altro. Un’immagine del container Docker rappresenta,  invece, un pacchetto software leggero ed eseguibile che include il necessario per l’esecuzione dell’applicazione.</w:t>
      </w:r>
    </w:p>
    <w:p w14:paraId="75B5BCD6" w14:textId="77777777" w:rsidR="009E54C9" w:rsidRDefault="009E54C9" w:rsidP="009E54C9">
      <w:pPr>
        <w:pStyle w:val="Corpotesto"/>
        <w:spacing w:before="42"/>
        <w:ind w:left="0"/>
        <w:jc w:val="both"/>
        <w:rPr>
          <w:rFonts w:ascii="Times New Roman" w:hAnsi="Times New Roman" w:cs="Times New Roman"/>
        </w:rPr>
      </w:pPr>
      <w:r>
        <w:rPr>
          <w:rFonts w:ascii="Times New Roman" w:hAnsi="Times New Roman" w:cs="Times New Roman"/>
        </w:rPr>
        <w:tab/>
        <w:t xml:space="preserve">Le immagini dei container diventano contenitori in fase di esecuzione e, in particolare, nel caso dei Docker container, le immagini diventano contenitori quando vengono eseguite su Docker Engine. Il software containerizzato sarà, infine, eseguibile sempre allo stesso modo, indipendentemente dall’infrastruttura/sistema operativo </w:t>
      </w:r>
      <w:hyperlink w:anchor="docker_container" w:history="1">
        <w:r w:rsidRPr="004D310C">
          <w:rPr>
            <w:rStyle w:val="Collegamentoipertestuale"/>
            <w:rFonts w:ascii="Times New Roman" w:hAnsi="Times New Roman" w:cs="Times New Roman"/>
            <w:color w:val="5B9BD5" w:themeColor="accent5"/>
          </w:rPr>
          <w:t>[27]</w:t>
        </w:r>
      </w:hyperlink>
      <w:r>
        <w:rPr>
          <w:rFonts w:ascii="Times New Roman" w:hAnsi="Times New Roman" w:cs="Times New Roman"/>
        </w:rPr>
        <w:t xml:space="preserve"> .</w:t>
      </w:r>
    </w:p>
    <w:p w14:paraId="581A43CB" w14:textId="77777777" w:rsidR="009E54C9" w:rsidRPr="00A826B8" w:rsidRDefault="009E54C9" w:rsidP="009E54C9">
      <w:pPr>
        <w:pStyle w:val="Corpotesto"/>
        <w:spacing w:before="42"/>
        <w:ind w:left="0"/>
        <w:jc w:val="both"/>
        <w:rPr>
          <w:rFonts w:ascii="Times New Roman" w:hAnsi="Times New Roman" w:cs="Times New Roman"/>
        </w:rPr>
      </w:pPr>
      <w:r>
        <w:rPr>
          <w:rFonts w:ascii="Times New Roman" w:hAnsi="Times New Roman" w:cs="Times New Roman"/>
        </w:rPr>
        <w:tab/>
        <w:t>E’ stata utilizzata la versione Docker Desktop for windows perché per il contesto aziendale l’applicazione del progetto si esegue sul sistema operativo Windows</w:t>
      </w:r>
      <w:hyperlink w:anchor="docker_for_windows" w:history="1">
        <w:r w:rsidRPr="004D310C">
          <w:rPr>
            <w:rStyle w:val="Collegamentoipertestuale"/>
            <w:rFonts w:ascii="Times New Roman" w:hAnsi="Times New Roman" w:cs="Times New Roman"/>
            <w:color w:val="5B9BD5" w:themeColor="accent5"/>
          </w:rPr>
          <w:t>[28]</w:t>
        </w:r>
      </w:hyperlink>
      <w:r>
        <w:rPr>
          <w:rFonts w:ascii="Times New Roman" w:hAnsi="Times New Roman" w:cs="Times New Roman"/>
        </w:rPr>
        <w:t>.</w:t>
      </w:r>
    </w:p>
    <w:p w14:paraId="02A7ABE0" w14:textId="77777777" w:rsidR="009E54C9" w:rsidRDefault="009E54C9" w:rsidP="009E54C9">
      <w:pPr>
        <w:pStyle w:val="Corpotesto"/>
        <w:spacing w:before="42"/>
        <w:ind w:left="0"/>
        <w:jc w:val="both"/>
        <w:rPr>
          <w:rFonts w:ascii="Times New Roman" w:hAnsi="Times New Roman" w:cs="Times New Roman"/>
        </w:rPr>
      </w:pPr>
      <w:r>
        <w:rPr>
          <w:rFonts w:ascii="Times New Roman" w:hAnsi="Times New Roman" w:cs="Times New Roman"/>
        </w:rPr>
        <w:tab/>
        <w:t>I comandi offerti da Docker Desktop, come sarà analizzato nello specifico in seguito, sono stati</w:t>
      </w:r>
      <w:r w:rsidRPr="00A826B8">
        <w:rPr>
          <w:rFonts w:ascii="Times New Roman" w:hAnsi="Times New Roman" w:cs="Times New Roman"/>
        </w:rPr>
        <w:t xml:space="preserve"> </w:t>
      </w:r>
      <w:r>
        <w:rPr>
          <w:rFonts w:ascii="Times New Roman" w:hAnsi="Times New Roman" w:cs="Times New Roman"/>
        </w:rPr>
        <w:t xml:space="preserve">fondamentali per l’implementazione </w:t>
      </w:r>
      <w:r w:rsidRPr="00A826B8">
        <w:rPr>
          <w:rFonts w:ascii="Times New Roman" w:hAnsi="Times New Roman" w:cs="Times New Roman"/>
        </w:rPr>
        <w:t xml:space="preserve">e </w:t>
      </w:r>
      <w:r>
        <w:rPr>
          <w:rFonts w:ascii="Times New Roman" w:hAnsi="Times New Roman" w:cs="Times New Roman"/>
        </w:rPr>
        <w:t xml:space="preserve">mantenimento </w:t>
      </w:r>
      <w:r w:rsidRPr="00A826B8">
        <w:rPr>
          <w:rFonts w:ascii="Times New Roman" w:hAnsi="Times New Roman" w:cs="Times New Roman"/>
        </w:rPr>
        <w:t>del server Rethinkdb</w:t>
      </w:r>
      <w:r>
        <w:rPr>
          <w:rFonts w:ascii="Times New Roman" w:hAnsi="Times New Roman" w:cs="Times New Roman"/>
        </w:rPr>
        <w:t xml:space="preserve"> containerizzato</w:t>
      </w:r>
      <w:r w:rsidRPr="00A826B8">
        <w:rPr>
          <w:rFonts w:ascii="Times New Roman" w:hAnsi="Times New Roman" w:cs="Times New Roman"/>
        </w:rPr>
        <w:t>.</w:t>
      </w:r>
    </w:p>
    <w:p w14:paraId="75795DC7" w14:textId="77777777" w:rsidR="009E54C9" w:rsidRDefault="009E54C9" w:rsidP="009E54C9">
      <w:pPr>
        <w:pStyle w:val="Corpotesto"/>
        <w:spacing w:before="42"/>
        <w:ind w:left="0"/>
        <w:jc w:val="both"/>
        <w:rPr>
          <w:rFonts w:ascii="Times New Roman" w:hAnsi="Times New Roman" w:cs="Times New Roman"/>
        </w:rPr>
      </w:pPr>
    </w:p>
    <w:p w14:paraId="4C0F9E58" w14:textId="77777777" w:rsidR="009E54C9" w:rsidRDefault="009E54C9" w:rsidP="009E54C9">
      <w:pPr>
        <w:pStyle w:val="Corpotesto"/>
        <w:spacing w:before="42"/>
        <w:ind w:left="0"/>
        <w:jc w:val="both"/>
        <w:rPr>
          <w:rFonts w:ascii="Times New Roman" w:hAnsi="Times New Roman" w:cs="Times New Roman"/>
        </w:rPr>
      </w:pPr>
    </w:p>
    <w:p w14:paraId="0E3A7AE7" w14:textId="77777777" w:rsidR="009E54C9" w:rsidRDefault="009E54C9" w:rsidP="009E54C9">
      <w:pPr>
        <w:pStyle w:val="Corpotesto"/>
        <w:spacing w:before="42"/>
        <w:ind w:left="0"/>
        <w:jc w:val="both"/>
        <w:rPr>
          <w:rFonts w:ascii="Times New Roman" w:hAnsi="Times New Roman" w:cs="Times New Roman"/>
        </w:rPr>
      </w:pPr>
    </w:p>
    <w:p w14:paraId="748996BA" w14:textId="77777777" w:rsidR="009E54C9" w:rsidRDefault="009E54C9" w:rsidP="009E54C9">
      <w:pPr>
        <w:pStyle w:val="Titolo2"/>
        <w:ind w:left="0"/>
        <w:rPr>
          <w:rFonts w:ascii="Times New Roman" w:hAnsi="Times New Roman" w:cs="Times New Roman"/>
          <w:sz w:val="36"/>
          <w:szCs w:val="36"/>
        </w:rPr>
      </w:pPr>
    </w:p>
    <w:p w14:paraId="5D686138" w14:textId="77777777" w:rsidR="009E54C9" w:rsidRDefault="009E54C9" w:rsidP="009E54C9">
      <w:pPr>
        <w:pStyle w:val="Titolo2"/>
        <w:ind w:left="0"/>
        <w:rPr>
          <w:rFonts w:ascii="Times New Roman" w:hAnsi="Times New Roman" w:cs="Times New Roman"/>
          <w:sz w:val="36"/>
          <w:szCs w:val="36"/>
        </w:rPr>
      </w:pPr>
    </w:p>
    <w:p w14:paraId="086680BB" w14:textId="77777777" w:rsidR="009E54C9" w:rsidRDefault="009E54C9" w:rsidP="009E54C9">
      <w:pPr>
        <w:pStyle w:val="Titolo2"/>
        <w:ind w:left="0"/>
        <w:rPr>
          <w:rFonts w:ascii="Times New Roman" w:hAnsi="Times New Roman" w:cs="Times New Roman"/>
          <w:sz w:val="36"/>
          <w:szCs w:val="36"/>
        </w:rPr>
      </w:pPr>
    </w:p>
    <w:p w14:paraId="5F65422D" w14:textId="77777777" w:rsidR="009E54C9" w:rsidRDefault="009E54C9" w:rsidP="009E54C9">
      <w:pPr>
        <w:pStyle w:val="Titolo2"/>
        <w:ind w:left="0"/>
        <w:rPr>
          <w:rFonts w:ascii="Times New Roman" w:hAnsi="Times New Roman" w:cs="Times New Roman"/>
          <w:sz w:val="36"/>
          <w:szCs w:val="36"/>
        </w:rPr>
      </w:pPr>
    </w:p>
    <w:p w14:paraId="4AA893AF" w14:textId="77777777" w:rsidR="009E54C9" w:rsidRDefault="009E54C9" w:rsidP="009E54C9">
      <w:pPr>
        <w:pStyle w:val="Titolo2"/>
        <w:ind w:left="0"/>
        <w:rPr>
          <w:rFonts w:ascii="Times New Roman" w:hAnsi="Times New Roman" w:cs="Times New Roman"/>
          <w:sz w:val="36"/>
          <w:szCs w:val="36"/>
        </w:rPr>
      </w:pPr>
    </w:p>
    <w:p w14:paraId="40368A86" w14:textId="77777777" w:rsidR="009E54C9" w:rsidRDefault="009E54C9" w:rsidP="009E54C9">
      <w:pPr>
        <w:pStyle w:val="Titolo2"/>
        <w:ind w:left="0"/>
        <w:rPr>
          <w:rFonts w:ascii="Times New Roman" w:hAnsi="Times New Roman" w:cs="Times New Roman"/>
          <w:sz w:val="36"/>
          <w:szCs w:val="36"/>
        </w:rPr>
      </w:pPr>
    </w:p>
    <w:p w14:paraId="076D0A61" w14:textId="77777777" w:rsidR="009E54C9" w:rsidRDefault="009E54C9" w:rsidP="009E54C9">
      <w:pPr>
        <w:pStyle w:val="Titolo2"/>
        <w:ind w:left="0"/>
        <w:rPr>
          <w:rFonts w:ascii="Times New Roman" w:hAnsi="Times New Roman" w:cs="Times New Roman"/>
          <w:sz w:val="36"/>
          <w:szCs w:val="36"/>
        </w:rPr>
      </w:pPr>
    </w:p>
    <w:p w14:paraId="7D33DA97" w14:textId="77777777" w:rsidR="009E54C9" w:rsidRDefault="009E54C9" w:rsidP="009E54C9">
      <w:pPr>
        <w:pStyle w:val="Titolo2"/>
        <w:ind w:left="0"/>
        <w:rPr>
          <w:rFonts w:ascii="Times New Roman" w:hAnsi="Times New Roman" w:cs="Times New Roman"/>
          <w:sz w:val="36"/>
          <w:szCs w:val="36"/>
        </w:rPr>
      </w:pPr>
    </w:p>
    <w:p w14:paraId="4955CB44" w14:textId="77777777" w:rsidR="009E54C9" w:rsidRDefault="009E54C9" w:rsidP="009E54C9">
      <w:pPr>
        <w:pStyle w:val="Titolo2"/>
        <w:ind w:left="0"/>
        <w:rPr>
          <w:rFonts w:ascii="Times New Roman" w:hAnsi="Times New Roman" w:cs="Times New Roman"/>
          <w:sz w:val="36"/>
          <w:szCs w:val="36"/>
        </w:rPr>
      </w:pPr>
    </w:p>
    <w:p w14:paraId="7B63C5A4" w14:textId="77777777" w:rsidR="009E54C9" w:rsidRDefault="009E54C9" w:rsidP="009E54C9">
      <w:pPr>
        <w:pStyle w:val="Titolo2"/>
        <w:ind w:left="0"/>
        <w:rPr>
          <w:rFonts w:ascii="Times New Roman" w:hAnsi="Times New Roman" w:cs="Times New Roman"/>
          <w:sz w:val="36"/>
          <w:szCs w:val="36"/>
        </w:rPr>
      </w:pPr>
    </w:p>
    <w:p w14:paraId="3DA231E5" w14:textId="77777777" w:rsidR="009E54C9" w:rsidRDefault="009E54C9" w:rsidP="009E54C9">
      <w:pPr>
        <w:pStyle w:val="Titolo2"/>
        <w:ind w:left="0"/>
        <w:rPr>
          <w:rFonts w:ascii="Times New Roman" w:hAnsi="Times New Roman" w:cs="Times New Roman"/>
          <w:sz w:val="36"/>
          <w:szCs w:val="36"/>
        </w:rPr>
      </w:pPr>
    </w:p>
    <w:p w14:paraId="1260E7D9" w14:textId="77777777" w:rsidR="009E54C9" w:rsidRDefault="009E54C9" w:rsidP="009E54C9">
      <w:pPr>
        <w:pStyle w:val="Titolo2"/>
        <w:ind w:left="0"/>
        <w:rPr>
          <w:rFonts w:ascii="Times New Roman" w:hAnsi="Times New Roman" w:cs="Times New Roman"/>
          <w:sz w:val="36"/>
          <w:szCs w:val="36"/>
        </w:rPr>
      </w:pPr>
    </w:p>
    <w:p w14:paraId="2AAB3884" w14:textId="77777777" w:rsidR="009E54C9" w:rsidRDefault="009E54C9" w:rsidP="009E54C9">
      <w:pPr>
        <w:pStyle w:val="Titolo2"/>
        <w:ind w:left="0"/>
        <w:rPr>
          <w:rFonts w:ascii="Times New Roman" w:hAnsi="Times New Roman" w:cs="Times New Roman"/>
          <w:sz w:val="36"/>
          <w:szCs w:val="36"/>
        </w:rPr>
      </w:pPr>
      <w:bookmarkStart w:id="26" w:name="_Toc59539323"/>
      <w:bookmarkStart w:id="27" w:name="_Toc61196307"/>
      <w:r>
        <w:rPr>
          <w:rFonts w:ascii="Times New Roman" w:hAnsi="Times New Roman" w:cs="Times New Roman"/>
          <w:sz w:val="36"/>
          <w:szCs w:val="36"/>
        </w:rPr>
        <w:lastRenderedPageBreak/>
        <w:t>Software utilizzati per l’implementazione della libreria di sistema Utility Rethink</w:t>
      </w:r>
      <w:bookmarkEnd w:id="26"/>
      <w:bookmarkEnd w:id="27"/>
    </w:p>
    <w:p w14:paraId="05A3DAC7" w14:textId="77777777" w:rsidR="009E54C9" w:rsidRPr="00A826B8" w:rsidRDefault="009E54C9" w:rsidP="009E54C9">
      <w:pPr>
        <w:pStyle w:val="Titolo2"/>
        <w:ind w:left="0"/>
        <w:rPr>
          <w:rFonts w:ascii="Times New Roman" w:hAnsi="Times New Roman" w:cs="Times New Roman"/>
          <w:sz w:val="36"/>
          <w:szCs w:val="36"/>
        </w:rPr>
      </w:pPr>
    </w:p>
    <w:p w14:paraId="7A0CA7F5" w14:textId="77777777" w:rsidR="009E54C9" w:rsidRDefault="009E54C9" w:rsidP="009E54C9">
      <w:pPr>
        <w:pStyle w:val="Corpotesto"/>
        <w:spacing w:before="41"/>
        <w:ind w:left="0"/>
        <w:jc w:val="both"/>
        <w:rPr>
          <w:rFonts w:ascii="Times New Roman" w:hAnsi="Times New Roman" w:cs="Times New Roman"/>
        </w:rPr>
      </w:pPr>
      <w:r>
        <w:rPr>
          <w:rFonts w:ascii="Times New Roman" w:hAnsi="Times New Roman" w:cs="Times New Roman"/>
        </w:rPr>
        <w:tab/>
        <w:t xml:space="preserve">Utilizzando </w:t>
      </w:r>
      <w:r w:rsidRPr="00A826B8">
        <w:rPr>
          <w:rFonts w:ascii="Times New Roman" w:hAnsi="Times New Roman" w:cs="Times New Roman"/>
        </w:rPr>
        <w:t>lo store NuGet di Visual Studio è possibile scaricare diverse librerie di supporto ai propri progetti.</w:t>
      </w:r>
      <w:r>
        <w:rPr>
          <w:rFonts w:ascii="Times New Roman" w:hAnsi="Times New Roman" w:cs="Times New Roman"/>
        </w:rPr>
        <w:t xml:space="preserve"> Per l’implementazione della libreria di sistema UtilityRethink, sono quindi state scaricate e utilizzate le librerie </w:t>
      </w:r>
      <w:r w:rsidRPr="006454A5">
        <w:rPr>
          <w:rFonts w:ascii="Times New Roman" w:hAnsi="Times New Roman" w:cs="Times New Roman"/>
          <w:i/>
        </w:rPr>
        <w:t>Bchavez/ RethinkDb.Driver</w:t>
      </w:r>
      <w:r>
        <w:rPr>
          <w:rFonts w:ascii="Times New Roman" w:hAnsi="Times New Roman" w:cs="Times New Roman"/>
        </w:rPr>
        <w:t xml:space="preserve">, </w:t>
      </w:r>
      <w:r w:rsidRPr="006454A5">
        <w:rPr>
          <w:rFonts w:ascii="Times New Roman" w:hAnsi="Times New Roman" w:cs="Times New Roman"/>
          <w:i/>
        </w:rPr>
        <w:t>Reactive Extensions (Rx)</w:t>
      </w:r>
      <w:r w:rsidRPr="00A826B8">
        <w:rPr>
          <w:rFonts w:ascii="Times New Roman" w:hAnsi="Times New Roman" w:cs="Times New Roman"/>
        </w:rPr>
        <w:t xml:space="preserve"> e </w:t>
      </w:r>
      <w:r w:rsidRPr="006454A5">
        <w:rPr>
          <w:rFonts w:ascii="Times New Roman" w:hAnsi="Times New Roman" w:cs="Times New Roman"/>
          <w:i/>
        </w:rPr>
        <w:t>Simple Injector</w:t>
      </w:r>
      <w:r w:rsidRPr="00A826B8">
        <w:rPr>
          <w:rFonts w:ascii="Times New Roman" w:hAnsi="Times New Roman" w:cs="Times New Roman"/>
        </w:rPr>
        <w:t>.</w:t>
      </w:r>
    </w:p>
    <w:p w14:paraId="52944D86" w14:textId="77777777" w:rsidR="009E54C9" w:rsidRDefault="009E54C9" w:rsidP="009E54C9">
      <w:pPr>
        <w:pStyle w:val="Corpotesto"/>
        <w:spacing w:before="41"/>
        <w:ind w:left="0"/>
        <w:jc w:val="both"/>
        <w:rPr>
          <w:rFonts w:ascii="Times New Roman" w:hAnsi="Times New Roman" w:cs="Times New Roman"/>
        </w:rPr>
      </w:pPr>
      <w:r>
        <w:rPr>
          <w:rFonts w:ascii="Times New Roman" w:hAnsi="Times New Roman" w:cs="Times New Roman"/>
          <w:i/>
        </w:rPr>
        <w:tab/>
      </w:r>
      <w:r w:rsidRPr="006454A5">
        <w:rPr>
          <w:rFonts w:ascii="Times New Roman" w:hAnsi="Times New Roman" w:cs="Times New Roman"/>
          <w:i/>
        </w:rPr>
        <w:t>B</w:t>
      </w:r>
      <w:r>
        <w:rPr>
          <w:rFonts w:ascii="Times New Roman" w:hAnsi="Times New Roman" w:cs="Times New Roman"/>
          <w:i/>
        </w:rPr>
        <w:t>chavez/</w:t>
      </w:r>
      <w:r w:rsidRPr="006454A5">
        <w:rPr>
          <w:rFonts w:ascii="Times New Roman" w:hAnsi="Times New Roman" w:cs="Times New Roman"/>
          <w:i/>
        </w:rPr>
        <w:t>RethinkDb.Driver</w:t>
      </w:r>
      <w:r>
        <w:rPr>
          <w:rFonts w:ascii="Times New Roman" w:hAnsi="Times New Roman" w:cs="Times New Roman"/>
        </w:rPr>
        <w:t xml:space="preserve"> </w:t>
      </w:r>
      <w:r w:rsidRPr="00A826B8">
        <w:rPr>
          <w:rFonts w:ascii="Times New Roman" w:hAnsi="Times New Roman" w:cs="Times New Roman"/>
        </w:rPr>
        <w:t>è un driver che fornisce</w:t>
      </w:r>
      <w:r>
        <w:rPr>
          <w:rFonts w:ascii="Times New Roman" w:hAnsi="Times New Roman" w:cs="Times New Roman"/>
        </w:rPr>
        <w:t>, agli applicativi scritti in linguaggio c#</w:t>
      </w:r>
      <w:r w:rsidRPr="00A826B8">
        <w:rPr>
          <w:rFonts w:ascii="Times New Roman" w:hAnsi="Times New Roman" w:cs="Times New Roman"/>
        </w:rPr>
        <w:t>,  un’api utile per l’interfacciamento al server Rethinkdb</w:t>
      </w:r>
      <w:r>
        <w:rPr>
          <w:rFonts w:ascii="Times New Roman" w:hAnsi="Times New Roman" w:cs="Times New Roman"/>
        </w:rPr>
        <w:t xml:space="preserve">  </w:t>
      </w:r>
      <w:hyperlink w:anchor="Bchavez_RethinkDb_driver" w:history="1">
        <w:r w:rsidRPr="004D310C">
          <w:rPr>
            <w:rStyle w:val="Collegamentoipertestuale"/>
            <w:rFonts w:ascii="Times New Roman" w:hAnsi="Times New Roman" w:cs="Times New Roman"/>
            <w:color w:val="5B9BD5" w:themeColor="accent5"/>
          </w:rPr>
          <w:t>[29]</w:t>
        </w:r>
      </w:hyperlink>
      <w:r w:rsidRPr="00A826B8">
        <w:rPr>
          <w:rFonts w:ascii="Times New Roman" w:hAnsi="Times New Roman" w:cs="Times New Roman"/>
        </w:rPr>
        <w:t>.</w:t>
      </w:r>
      <w:r>
        <w:rPr>
          <w:rFonts w:ascii="Times New Roman" w:hAnsi="Times New Roman" w:cs="Times New Roman"/>
        </w:rPr>
        <w:t xml:space="preserve"> </w:t>
      </w:r>
      <w:r w:rsidRPr="00A826B8">
        <w:rPr>
          <w:rFonts w:ascii="Times New Roman" w:hAnsi="Times New Roman" w:cs="Times New Roman"/>
        </w:rPr>
        <w:t>Pur non essendo un driver “ufficiale”, è molto simile a quello scritto in java</w:t>
      </w:r>
      <w:r>
        <w:rPr>
          <w:rFonts w:ascii="Times New Roman" w:hAnsi="Times New Roman" w:cs="Times New Roman"/>
        </w:rPr>
        <w:t>, ed è stato fondamentale per lo sviluppo della libreria di sistema</w:t>
      </w:r>
      <w:r w:rsidRPr="00A826B8">
        <w:rPr>
          <w:rFonts w:ascii="Times New Roman" w:hAnsi="Times New Roman" w:cs="Times New Roman"/>
        </w:rPr>
        <w:t>.</w:t>
      </w:r>
    </w:p>
    <w:p w14:paraId="1E6F00B2" w14:textId="77777777" w:rsidR="009E54C9" w:rsidRPr="004937D3" w:rsidRDefault="009E54C9" w:rsidP="009E54C9">
      <w:pPr>
        <w:pStyle w:val="Corpotesto"/>
        <w:spacing w:before="41"/>
        <w:ind w:left="0"/>
        <w:jc w:val="both"/>
        <w:rPr>
          <w:rFonts w:ascii="Times New Roman" w:hAnsi="Times New Roman" w:cs="Times New Roman"/>
        </w:rPr>
      </w:pPr>
      <w:r>
        <w:rPr>
          <w:rFonts w:ascii="Times New Roman" w:hAnsi="Times New Roman" w:cs="Times New Roman"/>
        </w:rPr>
        <w:tab/>
      </w:r>
      <w:r w:rsidRPr="00A826B8">
        <w:rPr>
          <w:rFonts w:ascii="Times New Roman" w:hAnsi="Times New Roman" w:cs="Times New Roman"/>
        </w:rPr>
        <w:t xml:space="preserve">Per implementare il </w:t>
      </w:r>
      <w:r>
        <w:rPr>
          <w:rFonts w:ascii="Times New Roman" w:hAnsi="Times New Roman" w:cs="Times New Roman"/>
        </w:rPr>
        <w:t xml:space="preserve">notificatore, oltre alla funzionalità di </w:t>
      </w:r>
      <w:r w:rsidRPr="001143DB">
        <w:rPr>
          <w:rFonts w:ascii="Times New Roman" w:hAnsi="Times New Roman" w:cs="Times New Roman"/>
          <w:i/>
        </w:rPr>
        <w:t>changefeed</w:t>
      </w:r>
      <w:r>
        <w:rPr>
          <w:rFonts w:ascii="Times New Roman" w:hAnsi="Times New Roman" w:cs="Times New Roman"/>
          <w:i/>
        </w:rPr>
        <w:t xml:space="preserve"> </w:t>
      </w:r>
      <w:r>
        <w:rPr>
          <w:rFonts w:ascii="Times New Roman" w:hAnsi="Times New Roman" w:cs="Times New Roman"/>
        </w:rPr>
        <w:t xml:space="preserve">offerta dal driver </w:t>
      </w:r>
      <w:r w:rsidRPr="006454A5">
        <w:rPr>
          <w:rFonts w:ascii="Times New Roman" w:hAnsi="Times New Roman" w:cs="Times New Roman"/>
          <w:i/>
        </w:rPr>
        <w:t>Bchavez/ RethinkDb.Driver</w:t>
      </w:r>
      <w:r>
        <w:rPr>
          <w:rFonts w:ascii="Times New Roman" w:hAnsi="Times New Roman" w:cs="Times New Roman"/>
          <w:i/>
        </w:rPr>
        <w:t>,</w:t>
      </w:r>
      <w:r>
        <w:rPr>
          <w:rFonts w:ascii="Times New Roman" w:hAnsi="Times New Roman" w:cs="Times New Roman"/>
        </w:rPr>
        <w:t xml:space="preserve"> </w:t>
      </w:r>
      <w:r w:rsidRPr="00A826B8">
        <w:rPr>
          <w:rFonts w:ascii="Times New Roman" w:hAnsi="Times New Roman" w:cs="Times New Roman"/>
        </w:rPr>
        <w:t xml:space="preserve">è stata utilizzata </w:t>
      </w:r>
      <w:r>
        <w:rPr>
          <w:rFonts w:ascii="Times New Roman" w:hAnsi="Times New Roman" w:cs="Times New Roman"/>
        </w:rPr>
        <w:t xml:space="preserve">anche </w:t>
      </w:r>
      <w:r w:rsidRPr="00A826B8">
        <w:rPr>
          <w:rFonts w:ascii="Times New Roman" w:hAnsi="Times New Roman" w:cs="Times New Roman"/>
        </w:rPr>
        <w:t xml:space="preserve">la libreria </w:t>
      </w:r>
      <w:r w:rsidRPr="001143DB">
        <w:rPr>
          <w:rFonts w:ascii="Times New Roman" w:hAnsi="Times New Roman" w:cs="Times New Roman"/>
          <w:i/>
        </w:rPr>
        <w:t>Reactive Extensions (Rx).</w:t>
      </w:r>
      <w:r>
        <w:rPr>
          <w:rFonts w:ascii="Times New Roman" w:hAnsi="Times New Roman" w:cs="Times New Roman"/>
        </w:rPr>
        <w:t xml:space="preserve"> </w:t>
      </w:r>
      <w:r w:rsidRPr="001143DB">
        <w:rPr>
          <w:rFonts w:ascii="Times New Roman" w:hAnsi="Times New Roman" w:cs="Times New Roman"/>
          <w:i/>
          <w:shd w:val="clear" w:color="auto" w:fill="FFFFFF"/>
        </w:rPr>
        <w:t>Reactive Extensions (Rx)</w:t>
      </w:r>
      <w:r>
        <w:rPr>
          <w:rFonts w:ascii="Times New Roman" w:hAnsi="Times New Roman" w:cs="Times New Roman"/>
          <w:shd w:val="clear" w:color="auto" w:fill="FFFFFF"/>
        </w:rPr>
        <w:t xml:space="preserve"> è una libreria per lo sviluppo </w:t>
      </w:r>
      <w:r w:rsidRPr="00A826B8">
        <w:rPr>
          <w:rFonts w:ascii="Times New Roman" w:hAnsi="Times New Roman" w:cs="Times New Roman"/>
          <w:shd w:val="clear" w:color="auto" w:fill="FFFFFF"/>
        </w:rPr>
        <w:t>di programmi</w:t>
      </w:r>
      <w:r>
        <w:rPr>
          <w:rFonts w:ascii="Times New Roman" w:hAnsi="Times New Roman" w:cs="Times New Roman"/>
          <w:shd w:val="clear" w:color="auto" w:fill="FFFFFF"/>
        </w:rPr>
        <w:t xml:space="preserve"> asincroni </w:t>
      </w:r>
      <w:r w:rsidRPr="00A826B8">
        <w:rPr>
          <w:rFonts w:ascii="Times New Roman" w:hAnsi="Times New Roman" w:cs="Times New Roman"/>
          <w:shd w:val="clear" w:color="auto" w:fill="FFFFFF"/>
        </w:rPr>
        <w:t xml:space="preserve">basati su eventi utilizzando </w:t>
      </w:r>
      <w:r>
        <w:rPr>
          <w:rFonts w:ascii="Times New Roman" w:hAnsi="Times New Roman" w:cs="Times New Roman"/>
          <w:shd w:val="clear" w:color="auto" w:fill="FFFFFF"/>
        </w:rPr>
        <w:t xml:space="preserve">il pattern observer tipico della programmazione a oggetti e operatori in stile LINQ </w:t>
      </w:r>
      <w:hyperlink w:anchor="Reactive_extensions" w:history="1">
        <w:r w:rsidRPr="004D310C">
          <w:rPr>
            <w:rStyle w:val="Collegamentoipertestuale"/>
            <w:rFonts w:ascii="Times New Roman" w:hAnsi="Times New Roman" w:cs="Times New Roman"/>
            <w:color w:val="5B9BD5" w:themeColor="accent5"/>
            <w:shd w:val="clear" w:color="auto" w:fill="FFFFFF"/>
          </w:rPr>
          <w:t>[30]</w:t>
        </w:r>
      </w:hyperlink>
      <w:r w:rsidRPr="00A826B8">
        <w:rPr>
          <w:rFonts w:ascii="Times New Roman" w:hAnsi="Times New Roman" w:cs="Times New Roman"/>
          <w:shd w:val="clear" w:color="auto" w:fill="FFFFFF"/>
        </w:rPr>
        <w:t>.</w:t>
      </w:r>
    </w:p>
    <w:p w14:paraId="237A7F89" w14:textId="77777777" w:rsidR="009E54C9" w:rsidRPr="00A826B8" w:rsidRDefault="009E54C9" w:rsidP="009E54C9">
      <w:pPr>
        <w:pStyle w:val="Corpotesto"/>
        <w:spacing w:before="41"/>
        <w:ind w:left="0"/>
        <w:jc w:val="both"/>
        <w:rPr>
          <w:rFonts w:ascii="Times New Roman" w:hAnsi="Times New Roman" w:cs="Times New Roman"/>
        </w:rPr>
      </w:pPr>
      <w:r>
        <w:rPr>
          <w:rFonts w:ascii="Times New Roman" w:hAnsi="Times New Roman" w:cs="Times New Roman"/>
          <w:i/>
        </w:rPr>
        <w:tab/>
      </w:r>
      <w:r w:rsidRPr="004937D3">
        <w:rPr>
          <w:rFonts w:ascii="Times New Roman" w:hAnsi="Times New Roman" w:cs="Times New Roman"/>
          <w:i/>
        </w:rPr>
        <w:t>Simple Injector</w:t>
      </w:r>
      <w:r w:rsidRPr="00A826B8">
        <w:rPr>
          <w:rFonts w:ascii="Times New Roman" w:hAnsi="Times New Roman" w:cs="Times New Roman"/>
        </w:rPr>
        <w:t xml:space="preserve">, infine, </w:t>
      </w:r>
      <w:r>
        <w:rPr>
          <w:rFonts w:ascii="Times New Roman" w:hAnsi="Times New Roman" w:cs="Times New Roman"/>
        </w:rPr>
        <w:t xml:space="preserve">è stato utilizzato, per il contesto aziendale, dagli applicativi </w:t>
      </w:r>
      <w:r w:rsidRPr="00A826B8">
        <w:rPr>
          <w:rFonts w:ascii="Times New Roman" w:hAnsi="Times New Roman" w:cs="Times New Roman"/>
        </w:rPr>
        <w:t xml:space="preserve">sofware di frontend e beckend aziendali </w:t>
      </w:r>
      <w:r>
        <w:rPr>
          <w:rFonts w:ascii="Times New Roman" w:hAnsi="Times New Roman" w:cs="Times New Roman"/>
        </w:rPr>
        <w:t xml:space="preserve">che utilizzeranno la libreria per gestire e richiamare </w:t>
      </w:r>
      <w:r w:rsidRPr="00A826B8">
        <w:rPr>
          <w:rFonts w:ascii="Times New Roman" w:hAnsi="Times New Roman" w:cs="Times New Roman"/>
        </w:rPr>
        <w:t>le funzionalità dell’ applicativo</w:t>
      </w:r>
      <w:r>
        <w:rPr>
          <w:rFonts w:ascii="Times New Roman" w:hAnsi="Times New Roman" w:cs="Times New Roman"/>
        </w:rPr>
        <w:t xml:space="preserve"> stesso</w:t>
      </w:r>
      <w:r w:rsidRPr="00A826B8">
        <w:rPr>
          <w:rFonts w:ascii="Times New Roman" w:hAnsi="Times New Roman" w:cs="Times New Roman"/>
        </w:rPr>
        <w:t>.</w:t>
      </w:r>
      <w:r>
        <w:rPr>
          <w:rFonts w:ascii="Times New Roman" w:hAnsi="Times New Roman" w:cs="Times New Roman"/>
        </w:rPr>
        <w:t xml:space="preserve"> Grazie ad esso</w:t>
      </w:r>
      <w:r w:rsidRPr="00A826B8">
        <w:rPr>
          <w:rFonts w:ascii="Times New Roman" w:hAnsi="Times New Roman" w:cs="Times New Roman"/>
        </w:rPr>
        <w:t xml:space="preserve"> è</w:t>
      </w:r>
      <w:r>
        <w:rPr>
          <w:rFonts w:ascii="Times New Roman" w:hAnsi="Times New Roman" w:cs="Times New Roman"/>
        </w:rPr>
        <w:t>,</w:t>
      </w:r>
      <w:r w:rsidRPr="00A826B8">
        <w:rPr>
          <w:rFonts w:ascii="Times New Roman" w:hAnsi="Times New Roman" w:cs="Times New Roman"/>
        </w:rPr>
        <w:t xml:space="preserve"> infatti</w:t>
      </w:r>
      <w:r>
        <w:rPr>
          <w:rFonts w:ascii="Times New Roman" w:hAnsi="Times New Roman" w:cs="Times New Roman"/>
        </w:rPr>
        <w:t>,</w:t>
      </w:r>
      <w:r w:rsidRPr="00A826B8">
        <w:rPr>
          <w:rFonts w:ascii="Times New Roman" w:hAnsi="Times New Roman" w:cs="Times New Roman"/>
        </w:rPr>
        <w:t xml:space="preserve"> possibile registrare un’istanza di una classe e fare in modo che quella restituita sia sempre la stessa al momento della registrazione</w:t>
      </w:r>
      <w:r>
        <w:rPr>
          <w:rFonts w:ascii="Times New Roman" w:hAnsi="Times New Roman" w:cs="Times New Roman"/>
        </w:rPr>
        <w:t xml:space="preserve"> </w:t>
      </w:r>
      <w:hyperlink w:anchor="simple_injector" w:history="1">
        <w:r w:rsidRPr="004D310C">
          <w:rPr>
            <w:rStyle w:val="Collegamentoipertestuale"/>
            <w:rFonts w:ascii="Times New Roman" w:hAnsi="Times New Roman" w:cs="Times New Roman"/>
            <w:color w:val="5B9BD5" w:themeColor="accent5"/>
          </w:rPr>
          <w:t>[31]</w:t>
        </w:r>
      </w:hyperlink>
      <w:r w:rsidRPr="00A826B8">
        <w:rPr>
          <w:rFonts w:ascii="Times New Roman" w:hAnsi="Times New Roman" w:cs="Times New Roman"/>
        </w:rPr>
        <w:t>.</w:t>
      </w:r>
      <w:r>
        <w:rPr>
          <w:rFonts w:ascii="Times New Roman" w:hAnsi="Times New Roman" w:cs="Times New Roman"/>
        </w:rPr>
        <w:t xml:space="preserve"> Attraverso questo meccanismo offerto dalla libreria</w:t>
      </w:r>
      <w:r w:rsidRPr="00A826B8">
        <w:rPr>
          <w:rFonts w:ascii="Times New Roman" w:hAnsi="Times New Roman" w:cs="Times New Roman"/>
        </w:rPr>
        <w:t xml:space="preserve"> </w:t>
      </w:r>
      <w:r w:rsidRPr="004937D3">
        <w:rPr>
          <w:rFonts w:ascii="Times New Roman" w:hAnsi="Times New Roman" w:cs="Times New Roman"/>
          <w:i/>
        </w:rPr>
        <w:t>Simple Injector</w:t>
      </w:r>
      <w:r w:rsidRPr="00A826B8">
        <w:rPr>
          <w:rFonts w:ascii="Times New Roman" w:hAnsi="Times New Roman" w:cs="Times New Roman"/>
        </w:rPr>
        <w:t xml:space="preserve"> è stato possibile implementare automaticamente il Pattern Singleton sulla classe principale </w:t>
      </w:r>
      <w:r w:rsidRPr="004937D3">
        <w:rPr>
          <w:rFonts w:ascii="Times New Roman" w:hAnsi="Times New Roman" w:cs="Times New Roman"/>
          <w:i/>
        </w:rPr>
        <w:t>UtilityRethink</w:t>
      </w:r>
      <w:r w:rsidRPr="00A826B8">
        <w:rPr>
          <w:rFonts w:ascii="Times New Roman" w:hAnsi="Times New Roman" w:cs="Times New Roman"/>
        </w:rPr>
        <w:t>.</w:t>
      </w:r>
    </w:p>
    <w:p w14:paraId="2D7B8090" w14:textId="77777777" w:rsidR="009E54C9" w:rsidRDefault="009E54C9" w:rsidP="009E54C9">
      <w:pPr>
        <w:pStyle w:val="Corpotesto"/>
        <w:spacing w:before="41"/>
        <w:ind w:left="0" w:right="842"/>
        <w:jc w:val="both"/>
        <w:rPr>
          <w:rFonts w:ascii="Times New Roman" w:hAnsi="Times New Roman" w:cs="Times New Roman"/>
        </w:rPr>
      </w:pPr>
    </w:p>
    <w:p w14:paraId="75FFED53" w14:textId="77777777" w:rsidR="009E54C9" w:rsidRDefault="009E54C9" w:rsidP="009E54C9">
      <w:pPr>
        <w:pStyle w:val="Titolo2"/>
        <w:ind w:left="0"/>
        <w:jc w:val="both"/>
        <w:rPr>
          <w:rFonts w:ascii="Times New Roman" w:hAnsi="Times New Roman" w:cs="Times New Roman"/>
          <w:sz w:val="36"/>
          <w:szCs w:val="36"/>
        </w:rPr>
      </w:pPr>
    </w:p>
    <w:p w14:paraId="76408142" w14:textId="77777777" w:rsidR="009E54C9" w:rsidRDefault="009E54C9" w:rsidP="009E54C9">
      <w:pPr>
        <w:pStyle w:val="Titolo2"/>
        <w:ind w:left="0"/>
        <w:jc w:val="both"/>
        <w:rPr>
          <w:rFonts w:ascii="Times New Roman" w:hAnsi="Times New Roman" w:cs="Times New Roman"/>
          <w:sz w:val="36"/>
          <w:szCs w:val="36"/>
        </w:rPr>
      </w:pPr>
    </w:p>
    <w:p w14:paraId="23ABC7C6" w14:textId="77777777" w:rsidR="009E54C9" w:rsidRPr="00A826B8" w:rsidRDefault="009E54C9" w:rsidP="009E54C9">
      <w:pPr>
        <w:pStyle w:val="Titolo2"/>
        <w:ind w:left="0"/>
        <w:jc w:val="both"/>
        <w:rPr>
          <w:rFonts w:ascii="Times New Roman" w:hAnsi="Times New Roman" w:cs="Times New Roman"/>
          <w:sz w:val="36"/>
          <w:szCs w:val="36"/>
        </w:rPr>
      </w:pPr>
    </w:p>
    <w:p w14:paraId="101BC815" w14:textId="77777777" w:rsidR="009E54C9" w:rsidRPr="00A826B8" w:rsidRDefault="009E54C9" w:rsidP="009E54C9">
      <w:pPr>
        <w:pStyle w:val="Corpotesto"/>
        <w:spacing w:before="42" w:line="254" w:lineRule="auto"/>
        <w:ind w:left="0"/>
        <w:rPr>
          <w:rFonts w:ascii="Times New Roman" w:hAnsi="Times New Roman" w:cs="Times New Roman"/>
        </w:rPr>
      </w:pPr>
    </w:p>
    <w:p w14:paraId="14D7763E" w14:textId="77777777" w:rsidR="009E54C9" w:rsidRPr="00A826B8" w:rsidRDefault="009E54C9" w:rsidP="009E54C9">
      <w:pPr>
        <w:pStyle w:val="Corpotesto"/>
        <w:spacing w:before="42" w:line="254" w:lineRule="auto"/>
        <w:ind w:left="0"/>
        <w:rPr>
          <w:rFonts w:ascii="Times New Roman" w:hAnsi="Times New Roman" w:cs="Times New Roman"/>
        </w:rPr>
      </w:pPr>
    </w:p>
    <w:p w14:paraId="28DFED3C" w14:textId="77777777" w:rsidR="009E54C9" w:rsidRPr="00A826B8" w:rsidRDefault="009E54C9" w:rsidP="009E54C9">
      <w:pPr>
        <w:pStyle w:val="Titolo2"/>
        <w:ind w:left="0"/>
        <w:rPr>
          <w:rFonts w:ascii="Times New Roman" w:hAnsi="Times New Roman" w:cs="Times New Roman"/>
          <w:sz w:val="36"/>
          <w:szCs w:val="36"/>
        </w:rPr>
      </w:pPr>
    </w:p>
    <w:p w14:paraId="319CDFEE" w14:textId="77777777" w:rsidR="009E54C9" w:rsidRPr="00A826B8" w:rsidRDefault="009E54C9" w:rsidP="009E54C9">
      <w:pPr>
        <w:pStyle w:val="Titolo2"/>
        <w:ind w:left="0"/>
        <w:rPr>
          <w:rFonts w:ascii="Times New Roman" w:hAnsi="Times New Roman" w:cs="Times New Roman"/>
          <w:sz w:val="36"/>
          <w:szCs w:val="36"/>
        </w:rPr>
      </w:pPr>
    </w:p>
    <w:p w14:paraId="6A476BB9" w14:textId="77777777" w:rsidR="009E54C9" w:rsidRPr="00A826B8" w:rsidRDefault="009E54C9" w:rsidP="009E54C9">
      <w:pPr>
        <w:pStyle w:val="Titolo2"/>
        <w:ind w:left="0"/>
        <w:rPr>
          <w:rFonts w:ascii="Times New Roman" w:hAnsi="Times New Roman" w:cs="Times New Roman"/>
          <w:sz w:val="36"/>
          <w:szCs w:val="36"/>
        </w:rPr>
      </w:pPr>
    </w:p>
    <w:p w14:paraId="50FC963C" w14:textId="77777777" w:rsidR="009E54C9" w:rsidRDefault="009E54C9" w:rsidP="009E54C9">
      <w:pPr>
        <w:pStyle w:val="Titolo2"/>
        <w:ind w:left="0"/>
        <w:rPr>
          <w:rFonts w:ascii="Times New Roman" w:hAnsi="Times New Roman" w:cs="Times New Roman"/>
          <w:sz w:val="36"/>
          <w:szCs w:val="36"/>
        </w:rPr>
      </w:pPr>
    </w:p>
    <w:p w14:paraId="051C6992" w14:textId="77777777" w:rsidR="009E54C9" w:rsidRDefault="009E54C9" w:rsidP="009E54C9">
      <w:pPr>
        <w:pStyle w:val="Titolo2"/>
        <w:ind w:left="0"/>
        <w:rPr>
          <w:rFonts w:ascii="Times New Roman" w:hAnsi="Times New Roman" w:cs="Times New Roman"/>
          <w:sz w:val="36"/>
          <w:szCs w:val="36"/>
        </w:rPr>
      </w:pPr>
    </w:p>
    <w:p w14:paraId="2E0ABD7D" w14:textId="77777777" w:rsidR="009E54C9" w:rsidRDefault="009E54C9" w:rsidP="009E54C9">
      <w:pPr>
        <w:pStyle w:val="Titolo2"/>
        <w:ind w:left="0"/>
        <w:rPr>
          <w:rFonts w:ascii="Times New Roman" w:hAnsi="Times New Roman" w:cs="Times New Roman"/>
          <w:sz w:val="36"/>
          <w:szCs w:val="36"/>
        </w:rPr>
      </w:pPr>
    </w:p>
    <w:p w14:paraId="6D1427C5" w14:textId="77777777" w:rsidR="009E54C9" w:rsidRDefault="009E54C9" w:rsidP="009E54C9">
      <w:pPr>
        <w:pStyle w:val="Titolo2"/>
        <w:ind w:left="0"/>
        <w:rPr>
          <w:rFonts w:ascii="Times New Roman" w:hAnsi="Times New Roman" w:cs="Times New Roman"/>
          <w:sz w:val="36"/>
          <w:szCs w:val="36"/>
        </w:rPr>
      </w:pPr>
    </w:p>
    <w:p w14:paraId="394695B8" w14:textId="77777777" w:rsidR="009E54C9" w:rsidRDefault="009E54C9" w:rsidP="009E54C9">
      <w:pPr>
        <w:pStyle w:val="Titolo2"/>
        <w:ind w:left="0"/>
        <w:rPr>
          <w:rFonts w:ascii="Times New Roman" w:hAnsi="Times New Roman" w:cs="Times New Roman"/>
          <w:sz w:val="36"/>
          <w:szCs w:val="36"/>
        </w:rPr>
      </w:pPr>
    </w:p>
    <w:p w14:paraId="63EA9613" w14:textId="77777777" w:rsidR="009E54C9" w:rsidRDefault="009E54C9" w:rsidP="009E54C9">
      <w:pPr>
        <w:pStyle w:val="Titolo2"/>
        <w:ind w:left="0"/>
        <w:rPr>
          <w:rFonts w:ascii="Times New Roman" w:hAnsi="Times New Roman" w:cs="Times New Roman"/>
          <w:sz w:val="36"/>
          <w:szCs w:val="36"/>
        </w:rPr>
      </w:pPr>
    </w:p>
    <w:p w14:paraId="398C35C3" w14:textId="77777777" w:rsidR="009E54C9" w:rsidRDefault="009E54C9" w:rsidP="009E54C9">
      <w:pPr>
        <w:pStyle w:val="Titolo2"/>
        <w:ind w:left="0"/>
        <w:rPr>
          <w:rFonts w:ascii="Times New Roman" w:hAnsi="Times New Roman" w:cs="Times New Roman"/>
          <w:sz w:val="36"/>
          <w:szCs w:val="36"/>
        </w:rPr>
      </w:pPr>
    </w:p>
    <w:p w14:paraId="52F75208" w14:textId="77777777" w:rsidR="009E54C9" w:rsidRPr="00A826B8" w:rsidRDefault="009E54C9" w:rsidP="009E54C9">
      <w:pPr>
        <w:pStyle w:val="Titolo2"/>
        <w:ind w:left="0"/>
        <w:rPr>
          <w:rFonts w:ascii="Times New Roman" w:hAnsi="Times New Roman" w:cs="Times New Roman"/>
          <w:sz w:val="36"/>
          <w:szCs w:val="36"/>
        </w:rPr>
      </w:pPr>
      <w:bookmarkStart w:id="28" w:name="_Toc59539324"/>
      <w:bookmarkStart w:id="29" w:name="_Toc61196308"/>
      <w:r w:rsidRPr="00A826B8">
        <w:rPr>
          <w:rFonts w:ascii="Times New Roman" w:hAnsi="Times New Roman" w:cs="Times New Roman"/>
          <w:sz w:val="36"/>
          <w:szCs w:val="36"/>
        </w:rPr>
        <w:lastRenderedPageBreak/>
        <w:t>Metodologia di Progettazione</w:t>
      </w:r>
      <w:bookmarkEnd w:id="28"/>
      <w:bookmarkEnd w:id="29"/>
    </w:p>
    <w:p w14:paraId="7512CEBA" w14:textId="77777777" w:rsidR="009E54C9" w:rsidRPr="00A826B8" w:rsidRDefault="009E54C9" w:rsidP="009E54C9">
      <w:pPr>
        <w:pStyle w:val="Titolo2"/>
        <w:ind w:left="0"/>
        <w:jc w:val="both"/>
        <w:rPr>
          <w:rFonts w:ascii="Times New Roman" w:hAnsi="Times New Roman" w:cs="Times New Roman"/>
          <w:sz w:val="36"/>
          <w:szCs w:val="36"/>
        </w:rPr>
      </w:pPr>
    </w:p>
    <w:p w14:paraId="6D919CE5" w14:textId="77777777" w:rsidR="009E54C9" w:rsidRDefault="009E54C9" w:rsidP="009E54C9">
      <w:pPr>
        <w:pStyle w:val="Corpotesto"/>
        <w:spacing w:before="42" w:line="254" w:lineRule="auto"/>
        <w:ind w:left="0"/>
        <w:jc w:val="both"/>
        <w:rPr>
          <w:rFonts w:ascii="Times New Roman" w:hAnsi="Times New Roman" w:cs="Times New Roman"/>
        </w:rPr>
      </w:pPr>
    </w:p>
    <w:p w14:paraId="063CE99E" w14:textId="77777777" w:rsidR="009E54C9" w:rsidRPr="00A826B8" w:rsidRDefault="009E54C9" w:rsidP="009E54C9">
      <w:pPr>
        <w:pStyle w:val="Corpotesto"/>
        <w:spacing w:before="42" w:line="254" w:lineRule="auto"/>
        <w:ind w:left="0"/>
        <w:jc w:val="both"/>
        <w:rPr>
          <w:rFonts w:ascii="Times New Roman" w:hAnsi="Times New Roman" w:cs="Times New Roman"/>
        </w:rPr>
      </w:pPr>
      <w:r>
        <w:rPr>
          <w:rFonts w:ascii="Times New Roman" w:hAnsi="Times New Roman" w:cs="Times New Roman"/>
        </w:rPr>
        <w:tab/>
        <w:t>In seguito alla scelta</w:t>
      </w:r>
      <w:r w:rsidRPr="00A826B8">
        <w:rPr>
          <w:rFonts w:ascii="Times New Roman" w:hAnsi="Times New Roman" w:cs="Times New Roman"/>
        </w:rPr>
        <w:t xml:space="preserve"> </w:t>
      </w:r>
      <w:r>
        <w:rPr>
          <w:rFonts w:ascii="Times New Roman" w:hAnsi="Times New Roman" w:cs="Times New Roman"/>
        </w:rPr>
        <w:t>del</w:t>
      </w:r>
      <w:r w:rsidRPr="00A826B8">
        <w:rPr>
          <w:rFonts w:ascii="Times New Roman" w:hAnsi="Times New Roman" w:cs="Times New Roman"/>
        </w:rPr>
        <w:t xml:space="preserve"> software</w:t>
      </w:r>
      <w:r>
        <w:rPr>
          <w:rFonts w:ascii="Times New Roman" w:hAnsi="Times New Roman" w:cs="Times New Roman"/>
        </w:rPr>
        <w:t xml:space="preserve"> da utilizzare per la realizzazione del sistema, è stato scelto </w:t>
      </w:r>
      <w:r w:rsidRPr="00A826B8">
        <w:rPr>
          <w:rFonts w:ascii="Times New Roman" w:hAnsi="Times New Roman" w:cs="Times New Roman"/>
        </w:rPr>
        <w:t>Scrum</w:t>
      </w:r>
      <w:r>
        <w:rPr>
          <w:rFonts w:ascii="Times New Roman" w:hAnsi="Times New Roman" w:cs="Times New Roman"/>
        </w:rPr>
        <w:t xml:space="preserve"> </w:t>
      </w:r>
      <w:hyperlink w:anchor="Scrum" w:history="1">
        <w:r w:rsidRPr="004D310C">
          <w:rPr>
            <w:rStyle w:val="Collegamentoipertestuale"/>
            <w:rFonts w:ascii="Times New Roman" w:hAnsi="Times New Roman" w:cs="Times New Roman"/>
            <w:color w:val="5B9BD5" w:themeColor="accent5"/>
          </w:rPr>
          <w:t>[32]</w:t>
        </w:r>
        <w:r w:rsidRPr="00771C36">
          <w:rPr>
            <w:rStyle w:val="Collegamentoipertestuale"/>
            <w:rFonts w:ascii="Times New Roman" w:hAnsi="Times New Roman" w:cs="Times New Roman"/>
          </w:rPr>
          <w:t>.</w:t>
        </w:r>
      </w:hyperlink>
      <w:r>
        <w:t xml:space="preserve"> </w:t>
      </w:r>
      <w:r>
        <w:rPr>
          <w:rFonts w:ascii="Times New Roman" w:hAnsi="Times New Roman" w:cs="Times New Roman"/>
        </w:rPr>
        <w:t xml:space="preserve"> Scrum è una metodologia di progettazione agile che</w:t>
      </w:r>
      <w:r w:rsidRPr="00A826B8">
        <w:rPr>
          <w:rFonts w:ascii="Times New Roman" w:hAnsi="Times New Roman" w:cs="Times New Roman"/>
        </w:rPr>
        <w:t xml:space="preserve"> permette la divisione del progetto</w:t>
      </w:r>
      <w:r>
        <w:rPr>
          <w:rFonts w:ascii="Times New Roman" w:hAnsi="Times New Roman" w:cs="Times New Roman"/>
        </w:rPr>
        <w:t xml:space="preserve"> in </w:t>
      </w:r>
      <w:r w:rsidRPr="00A826B8">
        <w:rPr>
          <w:rFonts w:ascii="Times New Roman" w:hAnsi="Times New Roman" w:cs="Times New Roman"/>
        </w:rPr>
        <w:t>intervalli di tempo di durata fissa generalm</w:t>
      </w:r>
      <w:r>
        <w:rPr>
          <w:rFonts w:ascii="Times New Roman" w:hAnsi="Times New Roman" w:cs="Times New Roman"/>
        </w:rPr>
        <w:t>ente da uno a quattro settimane</w:t>
      </w:r>
      <w:r w:rsidRPr="00221F53">
        <w:rPr>
          <w:rFonts w:ascii="Times New Roman" w:hAnsi="Times New Roman" w:cs="Times New Roman"/>
        </w:rPr>
        <w:t xml:space="preserve"> </w:t>
      </w:r>
      <w:r>
        <w:rPr>
          <w:rFonts w:ascii="Times New Roman" w:hAnsi="Times New Roman" w:cs="Times New Roman"/>
        </w:rPr>
        <w:t>chiamati</w:t>
      </w:r>
      <w:r w:rsidRPr="00A826B8">
        <w:rPr>
          <w:rFonts w:ascii="Times New Roman" w:hAnsi="Times New Roman" w:cs="Times New Roman"/>
        </w:rPr>
        <w:t xml:space="preserve"> Sprint</w:t>
      </w:r>
      <w:r>
        <w:rPr>
          <w:rFonts w:ascii="Times New Roman" w:hAnsi="Times New Roman" w:cs="Times New Roman"/>
        </w:rPr>
        <w:t>.</w:t>
      </w:r>
    </w:p>
    <w:p w14:paraId="69DAFF94" w14:textId="77777777" w:rsidR="009E54C9" w:rsidRPr="00A826B8" w:rsidRDefault="009E54C9" w:rsidP="009E54C9">
      <w:pPr>
        <w:pStyle w:val="Corpotesto"/>
        <w:spacing w:before="42"/>
        <w:ind w:left="0"/>
        <w:jc w:val="both"/>
        <w:rPr>
          <w:rFonts w:ascii="Times New Roman" w:hAnsi="Times New Roman" w:cs="Times New Roman"/>
        </w:rPr>
      </w:pPr>
      <w:r>
        <w:rPr>
          <w:rFonts w:ascii="Times New Roman" w:hAnsi="Times New Roman" w:cs="Times New Roman"/>
        </w:rPr>
        <w:tab/>
      </w:r>
      <w:r w:rsidRPr="00A826B8">
        <w:rPr>
          <w:rFonts w:ascii="Times New Roman" w:hAnsi="Times New Roman" w:cs="Times New Roman"/>
        </w:rPr>
        <w:t>Gli Sprint sono l’unità di base dello sviluppo in Scrum.</w:t>
      </w:r>
      <w:r>
        <w:rPr>
          <w:rFonts w:ascii="Times New Roman" w:hAnsi="Times New Roman" w:cs="Times New Roman"/>
        </w:rPr>
        <w:t xml:space="preserve"> </w:t>
      </w:r>
      <w:r w:rsidRPr="00A826B8">
        <w:rPr>
          <w:rFonts w:ascii="Times New Roman" w:hAnsi="Times New Roman" w:cs="Times New Roman"/>
        </w:rPr>
        <w:t>Ognuno di essi è preceduto da una riunione di pianificazione in cui vengono identificati gli obiettivi e vengono stimati i tempi.</w:t>
      </w:r>
      <w:r>
        <w:rPr>
          <w:rFonts w:ascii="Times New Roman" w:hAnsi="Times New Roman" w:cs="Times New Roman"/>
        </w:rPr>
        <w:t xml:space="preserve"> </w:t>
      </w:r>
      <w:r w:rsidRPr="00A826B8">
        <w:rPr>
          <w:rFonts w:ascii="Times New Roman" w:hAnsi="Times New Roman" w:cs="Times New Roman"/>
        </w:rPr>
        <w:t>Durante uno sprint non è permesso cambiare gli obiettivi, quindi le modifiche sono sospese fino alla successiva riunione di pianificazione, e potranno essere prese in considerazione nel successivo Sprint.</w:t>
      </w:r>
    </w:p>
    <w:p w14:paraId="118BBEEA" w14:textId="77777777" w:rsidR="009E54C9" w:rsidRPr="00A826B8" w:rsidRDefault="009E54C9" w:rsidP="009E54C9">
      <w:pPr>
        <w:pStyle w:val="Corpotesto"/>
        <w:spacing w:before="43"/>
        <w:ind w:left="0"/>
        <w:jc w:val="both"/>
        <w:rPr>
          <w:rFonts w:ascii="Times New Roman" w:hAnsi="Times New Roman" w:cs="Times New Roman"/>
        </w:rPr>
      </w:pPr>
      <w:r>
        <w:rPr>
          <w:rFonts w:ascii="Times New Roman" w:hAnsi="Times New Roman" w:cs="Times New Roman"/>
        </w:rPr>
        <w:tab/>
      </w:r>
      <w:r w:rsidRPr="00A826B8">
        <w:rPr>
          <w:rFonts w:ascii="Times New Roman" w:hAnsi="Times New Roman" w:cs="Times New Roman"/>
        </w:rPr>
        <w:t>Durante lo sviluppo dell’applicazione</w:t>
      </w:r>
      <w:r>
        <w:rPr>
          <w:rFonts w:ascii="Times New Roman" w:hAnsi="Times New Roman" w:cs="Times New Roman"/>
        </w:rPr>
        <w:t>,</w:t>
      </w:r>
      <w:r w:rsidRPr="00A826B8">
        <w:rPr>
          <w:rFonts w:ascii="Times New Roman" w:hAnsi="Times New Roman" w:cs="Times New Roman"/>
        </w:rPr>
        <w:t xml:space="preserve"> ogni attività svolta ha assunto i seguenti stati: “ToDo”, “Doing” e “Done”.</w:t>
      </w:r>
    </w:p>
    <w:p w14:paraId="3927CAEF" w14:textId="6BF83496" w:rsidR="009E54C9" w:rsidRPr="00A826B8" w:rsidRDefault="009E54C9" w:rsidP="009E54C9">
      <w:pPr>
        <w:pStyle w:val="Corpotesto"/>
        <w:spacing w:before="42"/>
        <w:ind w:left="0"/>
        <w:jc w:val="both"/>
        <w:rPr>
          <w:rFonts w:ascii="Times New Roman" w:hAnsi="Times New Roman" w:cs="Times New Roman"/>
        </w:rPr>
      </w:pPr>
      <w:r>
        <w:rPr>
          <w:rFonts w:ascii="Times New Roman" w:hAnsi="Times New Roman" w:cs="Times New Roman"/>
        </w:rPr>
        <w:tab/>
      </w:r>
      <w:r w:rsidRPr="00A826B8">
        <w:rPr>
          <w:rFonts w:ascii="Times New Roman" w:hAnsi="Times New Roman" w:cs="Times New Roman"/>
        </w:rPr>
        <w:t>Scrum è una metodologia di progettazione che si utilizza quando i requisiti sono ben chiari e una volta iniziato il progetto non ci sono nuove</w:t>
      </w:r>
      <w:r>
        <w:rPr>
          <w:rFonts w:ascii="Times New Roman" w:hAnsi="Times New Roman" w:cs="Times New Roman"/>
        </w:rPr>
        <w:t xml:space="preserve"> attività</w:t>
      </w:r>
      <w:r w:rsidRPr="00A826B8">
        <w:rPr>
          <w:rFonts w:ascii="Times New Roman" w:hAnsi="Times New Roman" w:cs="Times New Roman"/>
        </w:rPr>
        <w:t xml:space="preserve"> che entrano nella lista “ToDo”.</w:t>
      </w:r>
      <w:r>
        <w:rPr>
          <w:rFonts w:ascii="Times New Roman" w:hAnsi="Times New Roman" w:cs="Times New Roman"/>
        </w:rPr>
        <w:t xml:space="preserve"> </w:t>
      </w:r>
      <w:r w:rsidRPr="00A826B8">
        <w:rPr>
          <w:rFonts w:ascii="Times New Roman" w:hAnsi="Times New Roman" w:cs="Times New Roman"/>
        </w:rPr>
        <w:t>A tal proposito, per la gestione del progetto ho utilizzato Jira Software</w:t>
      </w:r>
      <w:r w:rsidRPr="00A826B8">
        <w:rPr>
          <w:rFonts w:ascii="Times New Roman" w:hAnsi="Times New Roman" w:cs="Times New Roman"/>
          <w:spacing w:val="-32"/>
        </w:rPr>
        <w:t xml:space="preserve"> </w:t>
      </w:r>
      <w:r w:rsidRPr="00A826B8">
        <w:rPr>
          <w:rFonts w:ascii="Times New Roman" w:hAnsi="Times New Roman" w:cs="Times New Roman"/>
        </w:rPr>
        <w:t xml:space="preserve">attraverso credenziali </w:t>
      </w:r>
      <w:r>
        <w:rPr>
          <w:rFonts w:ascii="Times New Roman" w:hAnsi="Times New Roman" w:cs="Times New Roman"/>
        </w:rPr>
        <w:t xml:space="preserve">che mi sono state messe a disposizione </w:t>
      </w:r>
      <w:r w:rsidRPr="00A826B8">
        <w:rPr>
          <w:rFonts w:ascii="Times New Roman" w:hAnsi="Times New Roman" w:cs="Times New Roman"/>
        </w:rPr>
        <w:t>dall’azienda.</w:t>
      </w:r>
      <w:r>
        <w:rPr>
          <w:rFonts w:ascii="Times New Roman" w:hAnsi="Times New Roman" w:cs="Times New Roman"/>
        </w:rPr>
        <w:t xml:space="preserve"> </w:t>
      </w:r>
      <w:r w:rsidRPr="00A826B8">
        <w:rPr>
          <w:rFonts w:ascii="Times New Roman" w:hAnsi="Times New Roman" w:cs="Times New Roman"/>
        </w:rPr>
        <w:t xml:space="preserve">Quando iniziavo una nuova attività (Sprint) essa passava dallo stato </w:t>
      </w:r>
      <w:r w:rsidRPr="00A826B8">
        <w:rPr>
          <w:rFonts w:ascii="Times New Roman" w:hAnsi="Times New Roman" w:cs="Times New Roman"/>
          <w:spacing w:val="-5"/>
        </w:rPr>
        <w:t xml:space="preserve">“ToDo” </w:t>
      </w:r>
      <w:r w:rsidRPr="00A826B8">
        <w:rPr>
          <w:rFonts w:ascii="Times New Roman" w:hAnsi="Times New Roman" w:cs="Times New Roman"/>
          <w:spacing w:val="-7"/>
        </w:rPr>
        <w:t xml:space="preserve">al </w:t>
      </w:r>
      <w:r w:rsidRPr="00A826B8">
        <w:rPr>
          <w:rFonts w:ascii="Times New Roman" w:hAnsi="Times New Roman" w:cs="Times New Roman"/>
        </w:rPr>
        <w:t>“Doing” per poi andare in “Done” quando veniva completato.</w:t>
      </w:r>
    </w:p>
    <w:p w14:paraId="46A107F1" w14:textId="77777777" w:rsidR="009E54C9" w:rsidRPr="00A826B8" w:rsidRDefault="009E54C9" w:rsidP="009E54C9">
      <w:pPr>
        <w:pStyle w:val="Titolo2"/>
        <w:ind w:left="0"/>
        <w:jc w:val="both"/>
        <w:rPr>
          <w:rFonts w:ascii="Times New Roman" w:hAnsi="Times New Roman" w:cs="Times New Roman"/>
          <w:sz w:val="36"/>
          <w:szCs w:val="36"/>
        </w:rPr>
      </w:pPr>
    </w:p>
    <w:p w14:paraId="2ABA8F94" w14:textId="77777777" w:rsidR="009E54C9" w:rsidRPr="00A826B8" w:rsidRDefault="009E54C9" w:rsidP="009E54C9">
      <w:pPr>
        <w:pStyle w:val="Titolo2"/>
        <w:ind w:left="0"/>
        <w:rPr>
          <w:rFonts w:ascii="Times New Roman" w:hAnsi="Times New Roman" w:cs="Times New Roman"/>
          <w:sz w:val="36"/>
          <w:szCs w:val="36"/>
        </w:rPr>
      </w:pPr>
    </w:p>
    <w:p w14:paraId="5222F13D" w14:textId="77777777" w:rsidR="009E54C9" w:rsidRDefault="009E54C9" w:rsidP="009E54C9">
      <w:pPr>
        <w:pStyle w:val="Titolo2"/>
        <w:ind w:left="0"/>
        <w:rPr>
          <w:rFonts w:ascii="Times New Roman" w:hAnsi="Times New Roman" w:cs="Times New Roman"/>
          <w:sz w:val="36"/>
          <w:szCs w:val="36"/>
        </w:rPr>
      </w:pPr>
    </w:p>
    <w:p w14:paraId="218D8E26" w14:textId="77777777" w:rsidR="009E54C9" w:rsidRDefault="009E54C9" w:rsidP="009E54C9">
      <w:pPr>
        <w:pStyle w:val="Titolo2"/>
        <w:ind w:left="0"/>
        <w:rPr>
          <w:rFonts w:ascii="Times New Roman" w:hAnsi="Times New Roman" w:cs="Times New Roman"/>
          <w:sz w:val="36"/>
          <w:szCs w:val="36"/>
        </w:rPr>
      </w:pPr>
    </w:p>
    <w:p w14:paraId="4E930B3D" w14:textId="77777777" w:rsidR="009E54C9" w:rsidRDefault="009E54C9" w:rsidP="009E54C9">
      <w:pPr>
        <w:pStyle w:val="Titolo2"/>
        <w:ind w:left="0"/>
        <w:rPr>
          <w:rFonts w:ascii="Times New Roman" w:hAnsi="Times New Roman" w:cs="Times New Roman"/>
          <w:sz w:val="36"/>
          <w:szCs w:val="36"/>
        </w:rPr>
      </w:pPr>
    </w:p>
    <w:p w14:paraId="7A230F47" w14:textId="77777777" w:rsidR="009E54C9" w:rsidRDefault="009E54C9" w:rsidP="009E54C9">
      <w:pPr>
        <w:pStyle w:val="Titolo2"/>
        <w:ind w:left="0"/>
        <w:rPr>
          <w:rFonts w:ascii="Times New Roman" w:hAnsi="Times New Roman" w:cs="Times New Roman"/>
          <w:sz w:val="36"/>
          <w:szCs w:val="36"/>
        </w:rPr>
      </w:pPr>
    </w:p>
    <w:p w14:paraId="2E0E1B1E" w14:textId="77777777" w:rsidR="009E54C9" w:rsidRDefault="009E54C9" w:rsidP="009E54C9">
      <w:pPr>
        <w:pStyle w:val="Titolo2"/>
        <w:ind w:left="0"/>
        <w:rPr>
          <w:rFonts w:ascii="Times New Roman" w:hAnsi="Times New Roman" w:cs="Times New Roman"/>
          <w:sz w:val="36"/>
          <w:szCs w:val="36"/>
        </w:rPr>
      </w:pPr>
    </w:p>
    <w:p w14:paraId="6E331F58" w14:textId="77777777" w:rsidR="009E54C9" w:rsidRDefault="009E54C9" w:rsidP="009E54C9">
      <w:pPr>
        <w:pStyle w:val="Titolo2"/>
        <w:ind w:left="0"/>
        <w:rPr>
          <w:rFonts w:ascii="Times New Roman" w:hAnsi="Times New Roman" w:cs="Times New Roman"/>
          <w:sz w:val="36"/>
          <w:szCs w:val="36"/>
        </w:rPr>
      </w:pPr>
    </w:p>
    <w:p w14:paraId="3A465DD1" w14:textId="77777777" w:rsidR="009E54C9" w:rsidRDefault="009E54C9" w:rsidP="009E54C9">
      <w:pPr>
        <w:pStyle w:val="Titolo2"/>
        <w:ind w:left="0"/>
        <w:rPr>
          <w:rFonts w:ascii="Times New Roman" w:hAnsi="Times New Roman" w:cs="Times New Roman"/>
          <w:sz w:val="36"/>
          <w:szCs w:val="36"/>
        </w:rPr>
      </w:pPr>
    </w:p>
    <w:p w14:paraId="3889F5AA" w14:textId="77777777" w:rsidR="009E54C9" w:rsidRDefault="009E54C9" w:rsidP="009E54C9">
      <w:pPr>
        <w:pStyle w:val="Titolo2"/>
        <w:ind w:left="0"/>
        <w:rPr>
          <w:rFonts w:ascii="Times New Roman" w:hAnsi="Times New Roman" w:cs="Times New Roman"/>
          <w:sz w:val="36"/>
          <w:szCs w:val="36"/>
        </w:rPr>
      </w:pPr>
    </w:p>
    <w:p w14:paraId="1FA25353" w14:textId="77777777" w:rsidR="009E54C9" w:rsidRDefault="009E54C9" w:rsidP="009E54C9">
      <w:pPr>
        <w:pStyle w:val="Titolo2"/>
        <w:ind w:left="0"/>
        <w:rPr>
          <w:rFonts w:ascii="Times New Roman" w:hAnsi="Times New Roman" w:cs="Times New Roman"/>
          <w:sz w:val="36"/>
          <w:szCs w:val="36"/>
        </w:rPr>
      </w:pPr>
    </w:p>
    <w:p w14:paraId="31636574" w14:textId="77777777" w:rsidR="009E54C9" w:rsidRDefault="009E54C9" w:rsidP="00DD04E8">
      <w:pPr>
        <w:rPr>
          <w:rFonts w:ascii="Times New Roman" w:hAnsi="Times New Roman" w:cs="Times New Roman"/>
          <w:sz w:val="36"/>
          <w:szCs w:val="36"/>
        </w:rPr>
      </w:pPr>
    </w:p>
    <w:p w14:paraId="4D37E5DC" w14:textId="77777777" w:rsidR="00247B8A" w:rsidRDefault="00247B8A" w:rsidP="00DD04E8">
      <w:pPr>
        <w:rPr>
          <w:rFonts w:ascii="Times New Roman" w:hAnsi="Times New Roman" w:cs="Times New Roman"/>
          <w:b/>
          <w:sz w:val="40"/>
          <w:szCs w:val="40"/>
        </w:rPr>
      </w:pPr>
    </w:p>
    <w:p w14:paraId="747A1723" w14:textId="77777777" w:rsidR="00247B8A" w:rsidRDefault="00247B8A" w:rsidP="00DD04E8">
      <w:pPr>
        <w:rPr>
          <w:rFonts w:ascii="Times New Roman" w:hAnsi="Times New Roman" w:cs="Times New Roman"/>
          <w:b/>
          <w:sz w:val="40"/>
          <w:szCs w:val="40"/>
        </w:rPr>
      </w:pPr>
    </w:p>
    <w:p w14:paraId="0AD6A157" w14:textId="77777777" w:rsidR="00247B8A" w:rsidRDefault="00247B8A" w:rsidP="00DD04E8">
      <w:pPr>
        <w:rPr>
          <w:rFonts w:ascii="Times New Roman" w:hAnsi="Times New Roman" w:cs="Times New Roman"/>
          <w:b/>
          <w:sz w:val="40"/>
          <w:szCs w:val="40"/>
        </w:rPr>
      </w:pPr>
    </w:p>
    <w:p w14:paraId="66F83163" w14:textId="77777777" w:rsidR="00247B8A" w:rsidRDefault="00247B8A" w:rsidP="00DD04E8">
      <w:pPr>
        <w:rPr>
          <w:rFonts w:ascii="Times New Roman" w:hAnsi="Times New Roman" w:cs="Times New Roman"/>
          <w:b/>
          <w:sz w:val="40"/>
          <w:szCs w:val="40"/>
        </w:rPr>
      </w:pPr>
    </w:p>
    <w:p w14:paraId="5A8B984D" w14:textId="77777777" w:rsidR="00247B8A" w:rsidRDefault="00247B8A" w:rsidP="00DD04E8">
      <w:pPr>
        <w:rPr>
          <w:rFonts w:ascii="Times New Roman" w:hAnsi="Times New Roman" w:cs="Times New Roman"/>
          <w:b/>
          <w:sz w:val="40"/>
          <w:szCs w:val="40"/>
        </w:rPr>
      </w:pPr>
    </w:p>
    <w:p w14:paraId="385EAD0C" w14:textId="77777777" w:rsidR="00DD04E8" w:rsidRPr="00A826B8" w:rsidRDefault="009E54C9" w:rsidP="00DD04E8">
      <w:pPr>
        <w:rPr>
          <w:rFonts w:ascii="Times New Roman" w:hAnsi="Times New Roman" w:cs="Times New Roman"/>
          <w:b/>
          <w:sz w:val="40"/>
          <w:szCs w:val="40"/>
        </w:rPr>
      </w:pPr>
      <w:r>
        <w:rPr>
          <w:rFonts w:ascii="Times New Roman" w:hAnsi="Times New Roman" w:cs="Times New Roman"/>
          <w:b/>
          <w:sz w:val="40"/>
          <w:szCs w:val="40"/>
        </w:rPr>
        <w:lastRenderedPageBreak/>
        <w:t>Capitolo 4</w:t>
      </w:r>
    </w:p>
    <w:p w14:paraId="23216E7E" w14:textId="77777777" w:rsidR="00DD04E8" w:rsidRPr="00A826B8" w:rsidRDefault="00DD04E8" w:rsidP="00DD04E8">
      <w:pPr>
        <w:rPr>
          <w:rFonts w:ascii="Times New Roman" w:hAnsi="Times New Roman" w:cs="Times New Roman"/>
          <w:sz w:val="36"/>
          <w:szCs w:val="36"/>
        </w:rPr>
      </w:pPr>
    </w:p>
    <w:p w14:paraId="5498960A" w14:textId="77777777" w:rsidR="00DD04E8" w:rsidRDefault="00E32A18" w:rsidP="00DD04E8">
      <w:pPr>
        <w:pStyle w:val="Titolo1"/>
        <w:ind w:left="0"/>
        <w:rPr>
          <w:rFonts w:ascii="Times New Roman" w:hAnsi="Times New Roman" w:cs="Times New Roman"/>
        </w:rPr>
      </w:pPr>
      <w:bookmarkStart w:id="30" w:name="_Toc58000375"/>
      <w:bookmarkStart w:id="31" w:name="_Toc61196309"/>
      <w:r>
        <w:rPr>
          <w:rFonts w:ascii="Times New Roman" w:hAnsi="Times New Roman" w:cs="Times New Roman"/>
        </w:rPr>
        <w:t>L</w:t>
      </w:r>
      <w:r w:rsidR="00DD04E8">
        <w:rPr>
          <w:rFonts w:ascii="Times New Roman" w:hAnsi="Times New Roman" w:cs="Times New Roman"/>
        </w:rPr>
        <w:t>ibreria UtilityRethink</w:t>
      </w:r>
      <w:bookmarkEnd w:id="30"/>
      <w:bookmarkEnd w:id="31"/>
    </w:p>
    <w:p w14:paraId="7CC0D54C" w14:textId="77777777" w:rsidR="00DD04E8" w:rsidRDefault="00DD04E8" w:rsidP="00DD04E8">
      <w:pPr>
        <w:pStyle w:val="Titolo1"/>
        <w:ind w:left="0"/>
        <w:rPr>
          <w:rFonts w:ascii="Times New Roman" w:hAnsi="Times New Roman" w:cs="Times New Roman"/>
        </w:rPr>
      </w:pPr>
    </w:p>
    <w:p w14:paraId="0CC3B262" w14:textId="77777777" w:rsidR="00DD04E8" w:rsidRDefault="00153B03" w:rsidP="00D9442E">
      <w:pPr>
        <w:jc w:val="both"/>
        <w:rPr>
          <w:rFonts w:ascii="Times New Roman" w:hAnsi="Times New Roman" w:cs="Times New Roman"/>
          <w:sz w:val="26"/>
          <w:szCs w:val="26"/>
        </w:rPr>
      </w:pPr>
      <w:r>
        <w:rPr>
          <w:rFonts w:ascii="Times New Roman" w:hAnsi="Times New Roman" w:cs="Times New Roman"/>
          <w:sz w:val="26"/>
          <w:szCs w:val="26"/>
        </w:rPr>
        <w:tab/>
      </w:r>
      <w:r w:rsidR="00DD04E8">
        <w:rPr>
          <w:rFonts w:ascii="Times New Roman" w:hAnsi="Times New Roman" w:cs="Times New Roman"/>
          <w:sz w:val="26"/>
          <w:szCs w:val="26"/>
        </w:rPr>
        <w:t xml:space="preserve">Una delle due attività principali del progetto ha previsto l’implementazione </w:t>
      </w:r>
      <w:r w:rsidR="002E1A0B">
        <w:rPr>
          <w:rFonts w:ascii="Times New Roman" w:hAnsi="Times New Roman" w:cs="Times New Roman"/>
          <w:sz w:val="26"/>
          <w:szCs w:val="26"/>
        </w:rPr>
        <w:t xml:space="preserve">di una libreria che </w:t>
      </w:r>
      <w:r w:rsidR="00E3574F">
        <w:rPr>
          <w:rFonts w:ascii="Times New Roman" w:hAnsi="Times New Roman" w:cs="Times New Roman"/>
          <w:sz w:val="26"/>
          <w:szCs w:val="26"/>
        </w:rPr>
        <w:t>garantisce</w:t>
      </w:r>
      <w:r w:rsidR="00E32A18">
        <w:rPr>
          <w:rFonts w:ascii="Times New Roman" w:hAnsi="Times New Roman" w:cs="Times New Roman"/>
          <w:sz w:val="26"/>
          <w:szCs w:val="26"/>
        </w:rPr>
        <w:t xml:space="preserve"> l’interfacciamento </w:t>
      </w:r>
      <w:r w:rsidR="00DD04E8">
        <w:rPr>
          <w:rFonts w:ascii="Times New Roman" w:hAnsi="Times New Roman" w:cs="Times New Roman"/>
          <w:sz w:val="26"/>
          <w:szCs w:val="26"/>
        </w:rPr>
        <w:t>al server di sistema</w:t>
      </w:r>
      <w:r w:rsidR="00E32A18">
        <w:rPr>
          <w:rFonts w:ascii="Times New Roman" w:hAnsi="Times New Roman" w:cs="Times New Roman"/>
          <w:sz w:val="26"/>
          <w:szCs w:val="26"/>
        </w:rPr>
        <w:t xml:space="preserve"> agli applicativi aziendali</w:t>
      </w:r>
      <w:r w:rsidR="00DD04E8">
        <w:rPr>
          <w:rFonts w:ascii="Times New Roman" w:hAnsi="Times New Roman" w:cs="Times New Roman"/>
          <w:sz w:val="26"/>
          <w:szCs w:val="26"/>
        </w:rPr>
        <w:t>.</w:t>
      </w:r>
    </w:p>
    <w:p w14:paraId="4A9F1120" w14:textId="77777777" w:rsidR="00DD04E8" w:rsidRDefault="00153B03" w:rsidP="00D9442E">
      <w:pPr>
        <w:jc w:val="both"/>
        <w:rPr>
          <w:rFonts w:ascii="Times New Roman" w:hAnsi="Times New Roman" w:cs="Times New Roman"/>
          <w:sz w:val="26"/>
          <w:szCs w:val="26"/>
        </w:rPr>
      </w:pPr>
      <w:r>
        <w:rPr>
          <w:rFonts w:ascii="Times New Roman" w:hAnsi="Times New Roman" w:cs="Times New Roman"/>
          <w:sz w:val="26"/>
          <w:szCs w:val="26"/>
        </w:rPr>
        <w:tab/>
      </w:r>
      <w:r w:rsidR="00DD04E8">
        <w:rPr>
          <w:rFonts w:ascii="Times New Roman" w:hAnsi="Times New Roman" w:cs="Times New Roman"/>
          <w:sz w:val="26"/>
          <w:szCs w:val="26"/>
        </w:rPr>
        <w:t>Come tecnologia server è stato scelto il sistema dbms non relazionale real-time chiamato RethinkDB</w:t>
      </w:r>
      <w:r w:rsidR="002E1A0B">
        <w:rPr>
          <w:rFonts w:ascii="Times New Roman" w:hAnsi="Times New Roman" w:cs="Times New Roman"/>
          <w:sz w:val="26"/>
          <w:szCs w:val="26"/>
        </w:rPr>
        <w:t xml:space="preserve"> </w:t>
      </w:r>
      <w:commentRangeStart w:id="32"/>
      <w:r w:rsidR="002E1A0B">
        <w:rPr>
          <w:rFonts w:ascii="Times New Roman" w:hAnsi="Times New Roman" w:cs="Times New Roman"/>
          <w:sz w:val="26"/>
          <w:szCs w:val="26"/>
        </w:rPr>
        <w:t>che sarà analizzato in seguito</w:t>
      </w:r>
      <w:r w:rsidR="00DD04E8">
        <w:rPr>
          <w:rFonts w:ascii="Times New Roman" w:hAnsi="Times New Roman" w:cs="Times New Roman"/>
          <w:sz w:val="26"/>
          <w:szCs w:val="26"/>
        </w:rPr>
        <w:t>.</w:t>
      </w:r>
      <w:commentRangeEnd w:id="32"/>
      <w:r w:rsidR="004D3C7D">
        <w:rPr>
          <w:rStyle w:val="Rimandocommento"/>
        </w:rPr>
        <w:commentReference w:id="32"/>
      </w:r>
    </w:p>
    <w:p w14:paraId="5360C2F4" w14:textId="77777777" w:rsidR="002E1A0B" w:rsidRDefault="00153B03" w:rsidP="00D9442E">
      <w:pPr>
        <w:jc w:val="both"/>
        <w:rPr>
          <w:rFonts w:ascii="Times New Roman" w:hAnsi="Times New Roman" w:cs="Times New Roman"/>
          <w:sz w:val="26"/>
          <w:szCs w:val="26"/>
        </w:rPr>
      </w:pPr>
      <w:r>
        <w:rPr>
          <w:rFonts w:ascii="Times New Roman" w:hAnsi="Times New Roman" w:cs="Times New Roman"/>
          <w:sz w:val="26"/>
          <w:szCs w:val="26"/>
        </w:rPr>
        <w:tab/>
      </w:r>
      <w:r w:rsidR="009070A3">
        <w:rPr>
          <w:rFonts w:ascii="Times New Roman" w:hAnsi="Times New Roman" w:cs="Times New Roman"/>
          <w:sz w:val="26"/>
          <w:szCs w:val="26"/>
        </w:rPr>
        <w:t xml:space="preserve">La libreria di utility </w:t>
      </w:r>
      <w:r w:rsidR="008953E5">
        <w:rPr>
          <w:rFonts w:ascii="Times New Roman" w:hAnsi="Times New Roman" w:cs="Times New Roman"/>
          <w:sz w:val="26"/>
          <w:szCs w:val="26"/>
        </w:rPr>
        <w:t xml:space="preserve">sviluppata </w:t>
      </w:r>
      <w:r w:rsidR="002E1A0B">
        <w:rPr>
          <w:rFonts w:ascii="Times New Roman" w:hAnsi="Times New Roman" w:cs="Times New Roman"/>
          <w:sz w:val="26"/>
          <w:szCs w:val="26"/>
        </w:rPr>
        <w:t xml:space="preserve">per </w:t>
      </w:r>
      <w:r w:rsidR="00E32A18">
        <w:rPr>
          <w:rFonts w:ascii="Times New Roman" w:hAnsi="Times New Roman" w:cs="Times New Roman"/>
          <w:sz w:val="26"/>
          <w:szCs w:val="26"/>
        </w:rPr>
        <w:t xml:space="preserve">fornire </w:t>
      </w:r>
      <w:r w:rsidR="002E1A0B">
        <w:rPr>
          <w:rFonts w:ascii="Times New Roman" w:hAnsi="Times New Roman" w:cs="Times New Roman"/>
          <w:sz w:val="26"/>
          <w:szCs w:val="26"/>
        </w:rPr>
        <w:t>l’interfacciamento a RethinkDB,</w:t>
      </w:r>
      <w:r w:rsidR="00310BAB">
        <w:rPr>
          <w:rFonts w:ascii="Times New Roman" w:hAnsi="Times New Roman" w:cs="Times New Roman"/>
          <w:sz w:val="26"/>
          <w:szCs w:val="26"/>
        </w:rPr>
        <w:t xml:space="preserve"> </w:t>
      </w:r>
      <w:r w:rsidR="002E1A0B">
        <w:rPr>
          <w:rFonts w:ascii="Times New Roman" w:hAnsi="Times New Roman" w:cs="Times New Roman"/>
          <w:sz w:val="26"/>
          <w:szCs w:val="26"/>
        </w:rPr>
        <w:t xml:space="preserve">si chiama </w:t>
      </w:r>
      <w:r w:rsidR="002E1A0B" w:rsidRPr="002E1A0B">
        <w:rPr>
          <w:rFonts w:ascii="Times New Roman" w:hAnsi="Times New Roman" w:cs="Times New Roman"/>
          <w:i/>
          <w:sz w:val="26"/>
          <w:szCs w:val="26"/>
        </w:rPr>
        <w:t>UtilityRethink</w:t>
      </w:r>
      <w:r w:rsidR="008953E5">
        <w:rPr>
          <w:rFonts w:ascii="Times New Roman" w:hAnsi="Times New Roman" w:cs="Times New Roman"/>
          <w:i/>
          <w:sz w:val="26"/>
          <w:szCs w:val="26"/>
        </w:rPr>
        <w:t xml:space="preserve"> </w:t>
      </w:r>
      <w:r w:rsidR="008953E5">
        <w:rPr>
          <w:rFonts w:ascii="Times New Roman" w:hAnsi="Times New Roman" w:cs="Times New Roman"/>
          <w:sz w:val="26"/>
          <w:szCs w:val="26"/>
        </w:rPr>
        <w:t>e, come già introdotto nei capitoli precedenti, è stata implementata per garantire e ottenere il sistema di notifiche richiesto dall’azienda.</w:t>
      </w:r>
      <w:r w:rsidR="00E32A18">
        <w:rPr>
          <w:rFonts w:ascii="Times New Roman" w:hAnsi="Times New Roman" w:cs="Times New Roman"/>
          <w:sz w:val="26"/>
          <w:szCs w:val="26"/>
        </w:rPr>
        <w:t xml:space="preserve"> E’,</w:t>
      </w:r>
      <w:r w:rsidR="009070A3">
        <w:rPr>
          <w:rFonts w:ascii="Times New Roman" w:hAnsi="Times New Roman" w:cs="Times New Roman"/>
          <w:sz w:val="26"/>
          <w:szCs w:val="26"/>
        </w:rPr>
        <w:t xml:space="preserve"> </w:t>
      </w:r>
      <w:r>
        <w:rPr>
          <w:rFonts w:ascii="Times New Roman" w:hAnsi="Times New Roman" w:cs="Times New Roman"/>
          <w:sz w:val="26"/>
          <w:szCs w:val="26"/>
        </w:rPr>
        <w:t>al momento</w:t>
      </w:r>
      <w:r w:rsidR="00E32A18">
        <w:rPr>
          <w:rFonts w:ascii="Times New Roman" w:hAnsi="Times New Roman" w:cs="Times New Roman"/>
          <w:sz w:val="26"/>
          <w:szCs w:val="26"/>
        </w:rPr>
        <w:t>,</w:t>
      </w:r>
      <w:r>
        <w:rPr>
          <w:rFonts w:ascii="Times New Roman" w:hAnsi="Times New Roman" w:cs="Times New Roman"/>
          <w:sz w:val="26"/>
          <w:szCs w:val="26"/>
        </w:rPr>
        <w:t xml:space="preserve"> disponibile solamente</w:t>
      </w:r>
      <w:r w:rsidR="009070A3">
        <w:rPr>
          <w:rFonts w:ascii="Times New Roman" w:hAnsi="Times New Roman" w:cs="Times New Roman"/>
          <w:sz w:val="26"/>
          <w:szCs w:val="26"/>
        </w:rPr>
        <w:t xml:space="preserve"> una versione</w:t>
      </w:r>
      <w:r>
        <w:rPr>
          <w:rFonts w:ascii="Times New Roman" w:hAnsi="Times New Roman" w:cs="Times New Roman"/>
          <w:sz w:val="26"/>
          <w:szCs w:val="26"/>
        </w:rPr>
        <w:t xml:space="preserve"> per applicativi scritti in linguaggio c# </w:t>
      </w:r>
      <w:r w:rsidR="009070A3">
        <w:rPr>
          <w:rFonts w:ascii="Times New Roman" w:hAnsi="Times New Roman" w:cs="Times New Roman"/>
          <w:sz w:val="26"/>
          <w:szCs w:val="26"/>
        </w:rPr>
        <w:t xml:space="preserve">che </w:t>
      </w:r>
      <w:r w:rsidR="00E32A18">
        <w:rPr>
          <w:rFonts w:ascii="Times New Roman" w:hAnsi="Times New Roman" w:cs="Times New Roman"/>
          <w:sz w:val="26"/>
          <w:szCs w:val="26"/>
        </w:rPr>
        <w:t xml:space="preserve">sarà approfondita </w:t>
      </w:r>
      <w:r w:rsidR="0017113D">
        <w:rPr>
          <w:rFonts w:ascii="Times New Roman" w:hAnsi="Times New Roman" w:cs="Times New Roman"/>
          <w:sz w:val="26"/>
          <w:szCs w:val="26"/>
        </w:rPr>
        <w:t>dettagliatamente</w:t>
      </w:r>
      <w:r w:rsidR="002E1A0B">
        <w:rPr>
          <w:rFonts w:ascii="Times New Roman" w:hAnsi="Times New Roman" w:cs="Times New Roman"/>
          <w:sz w:val="26"/>
          <w:szCs w:val="26"/>
        </w:rPr>
        <w:t xml:space="preserve"> in questo capitolo.</w:t>
      </w:r>
    </w:p>
    <w:p w14:paraId="4223EBAC" w14:textId="77777777" w:rsidR="00247B8A" w:rsidRDefault="00247B8A" w:rsidP="00D9442E">
      <w:pPr>
        <w:jc w:val="both"/>
        <w:rPr>
          <w:rFonts w:ascii="Times New Roman" w:hAnsi="Times New Roman" w:cs="Times New Roman"/>
          <w:sz w:val="26"/>
          <w:szCs w:val="26"/>
        </w:rPr>
      </w:pPr>
    </w:p>
    <w:p w14:paraId="771507F0" w14:textId="77777777" w:rsidR="00D016AA" w:rsidRDefault="00D016AA" w:rsidP="00D016AA">
      <w:pPr>
        <w:pStyle w:val="Titolo2"/>
        <w:rPr>
          <w:rFonts w:ascii="Times New Roman" w:hAnsi="Times New Roman" w:cs="Times New Roman"/>
          <w:sz w:val="26"/>
          <w:szCs w:val="26"/>
        </w:rPr>
      </w:pPr>
    </w:p>
    <w:p w14:paraId="7CDE75F3" w14:textId="77777777" w:rsidR="00D016AA" w:rsidRDefault="00D016AA" w:rsidP="00D016AA">
      <w:pPr>
        <w:pStyle w:val="Titolo2"/>
        <w:ind w:left="0"/>
        <w:rPr>
          <w:rFonts w:ascii="Times New Roman" w:hAnsi="Times New Roman" w:cs="Times New Roman"/>
          <w:sz w:val="36"/>
          <w:szCs w:val="36"/>
        </w:rPr>
      </w:pPr>
      <w:bookmarkStart w:id="33" w:name="_Toc61196310"/>
      <w:r w:rsidRPr="00D016AA">
        <w:rPr>
          <w:rFonts w:ascii="Times New Roman" w:hAnsi="Times New Roman" w:cs="Times New Roman"/>
          <w:sz w:val="36"/>
          <w:szCs w:val="36"/>
        </w:rPr>
        <w:t>Diagramma dei casi d’uso</w:t>
      </w:r>
      <w:bookmarkEnd w:id="33"/>
    </w:p>
    <w:p w14:paraId="7D5FDD8A" w14:textId="77777777" w:rsidR="00BA1974" w:rsidRPr="00D016AA" w:rsidRDefault="00BA1974" w:rsidP="00D016AA">
      <w:pPr>
        <w:pStyle w:val="Titolo2"/>
        <w:ind w:left="0"/>
        <w:rPr>
          <w:rFonts w:ascii="Times New Roman" w:hAnsi="Times New Roman" w:cs="Times New Roman"/>
          <w:sz w:val="36"/>
          <w:szCs w:val="36"/>
        </w:rPr>
      </w:pPr>
    </w:p>
    <w:p w14:paraId="61C2F77C" w14:textId="77777777" w:rsidR="00AF30A7" w:rsidRDefault="008953E5" w:rsidP="00BA1974">
      <w:pPr>
        <w:jc w:val="both"/>
        <w:rPr>
          <w:rFonts w:ascii="Times New Roman" w:hAnsi="Times New Roman" w:cs="Times New Roman"/>
          <w:sz w:val="26"/>
          <w:szCs w:val="26"/>
        </w:rPr>
      </w:pPr>
      <w:r>
        <w:rPr>
          <w:rFonts w:ascii="Times New Roman" w:hAnsi="Times New Roman" w:cs="Times New Roman"/>
          <w:sz w:val="26"/>
          <w:szCs w:val="26"/>
        </w:rPr>
        <w:tab/>
      </w:r>
      <w:r w:rsidR="00AF30A7">
        <w:rPr>
          <w:rFonts w:ascii="Times New Roman" w:hAnsi="Times New Roman" w:cs="Times New Roman"/>
          <w:sz w:val="26"/>
          <w:szCs w:val="26"/>
        </w:rPr>
        <w:t xml:space="preserve">Nello schema in figura 4.1 sono descritte le quattro principali funzionalità che la libreria offre ai servizi client che ne usufruiscono. </w:t>
      </w:r>
    </w:p>
    <w:p w14:paraId="0F9D2FBC" w14:textId="77777777" w:rsidR="00AF30A7" w:rsidRDefault="00AF30A7" w:rsidP="00BA1974">
      <w:pPr>
        <w:jc w:val="both"/>
        <w:rPr>
          <w:rFonts w:ascii="Times New Roman" w:hAnsi="Times New Roman" w:cs="Times New Roman"/>
          <w:sz w:val="26"/>
          <w:szCs w:val="26"/>
        </w:rPr>
      </w:pPr>
    </w:p>
    <w:p w14:paraId="1C3CF10D" w14:textId="77777777" w:rsidR="00AF30A7" w:rsidRDefault="00AF30A7" w:rsidP="00BA1974">
      <w:pPr>
        <w:jc w:val="both"/>
        <w:rPr>
          <w:rFonts w:ascii="Times New Roman" w:hAnsi="Times New Roman" w:cs="Times New Roman"/>
          <w:sz w:val="26"/>
          <w:szCs w:val="26"/>
        </w:rPr>
      </w:pPr>
      <w:r>
        <w:rPr>
          <w:rFonts w:ascii="Times New Roman" w:hAnsi="Times New Roman" w:cs="Times New Roman"/>
          <w:sz w:val="26"/>
          <w:szCs w:val="26"/>
        </w:rPr>
        <w:t>In particolare garantisce:</w:t>
      </w:r>
    </w:p>
    <w:p w14:paraId="68F84A93" w14:textId="77777777" w:rsidR="00AF30A7" w:rsidRDefault="00AF30A7" w:rsidP="00BA1974">
      <w:pPr>
        <w:jc w:val="both"/>
        <w:rPr>
          <w:rFonts w:ascii="Times New Roman" w:hAnsi="Times New Roman" w:cs="Times New Roman"/>
          <w:sz w:val="26"/>
          <w:szCs w:val="26"/>
        </w:rPr>
      </w:pPr>
    </w:p>
    <w:p w14:paraId="1851D4DA" w14:textId="77777777" w:rsidR="00AF30A7" w:rsidRDefault="00790681" w:rsidP="00AF30A7">
      <w:pPr>
        <w:pStyle w:val="Paragrafoelenco"/>
        <w:numPr>
          <w:ilvl w:val="0"/>
          <w:numId w:val="31"/>
        </w:numPr>
        <w:jc w:val="both"/>
        <w:rPr>
          <w:rFonts w:ascii="Times New Roman" w:hAnsi="Times New Roman" w:cs="Times New Roman"/>
          <w:sz w:val="26"/>
          <w:szCs w:val="26"/>
        </w:rPr>
      </w:pPr>
      <w:r>
        <w:rPr>
          <w:rFonts w:ascii="Times New Roman" w:hAnsi="Times New Roman" w:cs="Times New Roman"/>
          <w:sz w:val="26"/>
          <w:szCs w:val="26"/>
        </w:rPr>
        <w:t xml:space="preserve">la </w:t>
      </w:r>
      <w:r w:rsidR="00AF30A7">
        <w:rPr>
          <w:rFonts w:ascii="Times New Roman" w:hAnsi="Times New Roman" w:cs="Times New Roman"/>
          <w:sz w:val="26"/>
          <w:szCs w:val="26"/>
        </w:rPr>
        <w:t>gestione del database sul server RethinkDB su cui sono archiviate le notifiche creando e eliminando tabelle e indici</w:t>
      </w:r>
      <w:r w:rsidR="008953E5">
        <w:rPr>
          <w:rFonts w:ascii="Times New Roman" w:hAnsi="Times New Roman" w:cs="Times New Roman"/>
          <w:sz w:val="26"/>
          <w:szCs w:val="26"/>
        </w:rPr>
        <w:t>;</w:t>
      </w:r>
    </w:p>
    <w:p w14:paraId="165F74CE" w14:textId="77777777" w:rsidR="00AF30A7" w:rsidRDefault="00AF30A7" w:rsidP="00AF30A7">
      <w:pPr>
        <w:pStyle w:val="Paragrafoelenco"/>
        <w:jc w:val="both"/>
        <w:rPr>
          <w:rFonts w:ascii="Times New Roman" w:hAnsi="Times New Roman" w:cs="Times New Roman"/>
          <w:sz w:val="26"/>
          <w:szCs w:val="26"/>
        </w:rPr>
      </w:pPr>
    </w:p>
    <w:p w14:paraId="6710D2DB" w14:textId="77777777" w:rsidR="00AF30A7" w:rsidRDefault="00790681" w:rsidP="00AF30A7">
      <w:pPr>
        <w:pStyle w:val="Paragrafoelenco"/>
        <w:numPr>
          <w:ilvl w:val="0"/>
          <w:numId w:val="31"/>
        </w:numPr>
        <w:jc w:val="both"/>
        <w:rPr>
          <w:rFonts w:ascii="Times New Roman" w:hAnsi="Times New Roman" w:cs="Times New Roman"/>
          <w:sz w:val="26"/>
          <w:szCs w:val="26"/>
        </w:rPr>
      </w:pPr>
      <w:r>
        <w:rPr>
          <w:rFonts w:ascii="Times New Roman" w:hAnsi="Times New Roman" w:cs="Times New Roman"/>
          <w:sz w:val="26"/>
          <w:szCs w:val="26"/>
        </w:rPr>
        <w:t>l’</w:t>
      </w:r>
      <w:r w:rsidR="00AF30A7">
        <w:rPr>
          <w:rFonts w:ascii="Times New Roman" w:hAnsi="Times New Roman" w:cs="Times New Roman"/>
          <w:sz w:val="26"/>
          <w:szCs w:val="26"/>
        </w:rPr>
        <w:t>inserimento di nuove notifiche relative ad un evento sul database RethinkDB</w:t>
      </w:r>
      <w:r w:rsidR="008953E5">
        <w:rPr>
          <w:rFonts w:ascii="Times New Roman" w:hAnsi="Times New Roman" w:cs="Times New Roman"/>
          <w:sz w:val="26"/>
          <w:szCs w:val="26"/>
        </w:rPr>
        <w:t>;</w:t>
      </w:r>
    </w:p>
    <w:p w14:paraId="0B761B77" w14:textId="77777777" w:rsidR="00AF30A7" w:rsidRPr="00AF30A7" w:rsidRDefault="00AF30A7" w:rsidP="00AF30A7">
      <w:pPr>
        <w:pStyle w:val="Paragrafoelenco"/>
        <w:rPr>
          <w:rFonts w:ascii="Times New Roman" w:hAnsi="Times New Roman" w:cs="Times New Roman"/>
          <w:sz w:val="26"/>
          <w:szCs w:val="26"/>
        </w:rPr>
      </w:pPr>
    </w:p>
    <w:p w14:paraId="4D085A07" w14:textId="77777777" w:rsidR="00AF30A7" w:rsidRDefault="00790681" w:rsidP="00AF30A7">
      <w:pPr>
        <w:pStyle w:val="Paragrafoelenco"/>
        <w:numPr>
          <w:ilvl w:val="0"/>
          <w:numId w:val="31"/>
        </w:numPr>
        <w:jc w:val="both"/>
        <w:rPr>
          <w:rFonts w:ascii="Times New Roman" w:hAnsi="Times New Roman" w:cs="Times New Roman"/>
          <w:sz w:val="26"/>
          <w:szCs w:val="26"/>
        </w:rPr>
      </w:pPr>
      <w:r>
        <w:rPr>
          <w:rFonts w:ascii="Times New Roman" w:hAnsi="Times New Roman" w:cs="Times New Roman"/>
          <w:sz w:val="26"/>
          <w:szCs w:val="26"/>
        </w:rPr>
        <w:t>la r</w:t>
      </w:r>
      <w:r w:rsidR="00AF30A7">
        <w:rPr>
          <w:rFonts w:ascii="Times New Roman" w:hAnsi="Times New Roman" w:cs="Times New Roman"/>
          <w:sz w:val="26"/>
          <w:szCs w:val="26"/>
        </w:rPr>
        <w:t>icezione di notifiche di interesse</w:t>
      </w:r>
      <w:r>
        <w:rPr>
          <w:rFonts w:ascii="Times New Roman" w:hAnsi="Times New Roman" w:cs="Times New Roman"/>
          <w:sz w:val="26"/>
          <w:szCs w:val="26"/>
        </w:rPr>
        <w:t xml:space="preserve"> per le quali ci si è registrati</w:t>
      </w:r>
      <w:r w:rsidR="008953E5">
        <w:rPr>
          <w:rFonts w:ascii="Times New Roman" w:hAnsi="Times New Roman" w:cs="Times New Roman"/>
          <w:sz w:val="26"/>
          <w:szCs w:val="26"/>
        </w:rPr>
        <w:t>;</w:t>
      </w:r>
    </w:p>
    <w:p w14:paraId="5472A86A" w14:textId="77777777" w:rsidR="00AF30A7" w:rsidRPr="00AF30A7" w:rsidRDefault="00AF30A7" w:rsidP="00AF30A7">
      <w:pPr>
        <w:pStyle w:val="Paragrafoelenco"/>
        <w:rPr>
          <w:rFonts w:ascii="Times New Roman" w:hAnsi="Times New Roman" w:cs="Times New Roman"/>
          <w:sz w:val="26"/>
          <w:szCs w:val="26"/>
        </w:rPr>
      </w:pPr>
    </w:p>
    <w:p w14:paraId="4DB3DD99" w14:textId="77777777" w:rsidR="00AF30A7" w:rsidRPr="00AF30A7" w:rsidRDefault="00790681" w:rsidP="00AF30A7">
      <w:pPr>
        <w:pStyle w:val="Paragrafoelenco"/>
        <w:numPr>
          <w:ilvl w:val="0"/>
          <w:numId w:val="31"/>
        </w:numPr>
        <w:jc w:val="both"/>
        <w:rPr>
          <w:rFonts w:ascii="Times New Roman" w:hAnsi="Times New Roman" w:cs="Times New Roman"/>
          <w:sz w:val="26"/>
          <w:szCs w:val="26"/>
        </w:rPr>
      </w:pPr>
      <w:r>
        <w:rPr>
          <w:rFonts w:ascii="Times New Roman" w:hAnsi="Times New Roman" w:cs="Times New Roman"/>
          <w:sz w:val="26"/>
          <w:szCs w:val="26"/>
        </w:rPr>
        <w:t>la r</w:t>
      </w:r>
      <w:r w:rsidR="00AF30A7">
        <w:rPr>
          <w:rFonts w:ascii="Times New Roman" w:hAnsi="Times New Roman" w:cs="Times New Roman"/>
          <w:sz w:val="26"/>
          <w:szCs w:val="26"/>
        </w:rPr>
        <w:t>icerca delle notifiche presenti sul database RethinkDB</w:t>
      </w:r>
      <w:r w:rsidR="008953E5">
        <w:rPr>
          <w:rFonts w:ascii="Times New Roman" w:hAnsi="Times New Roman" w:cs="Times New Roman"/>
          <w:sz w:val="26"/>
          <w:szCs w:val="26"/>
        </w:rPr>
        <w:t>;</w:t>
      </w:r>
    </w:p>
    <w:p w14:paraId="0849106D" w14:textId="77777777" w:rsidR="00D016AA" w:rsidRDefault="00D016AA" w:rsidP="00D016AA">
      <w:pPr>
        <w:keepNext/>
      </w:pPr>
      <w:r>
        <w:rPr>
          <w:noProof/>
          <w:lang w:bidi="ar-SA"/>
        </w:rPr>
        <w:lastRenderedPageBreak/>
        <w:drawing>
          <wp:inline distT="0" distB="0" distL="0" distR="0" wp14:anchorId="3BA626BF" wp14:editId="70293AC9">
            <wp:extent cx="6119357" cy="5422790"/>
            <wp:effectExtent l="19050" t="0" r="0" b="0"/>
            <wp:docPr id="40" name="Immagine 2" descr="C:\Users\Utente\Desktop\francesco\Università\Tesi\rethinkdb\Uml\CasoD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tente\Desktop\francesco\Università\Tesi\rethinkdb\Uml\CasoDuso.JPG"/>
                    <pic:cNvPicPr>
                      <a:picLocks noChangeAspect="1" noChangeArrowheads="1"/>
                    </pic:cNvPicPr>
                  </pic:nvPicPr>
                  <pic:blipFill>
                    <a:blip r:embed="rId23" cstate="print"/>
                    <a:srcRect/>
                    <a:stretch>
                      <a:fillRect/>
                    </a:stretch>
                  </pic:blipFill>
                  <pic:spPr bwMode="auto">
                    <a:xfrm>
                      <a:off x="0" y="0"/>
                      <a:ext cx="6120130" cy="5423475"/>
                    </a:xfrm>
                    <a:prstGeom prst="rect">
                      <a:avLst/>
                    </a:prstGeom>
                    <a:noFill/>
                    <a:ln w="9525">
                      <a:noFill/>
                      <a:miter lim="800000"/>
                      <a:headEnd/>
                      <a:tailEnd/>
                    </a:ln>
                  </pic:spPr>
                </pic:pic>
              </a:graphicData>
            </a:graphic>
          </wp:inline>
        </w:drawing>
      </w:r>
    </w:p>
    <w:p w14:paraId="7607D0E7" w14:textId="77777777" w:rsidR="00D016AA" w:rsidRPr="003A1B28" w:rsidRDefault="00BA1974" w:rsidP="00D016AA">
      <w:pPr>
        <w:pStyle w:val="Didascalia"/>
        <w:rPr>
          <w:rFonts w:ascii="Times New Roman" w:hAnsi="Times New Roman" w:cs="Times New Roman"/>
          <w:b w:val="0"/>
          <w:color w:val="auto"/>
          <w:sz w:val="26"/>
          <w:szCs w:val="26"/>
        </w:rPr>
      </w:pPr>
      <w:r>
        <w:rPr>
          <w:rFonts w:ascii="Times New Roman" w:hAnsi="Times New Roman" w:cs="Times New Roman"/>
          <w:b w:val="0"/>
          <w:color w:val="auto"/>
          <w:sz w:val="26"/>
          <w:szCs w:val="26"/>
        </w:rPr>
        <w:t>Figura 4.1</w:t>
      </w:r>
    </w:p>
    <w:p w14:paraId="24E62DAC" w14:textId="77777777" w:rsidR="00675E4B" w:rsidRDefault="00675E4B" w:rsidP="009E54C9">
      <w:pPr>
        <w:pStyle w:val="Titolo2"/>
        <w:ind w:left="0"/>
        <w:rPr>
          <w:rFonts w:ascii="Times New Roman" w:hAnsi="Times New Roman" w:cs="Times New Roman"/>
          <w:sz w:val="36"/>
          <w:szCs w:val="36"/>
        </w:rPr>
      </w:pPr>
      <w:bookmarkStart w:id="34" w:name="_Toc58000393"/>
      <w:bookmarkStart w:id="35" w:name="_Toc58000377"/>
    </w:p>
    <w:p w14:paraId="2D72EDC9" w14:textId="77777777" w:rsidR="00AF30A7" w:rsidRDefault="00AF30A7" w:rsidP="009E54C9">
      <w:pPr>
        <w:pStyle w:val="Titolo2"/>
        <w:ind w:left="0"/>
        <w:rPr>
          <w:rFonts w:ascii="Times New Roman" w:hAnsi="Times New Roman" w:cs="Times New Roman"/>
          <w:sz w:val="36"/>
          <w:szCs w:val="36"/>
        </w:rPr>
      </w:pPr>
    </w:p>
    <w:p w14:paraId="2D190ABE" w14:textId="77777777" w:rsidR="00AF30A7" w:rsidRDefault="00AF30A7" w:rsidP="009E54C9">
      <w:pPr>
        <w:pStyle w:val="Titolo2"/>
        <w:ind w:left="0"/>
        <w:rPr>
          <w:rFonts w:ascii="Times New Roman" w:hAnsi="Times New Roman" w:cs="Times New Roman"/>
          <w:sz w:val="36"/>
          <w:szCs w:val="36"/>
        </w:rPr>
      </w:pPr>
    </w:p>
    <w:p w14:paraId="34BDE2E1" w14:textId="77777777" w:rsidR="00AF30A7" w:rsidRDefault="00AF30A7" w:rsidP="009E54C9">
      <w:pPr>
        <w:pStyle w:val="Titolo2"/>
        <w:ind w:left="0"/>
        <w:rPr>
          <w:rFonts w:ascii="Times New Roman" w:hAnsi="Times New Roman" w:cs="Times New Roman"/>
          <w:sz w:val="36"/>
          <w:szCs w:val="36"/>
        </w:rPr>
      </w:pPr>
    </w:p>
    <w:p w14:paraId="73B5B2FE" w14:textId="77777777" w:rsidR="00AF30A7" w:rsidRDefault="00AF30A7" w:rsidP="009E54C9">
      <w:pPr>
        <w:pStyle w:val="Titolo2"/>
        <w:ind w:left="0"/>
        <w:rPr>
          <w:rFonts w:ascii="Times New Roman" w:hAnsi="Times New Roman" w:cs="Times New Roman"/>
          <w:sz w:val="36"/>
          <w:szCs w:val="36"/>
        </w:rPr>
      </w:pPr>
    </w:p>
    <w:p w14:paraId="1CA0B1A3" w14:textId="77777777" w:rsidR="00AF30A7" w:rsidRDefault="00AF30A7" w:rsidP="009E54C9">
      <w:pPr>
        <w:pStyle w:val="Titolo2"/>
        <w:ind w:left="0"/>
        <w:rPr>
          <w:rFonts w:ascii="Times New Roman" w:hAnsi="Times New Roman" w:cs="Times New Roman"/>
          <w:sz w:val="36"/>
          <w:szCs w:val="36"/>
        </w:rPr>
      </w:pPr>
    </w:p>
    <w:p w14:paraId="5BCB7B53" w14:textId="77777777" w:rsidR="00AF30A7" w:rsidRDefault="00AF30A7" w:rsidP="009E54C9">
      <w:pPr>
        <w:pStyle w:val="Titolo2"/>
        <w:ind w:left="0"/>
        <w:rPr>
          <w:rFonts w:ascii="Times New Roman" w:hAnsi="Times New Roman" w:cs="Times New Roman"/>
          <w:sz w:val="36"/>
          <w:szCs w:val="36"/>
        </w:rPr>
      </w:pPr>
    </w:p>
    <w:p w14:paraId="28471970" w14:textId="77777777" w:rsidR="00AF30A7" w:rsidRDefault="00AF30A7" w:rsidP="009E54C9">
      <w:pPr>
        <w:pStyle w:val="Titolo2"/>
        <w:ind w:left="0"/>
        <w:rPr>
          <w:rFonts w:ascii="Times New Roman" w:hAnsi="Times New Roman" w:cs="Times New Roman"/>
          <w:sz w:val="36"/>
          <w:szCs w:val="36"/>
        </w:rPr>
      </w:pPr>
    </w:p>
    <w:p w14:paraId="4AA7A1F2" w14:textId="77777777" w:rsidR="00AF30A7" w:rsidRDefault="00AF30A7" w:rsidP="009E54C9">
      <w:pPr>
        <w:pStyle w:val="Titolo2"/>
        <w:ind w:left="0"/>
        <w:rPr>
          <w:rFonts w:ascii="Times New Roman" w:hAnsi="Times New Roman" w:cs="Times New Roman"/>
          <w:sz w:val="36"/>
          <w:szCs w:val="36"/>
        </w:rPr>
      </w:pPr>
    </w:p>
    <w:p w14:paraId="1BFCACF7" w14:textId="77777777" w:rsidR="00247B8A" w:rsidRDefault="00247B8A" w:rsidP="009E54C9">
      <w:pPr>
        <w:pStyle w:val="Titolo2"/>
        <w:ind w:left="0"/>
        <w:rPr>
          <w:rFonts w:ascii="Times New Roman" w:hAnsi="Times New Roman" w:cs="Times New Roman"/>
          <w:sz w:val="36"/>
          <w:szCs w:val="36"/>
        </w:rPr>
      </w:pPr>
    </w:p>
    <w:p w14:paraId="4784305C" w14:textId="77777777" w:rsidR="00247B8A" w:rsidRDefault="00247B8A" w:rsidP="009E54C9">
      <w:pPr>
        <w:pStyle w:val="Titolo2"/>
        <w:ind w:left="0"/>
        <w:rPr>
          <w:rFonts w:ascii="Times New Roman" w:hAnsi="Times New Roman" w:cs="Times New Roman"/>
          <w:sz w:val="36"/>
          <w:szCs w:val="36"/>
        </w:rPr>
      </w:pPr>
    </w:p>
    <w:p w14:paraId="35400ED7" w14:textId="77777777" w:rsidR="00AF30A7" w:rsidRDefault="00AF30A7" w:rsidP="009E54C9">
      <w:pPr>
        <w:pStyle w:val="Titolo2"/>
        <w:ind w:left="0"/>
        <w:rPr>
          <w:rFonts w:ascii="Times New Roman" w:hAnsi="Times New Roman" w:cs="Times New Roman"/>
          <w:sz w:val="36"/>
          <w:szCs w:val="36"/>
        </w:rPr>
      </w:pPr>
    </w:p>
    <w:p w14:paraId="75862AA4" w14:textId="77777777" w:rsidR="00D016AA" w:rsidRDefault="00D016AA" w:rsidP="009E54C9">
      <w:pPr>
        <w:pStyle w:val="Titolo2"/>
        <w:ind w:left="0"/>
        <w:rPr>
          <w:rFonts w:ascii="Times New Roman" w:hAnsi="Times New Roman" w:cs="Times New Roman"/>
          <w:sz w:val="36"/>
          <w:szCs w:val="36"/>
        </w:rPr>
      </w:pPr>
      <w:bookmarkStart w:id="36" w:name="_Toc61196311"/>
      <w:r w:rsidRPr="009E54C9">
        <w:rPr>
          <w:rFonts w:ascii="Times New Roman" w:hAnsi="Times New Roman" w:cs="Times New Roman"/>
          <w:sz w:val="36"/>
          <w:szCs w:val="36"/>
        </w:rPr>
        <w:lastRenderedPageBreak/>
        <w:t>Diagramma delle attività</w:t>
      </w:r>
      <w:bookmarkEnd w:id="34"/>
      <w:r w:rsidR="008C0F13">
        <w:rPr>
          <w:rFonts w:ascii="Times New Roman" w:hAnsi="Times New Roman" w:cs="Times New Roman"/>
          <w:sz w:val="36"/>
          <w:szCs w:val="36"/>
        </w:rPr>
        <w:t xml:space="preserve"> e di sequenza</w:t>
      </w:r>
      <w:bookmarkEnd w:id="36"/>
    </w:p>
    <w:p w14:paraId="371EBBEE" w14:textId="77777777" w:rsidR="008953E5" w:rsidRPr="008953E5" w:rsidRDefault="008953E5" w:rsidP="008953E5">
      <w:pPr>
        <w:pStyle w:val="Titolo3"/>
        <w:rPr>
          <w:rFonts w:ascii="Times New Roman" w:hAnsi="Times New Roman" w:cs="Times New Roman"/>
          <w:sz w:val="26"/>
          <w:szCs w:val="26"/>
        </w:rPr>
      </w:pPr>
    </w:p>
    <w:p w14:paraId="311C7819" w14:textId="77777777" w:rsidR="00D016AA" w:rsidRDefault="00D016AA" w:rsidP="00D016AA">
      <w:pPr>
        <w:rPr>
          <w:rFonts w:ascii="Times New Roman" w:hAnsi="Times New Roman" w:cs="Times New Roman"/>
          <w:sz w:val="28"/>
          <w:szCs w:val="28"/>
        </w:rPr>
      </w:pPr>
    </w:p>
    <w:p w14:paraId="2C381A5F" w14:textId="77777777" w:rsidR="00D016AA" w:rsidRPr="00A826B8" w:rsidRDefault="00BA1974" w:rsidP="00D016AA">
      <w:pPr>
        <w:rPr>
          <w:rFonts w:ascii="Times New Roman" w:hAnsi="Times New Roman" w:cs="Times New Roman"/>
          <w:sz w:val="32"/>
          <w:szCs w:val="32"/>
        </w:rPr>
      </w:pPr>
      <w:r>
        <w:rPr>
          <w:rFonts w:ascii="Times New Roman" w:hAnsi="Times New Roman" w:cs="Times New Roman"/>
          <w:noProof/>
          <w:sz w:val="32"/>
          <w:szCs w:val="32"/>
          <w:lang w:bidi="ar-SA"/>
        </w:rPr>
        <w:drawing>
          <wp:inline distT="0" distB="0" distL="0" distR="0" wp14:anchorId="78C12335" wp14:editId="2470A191">
            <wp:extent cx="4497291" cy="5145910"/>
            <wp:effectExtent l="19050" t="0" r="0" b="0"/>
            <wp:docPr id="4" name="Immagine 2" descr="C:\Users\Utente\Desktop\francesco\Università\Tesi\rethinkdb\Uml\DiagrammaDiAttività.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tente\Desktop\francesco\Università\Tesi\rethinkdb\Uml\DiagrammaDiAttività.JPG"/>
                    <pic:cNvPicPr>
                      <a:picLocks noChangeAspect="1" noChangeArrowheads="1"/>
                    </pic:cNvPicPr>
                  </pic:nvPicPr>
                  <pic:blipFill>
                    <a:blip r:embed="rId24" cstate="print"/>
                    <a:srcRect/>
                    <a:stretch>
                      <a:fillRect/>
                    </a:stretch>
                  </pic:blipFill>
                  <pic:spPr bwMode="auto">
                    <a:xfrm>
                      <a:off x="0" y="0"/>
                      <a:ext cx="4499671" cy="5148633"/>
                    </a:xfrm>
                    <a:prstGeom prst="rect">
                      <a:avLst/>
                    </a:prstGeom>
                    <a:noFill/>
                    <a:ln w="9525">
                      <a:noFill/>
                      <a:miter lim="800000"/>
                      <a:headEnd/>
                      <a:tailEnd/>
                    </a:ln>
                  </pic:spPr>
                </pic:pic>
              </a:graphicData>
            </a:graphic>
          </wp:inline>
        </w:drawing>
      </w:r>
    </w:p>
    <w:p w14:paraId="7F586654" w14:textId="77777777" w:rsidR="00D016AA" w:rsidRPr="009E29B0" w:rsidRDefault="008953E5" w:rsidP="00D016AA">
      <w:pPr>
        <w:rPr>
          <w:rFonts w:ascii="Times New Roman" w:hAnsi="Times New Roman" w:cs="Times New Roman"/>
          <w:sz w:val="26"/>
          <w:szCs w:val="26"/>
        </w:rPr>
      </w:pPr>
      <w:r>
        <w:rPr>
          <w:rFonts w:ascii="Times New Roman" w:hAnsi="Times New Roman" w:cs="Times New Roman"/>
          <w:sz w:val="26"/>
          <w:szCs w:val="26"/>
        </w:rPr>
        <w:t>Figura 4.2</w:t>
      </w:r>
    </w:p>
    <w:p w14:paraId="7D5AB114" w14:textId="77777777" w:rsidR="00143B0E" w:rsidRDefault="00143B0E" w:rsidP="00143B0E">
      <w:pPr>
        <w:pStyle w:val="Titolo2"/>
        <w:rPr>
          <w:rFonts w:ascii="Times New Roman" w:hAnsi="Times New Roman" w:cs="Times New Roman"/>
          <w:sz w:val="40"/>
          <w:szCs w:val="40"/>
        </w:rPr>
      </w:pPr>
    </w:p>
    <w:p w14:paraId="1B48432E" w14:textId="77777777" w:rsidR="008C0F13" w:rsidRDefault="008C0F13" w:rsidP="008C0F13">
      <w:pPr>
        <w:pStyle w:val="Titolo3"/>
        <w:ind w:left="0"/>
        <w:rPr>
          <w:rFonts w:ascii="Times New Roman" w:hAnsi="Times New Roman" w:cs="Times New Roman"/>
          <w:sz w:val="26"/>
          <w:szCs w:val="26"/>
        </w:rPr>
      </w:pPr>
    </w:p>
    <w:p w14:paraId="3E45F961" w14:textId="77777777" w:rsidR="008C0F13" w:rsidRDefault="008C0F13" w:rsidP="00247B8A">
      <w:pPr>
        <w:jc w:val="both"/>
        <w:rPr>
          <w:rFonts w:ascii="Times New Roman" w:hAnsi="Times New Roman" w:cs="Times New Roman"/>
          <w:sz w:val="26"/>
          <w:szCs w:val="26"/>
        </w:rPr>
      </w:pPr>
      <w:r>
        <w:rPr>
          <w:rFonts w:ascii="Times New Roman" w:hAnsi="Times New Roman" w:cs="Times New Roman"/>
          <w:sz w:val="26"/>
          <w:szCs w:val="26"/>
        </w:rPr>
        <w:t xml:space="preserve">In figura 4.2 sono analizzati gli scenari possibili di utilizzo della libreria </w:t>
      </w:r>
      <w:r w:rsidRPr="007C7612">
        <w:rPr>
          <w:rFonts w:ascii="Times New Roman" w:hAnsi="Times New Roman" w:cs="Times New Roman"/>
          <w:i/>
          <w:sz w:val="26"/>
          <w:szCs w:val="26"/>
        </w:rPr>
        <w:t>UtilityRethink</w:t>
      </w:r>
      <w:r>
        <w:rPr>
          <w:rFonts w:ascii="Times New Roman" w:hAnsi="Times New Roman" w:cs="Times New Roman"/>
          <w:sz w:val="26"/>
          <w:szCs w:val="26"/>
        </w:rPr>
        <w:t xml:space="preserve"> da parte di un servizio client aziendale. L’utente che utilizza la libreria deve inizialmente connettersi al server RethinkDB per poter interagire con il database su cui sono archiviate le </w:t>
      </w:r>
      <w:r w:rsidR="00064387">
        <w:rPr>
          <w:rFonts w:ascii="Times New Roman" w:hAnsi="Times New Roman" w:cs="Times New Roman"/>
          <w:sz w:val="26"/>
          <w:szCs w:val="26"/>
        </w:rPr>
        <w:t xml:space="preserve">notifiche di sistema. Se, </w:t>
      </w:r>
      <w:r>
        <w:rPr>
          <w:rFonts w:ascii="Times New Roman" w:hAnsi="Times New Roman" w:cs="Times New Roman"/>
          <w:sz w:val="26"/>
          <w:szCs w:val="26"/>
        </w:rPr>
        <w:t xml:space="preserve">dopo un tempo impostabile dall’utente stesso, la connessione al server è rifiutata viene fatto scattare il timeout. </w:t>
      </w:r>
    </w:p>
    <w:p w14:paraId="1D7CC486" w14:textId="77777777" w:rsidR="008C0F13" w:rsidRDefault="008C0F13" w:rsidP="00247B8A">
      <w:pPr>
        <w:pStyle w:val="Titolo3"/>
        <w:ind w:left="0"/>
        <w:jc w:val="both"/>
        <w:rPr>
          <w:rFonts w:ascii="Times New Roman" w:hAnsi="Times New Roman" w:cs="Times New Roman"/>
          <w:sz w:val="26"/>
          <w:szCs w:val="26"/>
        </w:rPr>
      </w:pPr>
    </w:p>
    <w:p w14:paraId="568C0AB1" w14:textId="77777777" w:rsidR="008C0F13" w:rsidRDefault="008C0F13" w:rsidP="00247B8A">
      <w:pPr>
        <w:jc w:val="both"/>
        <w:rPr>
          <w:rFonts w:ascii="Times New Roman" w:hAnsi="Times New Roman" w:cs="Times New Roman"/>
          <w:sz w:val="26"/>
          <w:szCs w:val="26"/>
        </w:rPr>
      </w:pPr>
      <w:r>
        <w:rPr>
          <w:rFonts w:ascii="Times New Roman" w:hAnsi="Times New Roman" w:cs="Times New Roman"/>
          <w:sz w:val="26"/>
          <w:szCs w:val="26"/>
        </w:rPr>
        <w:t>Successivamente alla connessione  al database RethinkDB, l’utente può:</w:t>
      </w:r>
    </w:p>
    <w:p w14:paraId="5583031D" w14:textId="77777777" w:rsidR="008C0F13" w:rsidRDefault="008C0F13" w:rsidP="00247B8A">
      <w:pPr>
        <w:jc w:val="both"/>
        <w:rPr>
          <w:rFonts w:ascii="Times New Roman" w:hAnsi="Times New Roman" w:cs="Times New Roman"/>
          <w:sz w:val="26"/>
          <w:szCs w:val="26"/>
        </w:rPr>
      </w:pPr>
    </w:p>
    <w:p w14:paraId="1E1B4F12" w14:textId="77777777" w:rsidR="008C0F13" w:rsidRPr="00247B8A" w:rsidRDefault="008C0F13" w:rsidP="00247B8A">
      <w:pPr>
        <w:pStyle w:val="Paragrafoelenco"/>
        <w:numPr>
          <w:ilvl w:val="0"/>
          <w:numId w:val="33"/>
        </w:numPr>
        <w:jc w:val="both"/>
        <w:rPr>
          <w:rFonts w:ascii="Times New Roman" w:hAnsi="Times New Roman" w:cs="Times New Roman"/>
          <w:sz w:val="26"/>
          <w:szCs w:val="26"/>
        </w:rPr>
      </w:pPr>
      <w:r w:rsidRPr="00247B8A">
        <w:rPr>
          <w:rFonts w:ascii="Times New Roman" w:hAnsi="Times New Roman" w:cs="Times New Roman"/>
          <w:sz w:val="26"/>
          <w:szCs w:val="26"/>
        </w:rPr>
        <w:t>Registrarsi su alcune notifiche di interesse;</w:t>
      </w:r>
    </w:p>
    <w:p w14:paraId="18B52FB9" w14:textId="77777777" w:rsidR="008C0F13" w:rsidRDefault="008C0F13" w:rsidP="00247B8A">
      <w:pPr>
        <w:jc w:val="both"/>
        <w:rPr>
          <w:rFonts w:ascii="Times New Roman" w:hAnsi="Times New Roman" w:cs="Times New Roman"/>
          <w:sz w:val="26"/>
          <w:szCs w:val="26"/>
        </w:rPr>
      </w:pPr>
    </w:p>
    <w:p w14:paraId="79F478F0" w14:textId="77777777" w:rsidR="008C0F13" w:rsidRPr="00247B8A" w:rsidRDefault="008C0F13" w:rsidP="00247B8A">
      <w:pPr>
        <w:pStyle w:val="Paragrafoelenco"/>
        <w:numPr>
          <w:ilvl w:val="0"/>
          <w:numId w:val="33"/>
        </w:numPr>
        <w:jc w:val="both"/>
        <w:rPr>
          <w:rFonts w:ascii="Times New Roman" w:hAnsi="Times New Roman" w:cs="Times New Roman"/>
          <w:sz w:val="26"/>
          <w:szCs w:val="26"/>
        </w:rPr>
      </w:pPr>
      <w:r w:rsidRPr="00247B8A">
        <w:rPr>
          <w:rFonts w:ascii="Times New Roman" w:hAnsi="Times New Roman" w:cs="Times New Roman"/>
          <w:sz w:val="26"/>
          <w:szCs w:val="26"/>
        </w:rPr>
        <w:t>Eseguire operazioni di management del database: riconfigurare i parametri di Sharding e Replication dei dati e creare o eliminare tabelle e indici;</w:t>
      </w:r>
    </w:p>
    <w:p w14:paraId="32D079E3" w14:textId="77777777" w:rsidR="008C0F13" w:rsidRDefault="008C0F13" w:rsidP="00247B8A">
      <w:pPr>
        <w:jc w:val="both"/>
        <w:rPr>
          <w:rFonts w:ascii="Times New Roman" w:hAnsi="Times New Roman" w:cs="Times New Roman"/>
          <w:sz w:val="26"/>
          <w:szCs w:val="26"/>
        </w:rPr>
      </w:pPr>
    </w:p>
    <w:p w14:paraId="02E0C61F" w14:textId="77777777" w:rsidR="008C0F13" w:rsidRPr="00247B8A" w:rsidRDefault="008C0F13" w:rsidP="00247B8A">
      <w:pPr>
        <w:pStyle w:val="Paragrafoelenco"/>
        <w:numPr>
          <w:ilvl w:val="0"/>
          <w:numId w:val="33"/>
        </w:numPr>
        <w:jc w:val="both"/>
        <w:rPr>
          <w:rFonts w:ascii="Times New Roman" w:hAnsi="Times New Roman" w:cs="Times New Roman"/>
          <w:sz w:val="26"/>
          <w:szCs w:val="26"/>
        </w:rPr>
      </w:pPr>
      <w:r w:rsidRPr="00247B8A">
        <w:rPr>
          <w:rFonts w:ascii="Times New Roman" w:hAnsi="Times New Roman" w:cs="Times New Roman"/>
          <w:sz w:val="26"/>
          <w:szCs w:val="26"/>
        </w:rPr>
        <w:lastRenderedPageBreak/>
        <w:t>Inserire sul database una nuova notifica relativa ad un evento;</w:t>
      </w:r>
    </w:p>
    <w:p w14:paraId="041D3FC6" w14:textId="77777777" w:rsidR="008C0F13" w:rsidRDefault="008C0F13" w:rsidP="00247B8A">
      <w:pPr>
        <w:pStyle w:val="Paragrafoelenco"/>
        <w:jc w:val="both"/>
        <w:rPr>
          <w:rFonts w:ascii="Times New Roman" w:hAnsi="Times New Roman" w:cs="Times New Roman"/>
          <w:sz w:val="26"/>
          <w:szCs w:val="26"/>
        </w:rPr>
      </w:pPr>
    </w:p>
    <w:p w14:paraId="71243E5C" w14:textId="77777777" w:rsidR="00064387" w:rsidRDefault="00064387" w:rsidP="00247B8A">
      <w:pPr>
        <w:jc w:val="both"/>
        <w:rPr>
          <w:rFonts w:ascii="Times New Roman" w:hAnsi="Times New Roman" w:cs="Times New Roman"/>
          <w:sz w:val="26"/>
          <w:szCs w:val="26"/>
        </w:rPr>
      </w:pPr>
      <w:r>
        <w:rPr>
          <w:rFonts w:ascii="Times New Roman" w:hAnsi="Times New Roman" w:cs="Times New Roman"/>
          <w:sz w:val="26"/>
          <w:szCs w:val="26"/>
        </w:rPr>
        <w:tab/>
      </w:r>
      <w:r w:rsidR="008C0F13">
        <w:rPr>
          <w:rFonts w:ascii="Times New Roman" w:hAnsi="Times New Roman" w:cs="Times New Roman"/>
          <w:sz w:val="26"/>
          <w:szCs w:val="26"/>
        </w:rPr>
        <w:t>Il servizio client, in</w:t>
      </w:r>
      <w:r w:rsidR="00790681">
        <w:rPr>
          <w:rFonts w:ascii="Times New Roman" w:hAnsi="Times New Roman" w:cs="Times New Roman"/>
          <w:sz w:val="26"/>
          <w:szCs w:val="26"/>
        </w:rPr>
        <w:t xml:space="preserve"> </w:t>
      </w:r>
      <w:r w:rsidR="008C0F13">
        <w:rPr>
          <w:rFonts w:ascii="Times New Roman" w:hAnsi="Times New Roman" w:cs="Times New Roman"/>
          <w:sz w:val="26"/>
          <w:szCs w:val="26"/>
        </w:rPr>
        <w:t xml:space="preserve">seguito alla registrazione su alcune notifiche di interesse, può inserire nuove notifiche, eseguire operazioni gestionali sul database e rimanere in attesa di ricevere notifiche di interesse. </w:t>
      </w:r>
    </w:p>
    <w:p w14:paraId="16793F6F" w14:textId="0EDF020D" w:rsidR="008C0F13" w:rsidRDefault="00064387" w:rsidP="00247B8A">
      <w:pPr>
        <w:jc w:val="both"/>
        <w:rPr>
          <w:rFonts w:ascii="Times New Roman" w:hAnsi="Times New Roman" w:cs="Times New Roman"/>
          <w:sz w:val="26"/>
          <w:szCs w:val="26"/>
        </w:rPr>
      </w:pPr>
      <w:r>
        <w:rPr>
          <w:rFonts w:ascii="Times New Roman" w:hAnsi="Times New Roman" w:cs="Times New Roman"/>
          <w:sz w:val="26"/>
          <w:szCs w:val="26"/>
        </w:rPr>
        <w:tab/>
      </w:r>
      <w:r w:rsidR="008C0F13">
        <w:rPr>
          <w:rFonts w:ascii="Times New Roman" w:hAnsi="Times New Roman" w:cs="Times New Roman"/>
          <w:sz w:val="26"/>
          <w:szCs w:val="26"/>
        </w:rPr>
        <w:t>Quando altri utenti inseriscono sul database una nuova notifica</w:t>
      </w:r>
      <w:r>
        <w:rPr>
          <w:rFonts w:ascii="Times New Roman" w:hAnsi="Times New Roman" w:cs="Times New Roman"/>
          <w:sz w:val="26"/>
          <w:szCs w:val="26"/>
        </w:rPr>
        <w:t xml:space="preserve">, come mostrato nel diagramma di sequenza in figura 4.3, RethinkDB controlla tutti i servizi client che si sono registrati in precedenza sulle notifiche aventi lo stesso argomento. Se il </w:t>
      </w:r>
      <w:r w:rsidRPr="00064387">
        <w:rPr>
          <w:rFonts w:ascii="Times New Roman" w:hAnsi="Times New Roman" w:cs="Times New Roman"/>
          <w:i/>
          <w:sz w:val="26"/>
          <w:szCs w:val="26"/>
        </w:rPr>
        <w:t>servizio client 1</w:t>
      </w:r>
      <w:r>
        <w:rPr>
          <w:rFonts w:ascii="Times New Roman" w:hAnsi="Times New Roman" w:cs="Times New Roman"/>
          <w:sz w:val="26"/>
          <w:szCs w:val="26"/>
        </w:rPr>
        <w:t xml:space="preserve"> si era interessato all’argomento di quella notifica sarà informato da RethinkDB della nuova</w:t>
      </w:r>
      <w:ins w:id="37" w:author="Alessandra Lumini" w:date="2021-01-12T11:50:00Z">
        <w:r w:rsidR="00541AA8">
          <w:rPr>
            <w:rFonts w:ascii="Times New Roman" w:hAnsi="Times New Roman" w:cs="Times New Roman"/>
            <w:sz w:val="26"/>
            <w:szCs w:val="26"/>
          </w:rPr>
          <w:t xml:space="preserve"> tupla</w:t>
        </w:r>
      </w:ins>
      <w:r>
        <w:rPr>
          <w:rFonts w:ascii="Times New Roman" w:hAnsi="Times New Roman" w:cs="Times New Roman"/>
          <w:sz w:val="26"/>
          <w:szCs w:val="26"/>
        </w:rPr>
        <w:t xml:space="preserve">  inserita nel database.</w:t>
      </w:r>
    </w:p>
    <w:p w14:paraId="44833ECB" w14:textId="77777777" w:rsidR="009F2DB6" w:rsidRDefault="00064387" w:rsidP="00247B8A">
      <w:pPr>
        <w:jc w:val="both"/>
        <w:rPr>
          <w:rFonts w:ascii="Times New Roman" w:hAnsi="Times New Roman" w:cs="Times New Roman"/>
          <w:sz w:val="26"/>
          <w:szCs w:val="26"/>
        </w:rPr>
      </w:pPr>
      <w:r>
        <w:rPr>
          <w:rFonts w:ascii="Times New Roman" w:hAnsi="Times New Roman" w:cs="Times New Roman"/>
          <w:sz w:val="26"/>
          <w:szCs w:val="26"/>
        </w:rPr>
        <w:t>Quan</w:t>
      </w:r>
      <w:r w:rsidR="009F2DB6">
        <w:rPr>
          <w:rFonts w:ascii="Times New Roman" w:hAnsi="Times New Roman" w:cs="Times New Roman"/>
          <w:sz w:val="26"/>
          <w:szCs w:val="26"/>
        </w:rPr>
        <w:t>do un servizio client viene “notificato” è libero di decidere come agire. Come descritto nel diagramma in figura 4.2, i servizi client aziendali utilizzeranno questo sistema di notifica</w:t>
      </w:r>
      <w:del w:id="38" w:author="Alessandra Lumini" w:date="2021-01-12T11:50:00Z">
        <w:r w:rsidR="009F2DB6" w:rsidDel="00541AA8">
          <w:rPr>
            <w:rFonts w:ascii="Times New Roman" w:hAnsi="Times New Roman" w:cs="Times New Roman"/>
            <w:sz w:val="26"/>
            <w:szCs w:val="26"/>
          </w:rPr>
          <w:delText>zione</w:delText>
        </w:r>
      </w:del>
      <w:r w:rsidR="009F2DB6">
        <w:rPr>
          <w:rFonts w:ascii="Times New Roman" w:hAnsi="Times New Roman" w:cs="Times New Roman"/>
          <w:sz w:val="26"/>
          <w:szCs w:val="26"/>
        </w:rPr>
        <w:t xml:space="preserve"> per aggiornare i dati nel sistema di cache aziendale se la notifica arrivata è di tipo </w:t>
      </w:r>
      <w:r w:rsidR="009F2DB6" w:rsidRPr="009F2DB6">
        <w:rPr>
          <w:rFonts w:ascii="Times New Roman" w:hAnsi="Times New Roman" w:cs="Times New Roman"/>
          <w:i/>
          <w:sz w:val="26"/>
          <w:szCs w:val="26"/>
        </w:rPr>
        <w:t>nuovo dato</w:t>
      </w:r>
      <w:r w:rsidR="009F2DB6">
        <w:rPr>
          <w:rFonts w:ascii="Times New Roman" w:hAnsi="Times New Roman" w:cs="Times New Roman"/>
          <w:sz w:val="26"/>
          <w:szCs w:val="26"/>
        </w:rPr>
        <w:t xml:space="preserve"> mentre controlleranno lo stato di avanzamento di un task/processo aziendale se la notifica arrivata è di tipo </w:t>
      </w:r>
      <w:r w:rsidR="009F2DB6" w:rsidRPr="009F2DB6">
        <w:rPr>
          <w:rFonts w:ascii="Times New Roman" w:hAnsi="Times New Roman" w:cs="Times New Roman"/>
          <w:i/>
          <w:sz w:val="26"/>
          <w:szCs w:val="26"/>
        </w:rPr>
        <w:t>esecuzione</w:t>
      </w:r>
      <w:r w:rsidR="00790681">
        <w:rPr>
          <w:rFonts w:ascii="Times New Roman" w:hAnsi="Times New Roman" w:cs="Times New Roman"/>
          <w:sz w:val="26"/>
          <w:szCs w:val="26"/>
        </w:rPr>
        <w:t>.</w:t>
      </w:r>
    </w:p>
    <w:p w14:paraId="7A0CD7CC" w14:textId="77777777" w:rsidR="00790681" w:rsidRDefault="00790681" w:rsidP="00247B8A">
      <w:pPr>
        <w:jc w:val="both"/>
        <w:rPr>
          <w:rFonts w:ascii="Times New Roman" w:hAnsi="Times New Roman" w:cs="Times New Roman"/>
          <w:sz w:val="26"/>
          <w:szCs w:val="26"/>
        </w:rPr>
      </w:pPr>
      <w:r>
        <w:rPr>
          <w:rFonts w:ascii="Times New Roman" w:hAnsi="Times New Roman" w:cs="Times New Roman"/>
          <w:sz w:val="26"/>
          <w:szCs w:val="26"/>
        </w:rPr>
        <w:t>Le notifiche e il sistema di notificazione saranno, in</w:t>
      </w:r>
      <w:r w:rsidR="003A648B">
        <w:rPr>
          <w:rFonts w:ascii="Times New Roman" w:hAnsi="Times New Roman" w:cs="Times New Roman"/>
          <w:sz w:val="26"/>
          <w:szCs w:val="26"/>
        </w:rPr>
        <w:t xml:space="preserve"> </w:t>
      </w:r>
      <w:r>
        <w:rPr>
          <w:rFonts w:ascii="Times New Roman" w:hAnsi="Times New Roman" w:cs="Times New Roman"/>
          <w:sz w:val="26"/>
          <w:szCs w:val="26"/>
        </w:rPr>
        <w:t>seguito, trattate nel dettaglio.</w:t>
      </w:r>
    </w:p>
    <w:p w14:paraId="59BF9615" w14:textId="77777777" w:rsidR="00790681" w:rsidRPr="00790681" w:rsidRDefault="00790681" w:rsidP="00247B8A">
      <w:pPr>
        <w:pStyle w:val="Titolo3"/>
        <w:ind w:left="0"/>
        <w:jc w:val="both"/>
        <w:rPr>
          <w:rFonts w:ascii="Times New Roman" w:hAnsi="Times New Roman" w:cs="Times New Roman"/>
          <w:sz w:val="26"/>
          <w:szCs w:val="26"/>
        </w:rPr>
      </w:pPr>
    </w:p>
    <w:p w14:paraId="25ED8FE7" w14:textId="77777777" w:rsidR="009E54C9" w:rsidRPr="00790681" w:rsidRDefault="009E54C9" w:rsidP="00247B8A">
      <w:pPr>
        <w:pStyle w:val="Titolo2"/>
        <w:jc w:val="both"/>
        <w:rPr>
          <w:rFonts w:ascii="Times New Roman" w:hAnsi="Times New Roman" w:cs="Times New Roman"/>
          <w:sz w:val="26"/>
          <w:szCs w:val="26"/>
        </w:rPr>
      </w:pPr>
    </w:p>
    <w:p w14:paraId="25B65674" w14:textId="77777777" w:rsidR="008C0F13" w:rsidRDefault="008C0F13" w:rsidP="008C0F13">
      <w:pPr>
        <w:pStyle w:val="Titolo2"/>
        <w:keepNext/>
      </w:pPr>
      <w:r>
        <w:rPr>
          <w:rFonts w:ascii="Times New Roman" w:hAnsi="Times New Roman" w:cs="Times New Roman"/>
          <w:noProof/>
          <w:sz w:val="36"/>
          <w:szCs w:val="36"/>
          <w:lang w:bidi="ar-SA"/>
        </w:rPr>
        <w:drawing>
          <wp:inline distT="0" distB="0" distL="0" distR="0" wp14:anchorId="0FF2EE27" wp14:editId="75A703AA">
            <wp:extent cx="6127309" cy="4844942"/>
            <wp:effectExtent l="19050" t="0" r="6791" b="0"/>
            <wp:docPr id="11" name="Immagine 3" descr="C:\Users\Utente\Desktop\francesco\Università\Tesi\rethinkdb\Uml\DiagDiSequen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tente\Desktop\francesco\Università\Tesi\rethinkdb\Uml\DiagDiSequenza.JPG"/>
                    <pic:cNvPicPr>
                      <a:picLocks noChangeAspect="1" noChangeArrowheads="1"/>
                    </pic:cNvPicPr>
                  </pic:nvPicPr>
                  <pic:blipFill>
                    <a:blip r:embed="rId25" cstate="print"/>
                    <a:srcRect/>
                    <a:stretch>
                      <a:fillRect/>
                    </a:stretch>
                  </pic:blipFill>
                  <pic:spPr bwMode="auto">
                    <a:xfrm>
                      <a:off x="0" y="0"/>
                      <a:ext cx="6145479" cy="4859309"/>
                    </a:xfrm>
                    <a:prstGeom prst="rect">
                      <a:avLst/>
                    </a:prstGeom>
                    <a:noFill/>
                    <a:ln w="9525">
                      <a:noFill/>
                      <a:miter lim="800000"/>
                      <a:headEnd/>
                      <a:tailEnd/>
                    </a:ln>
                  </pic:spPr>
                </pic:pic>
              </a:graphicData>
            </a:graphic>
          </wp:inline>
        </w:drawing>
      </w:r>
    </w:p>
    <w:p w14:paraId="5F1F6932" w14:textId="77777777" w:rsidR="00675E4B" w:rsidRDefault="008C0F13" w:rsidP="008C0F13">
      <w:pPr>
        <w:pStyle w:val="Didascalia"/>
        <w:rPr>
          <w:rFonts w:ascii="Times New Roman" w:hAnsi="Times New Roman" w:cs="Times New Roman"/>
          <w:b w:val="0"/>
          <w:color w:val="auto"/>
          <w:sz w:val="26"/>
          <w:szCs w:val="26"/>
        </w:rPr>
      </w:pPr>
      <w:r w:rsidRPr="008C0F13">
        <w:rPr>
          <w:rFonts w:ascii="Times New Roman" w:hAnsi="Times New Roman" w:cs="Times New Roman"/>
          <w:b w:val="0"/>
          <w:color w:val="auto"/>
          <w:sz w:val="26"/>
          <w:szCs w:val="26"/>
        </w:rPr>
        <w:t>Figura 4.3</w:t>
      </w:r>
    </w:p>
    <w:p w14:paraId="531380D3" w14:textId="77777777" w:rsidR="00790681" w:rsidRDefault="00790681" w:rsidP="00143B0E">
      <w:pPr>
        <w:pStyle w:val="Titolo2"/>
        <w:ind w:left="0"/>
        <w:rPr>
          <w:rFonts w:ascii="Times New Roman" w:hAnsi="Times New Roman" w:cs="Times New Roman"/>
          <w:sz w:val="36"/>
          <w:szCs w:val="36"/>
        </w:rPr>
      </w:pPr>
    </w:p>
    <w:p w14:paraId="2E41FA71" w14:textId="77777777" w:rsidR="00DD04E8" w:rsidRPr="00143B0E" w:rsidRDefault="00DD04E8" w:rsidP="00143B0E">
      <w:pPr>
        <w:pStyle w:val="Titolo2"/>
        <w:ind w:left="0"/>
        <w:rPr>
          <w:rFonts w:ascii="Times New Roman" w:hAnsi="Times New Roman" w:cs="Times New Roman"/>
          <w:sz w:val="36"/>
          <w:szCs w:val="36"/>
        </w:rPr>
      </w:pPr>
      <w:bookmarkStart w:id="39" w:name="_Toc61196312"/>
      <w:r w:rsidRPr="00143B0E">
        <w:rPr>
          <w:rFonts w:ascii="Times New Roman" w:hAnsi="Times New Roman" w:cs="Times New Roman"/>
          <w:sz w:val="36"/>
          <w:szCs w:val="36"/>
        </w:rPr>
        <w:lastRenderedPageBreak/>
        <w:t>Base Dati</w:t>
      </w:r>
      <w:bookmarkEnd w:id="35"/>
      <w:bookmarkEnd w:id="39"/>
    </w:p>
    <w:p w14:paraId="34318815" w14:textId="77777777" w:rsidR="00DD04E8" w:rsidRDefault="00DD04E8" w:rsidP="00DD04E8">
      <w:pPr>
        <w:pStyle w:val="Titolo3"/>
        <w:ind w:left="0"/>
        <w:rPr>
          <w:rFonts w:ascii="Times New Roman" w:hAnsi="Times New Roman" w:cs="Times New Roman"/>
          <w:sz w:val="32"/>
          <w:szCs w:val="32"/>
        </w:rPr>
      </w:pPr>
    </w:p>
    <w:p w14:paraId="6B3E6EF5" w14:textId="77777777" w:rsidR="00A422B5" w:rsidRDefault="00A422B5" w:rsidP="00E96D26">
      <w:pPr>
        <w:pStyle w:val="Corpotesto"/>
        <w:spacing w:before="41"/>
        <w:ind w:left="0"/>
        <w:jc w:val="both"/>
        <w:rPr>
          <w:rFonts w:ascii="Times New Roman" w:hAnsi="Times New Roman" w:cs="Times New Roman"/>
        </w:rPr>
      </w:pPr>
      <w:r>
        <w:rPr>
          <w:rFonts w:ascii="Times New Roman" w:hAnsi="Times New Roman" w:cs="Times New Roman"/>
        </w:rPr>
        <w:tab/>
      </w:r>
      <w:r w:rsidR="00153B03">
        <w:rPr>
          <w:rFonts w:ascii="Times New Roman" w:hAnsi="Times New Roman" w:cs="Times New Roman"/>
        </w:rPr>
        <w:t>Per la progettazione del database è stato necessario considerare l’utilizzo di un'unica tabella</w:t>
      </w:r>
      <w:r w:rsidR="0017113D">
        <w:rPr>
          <w:rFonts w:ascii="Times New Roman" w:hAnsi="Times New Roman" w:cs="Times New Roman"/>
        </w:rPr>
        <w:t>,</w:t>
      </w:r>
      <w:r w:rsidR="00153B03">
        <w:rPr>
          <w:rFonts w:ascii="Times New Roman" w:hAnsi="Times New Roman" w:cs="Times New Roman"/>
        </w:rPr>
        <w:t xml:space="preserve"> perché il sistema aveva come unico requisito </w:t>
      </w:r>
      <w:r w:rsidR="0017113D">
        <w:rPr>
          <w:rFonts w:ascii="Times New Roman" w:hAnsi="Times New Roman" w:cs="Times New Roman"/>
        </w:rPr>
        <w:t xml:space="preserve">quello </w:t>
      </w:r>
      <w:r>
        <w:rPr>
          <w:rFonts w:ascii="Times New Roman" w:hAnsi="Times New Roman" w:cs="Times New Roman"/>
        </w:rPr>
        <w:t xml:space="preserve">di mantenere le </w:t>
      </w:r>
      <w:r w:rsidR="00153B03">
        <w:rPr>
          <w:rFonts w:ascii="Times New Roman" w:hAnsi="Times New Roman" w:cs="Times New Roman"/>
        </w:rPr>
        <w:t>not</w:t>
      </w:r>
      <w:r w:rsidR="009070A3">
        <w:rPr>
          <w:rFonts w:ascii="Times New Roman" w:hAnsi="Times New Roman" w:cs="Times New Roman"/>
        </w:rPr>
        <w:t xml:space="preserve">ifiche relative a eventi generati da </w:t>
      </w:r>
      <w:r w:rsidR="00153B03">
        <w:rPr>
          <w:rFonts w:ascii="Times New Roman" w:hAnsi="Times New Roman" w:cs="Times New Roman"/>
        </w:rPr>
        <w:t xml:space="preserve">applicativi aziendali. </w:t>
      </w:r>
      <w:r w:rsidR="0017113D">
        <w:rPr>
          <w:rFonts w:ascii="Times New Roman" w:hAnsi="Times New Roman" w:cs="Times New Roman"/>
        </w:rPr>
        <w:t>Questa</w:t>
      </w:r>
      <w:r w:rsidR="00153B03">
        <w:rPr>
          <w:rFonts w:ascii="Times New Roman" w:hAnsi="Times New Roman" w:cs="Times New Roman"/>
        </w:rPr>
        <w:t xml:space="preserve"> tabella </w:t>
      </w:r>
      <w:r>
        <w:rPr>
          <w:rFonts w:ascii="Times New Roman" w:hAnsi="Times New Roman" w:cs="Times New Roman"/>
        </w:rPr>
        <w:t>è stata</w:t>
      </w:r>
      <w:r w:rsidR="00153B03">
        <w:rPr>
          <w:rFonts w:ascii="Times New Roman" w:hAnsi="Times New Roman" w:cs="Times New Roman"/>
        </w:rPr>
        <w:t xml:space="preserve"> chiama</w:t>
      </w:r>
      <w:r>
        <w:rPr>
          <w:rFonts w:ascii="Times New Roman" w:hAnsi="Times New Roman" w:cs="Times New Roman"/>
        </w:rPr>
        <w:t>ta</w:t>
      </w:r>
      <w:r w:rsidR="00153B03">
        <w:rPr>
          <w:rFonts w:ascii="Times New Roman" w:hAnsi="Times New Roman" w:cs="Times New Roman"/>
        </w:rPr>
        <w:t xml:space="preserve"> </w:t>
      </w:r>
      <w:r w:rsidR="00153B03" w:rsidRPr="00153B03">
        <w:rPr>
          <w:rFonts w:ascii="Times New Roman" w:hAnsi="Times New Roman" w:cs="Times New Roman"/>
          <w:i/>
        </w:rPr>
        <w:t>Notification</w:t>
      </w:r>
      <w:r w:rsidR="00E32A18">
        <w:rPr>
          <w:rFonts w:ascii="Times New Roman" w:hAnsi="Times New Roman" w:cs="Times New Roman"/>
          <w:i/>
        </w:rPr>
        <w:t>s</w:t>
      </w:r>
      <w:r w:rsidR="00E32A18">
        <w:rPr>
          <w:rFonts w:ascii="Times New Roman" w:hAnsi="Times New Roman" w:cs="Times New Roman"/>
        </w:rPr>
        <w:t xml:space="preserve"> e </w:t>
      </w:r>
      <w:r w:rsidR="00153B03">
        <w:rPr>
          <w:rFonts w:ascii="Times New Roman" w:hAnsi="Times New Roman" w:cs="Times New Roman"/>
        </w:rPr>
        <w:t>dovrà raccogliere e mantenere ogni tipo di notifica</w:t>
      </w:r>
      <w:r>
        <w:rPr>
          <w:rFonts w:ascii="Times New Roman" w:hAnsi="Times New Roman" w:cs="Times New Roman"/>
        </w:rPr>
        <w:t xml:space="preserve"> di sistema</w:t>
      </w:r>
      <w:commentRangeStart w:id="40"/>
      <w:r>
        <w:rPr>
          <w:rFonts w:ascii="Times New Roman" w:hAnsi="Times New Roman" w:cs="Times New Roman"/>
        </w:rPr>
        <w:t>.</w:t>
      </w:r>
      <w:r w:rsidR="00BA5516">
        <w:rPr>
          <w:rFonts w:ascii="Times New Roman" w:hAnsi="Times New Roman" w:cs="Times New Roman"/>
        </w:rPr>
        <w:t xml:space="preserve"> </w:t>
      </w:r>
      <w:r w:rsidR="00E32A18">
        <w:rPr>
          <w:rFonts w:ascii="Times New Roman" w:hAnsi="Times New Roman" w:cs="Times New Roman"/>
        </w:rPr>
        <w:t>In tutti</w:t>
      </w:r>
      <w:r>
        <w:rPr>
          <w:rFonts w:ascii="Times New Roman" w:hAnsi="Times New Roman" w:cs="Times New Roman"/>
        </w:rPr>
        <w:t xml:space="preserve"> e tre i server RethinkDB </w:t>
      </w:r>
      <w:r w:rsidR="009070A3">
        <w:rPr>
          <w:rFonts w:ascii="Times New Roman" w:hAnsi="Times New Roman" w:cs="Times New Roman"/>
        </w:rPr>
        <w:t xml:space="preserve">che sono stati </w:t>
      </w:r>
      <w:r>
        <w:rPr>
          <w:rFonts w:ascii="Times New Roman" w:hAnsi="Times New Roman" w:cs="Times New Roman"/>
        </w:rPr>
        <w:t>implementati</w:t>
      </w:r>
      <w:r w:rsidR="009070A3">
        <w:rPr>
          <w:rFonts w:ascii="Times New Roman" w:hAnsi="Times New Roman" w:cs="Times New Roman"/>
        </w:rPr>
        <w:t xml:space="preserve"> in questo progetto</w:t>
      </w:r>
      <w:r>
        <w:rPr>
          <w:rFonts w:ascii="Times New Roman" w:hAnsi="Times New Roman" w:cs="Times New Roman"/>
        </w:rPr>
        <w:t xml:space="preserve"> (uno</w:t>
      </w:r>
      <w:r w:rsidR="00310BAB">
        <w:rPr>
          <w:rFonts w:ascii="Times New Roman" w:hAnsi="Times New Roman" w:cs="Times New Roman"/>
        </w:rPr>
        <w:t xml:space="preserve">, </w:t>
      </w:r>
      <w:r>
        <w:rPr>
          <w:rFonts w:ascii="Times New Roman" w:hAnsi="Times New Roman" w:cs="Times New Roman"/>
        </w:rPr>
        <w:t xml:space="preserve">due, cinque nodi) </w:t>
      </w:r>
      <w:commentRangeEnd w:id="40"/>
      <w:r w:rsidR="00541AA8">
        <w:rPr>
          <w:rStyle w:val="Rimandocommento"/>
        </w:rPr>
        <w:commentReference w:id="40"/>
      </w:r>
      <w:r>
        <w:rPr>
          <w:rFonts w:ascii="Times New Roman" w:hAnsi="Times New Roman" w:cs="Times New Roman"/>
        </w:rPr>
        <w:t xml:space="preserve">è stata inserita la tabella </w:t>
      </w:r>
      <w:r w:rsidRPr="00C9706E">
        <w:rPr>
          <w:rFonts w:ascii="Times New Roman" w:hAnsi="Times New Roman" w:cs="Times New Roman"/>
          <w:i/>
        </w:rPr>
        <w:t>Notification</w:t>
      </w:r>
      <w:r w:rsidR="00E32A18">
        <w:rPr>
          <w:rFonts w:ascii="Times New Roman" w:hAnsi="Times New Roman" w:cs="Times New Roman"/>
          <w:i/>
        </w:rPr>
        <w:t>s</w:t>
      </w:r>
      <w:r>
        <w:rPr>
          <w:rFonts w:ascii="Times New Roman" w:hAnsi="Times New Roman" w:cs="Times New Roman"/>
        </w:rPr>
        <w:t>.</w:t>
      </w:r>
    </w:p>
    <w:p w14:paraId="5533AB55" w14:textId="77777777" w:rsidR="00E32A18" w:rsidRDefault="00E32A18" w:rsidP="00D9442E">
      <w:pPr>
        <w:pStyle w:val="Corpotesto"/>
        <w:spacing w:before="41"/>
        <w:ind w:left="0" w:right="148"/>
        <w:jc w:val="both"/>
        <w:rPr>
          <w:rFonts w:ascii="Times New Roman" w:hAnsi="Times New Roman" w:cs="Times New Roman"/>
        </w:rPr>
      </w:pPr>
    </w:p>
    <w:p w14:paraId="3A40BF4F" w14:textId="77777777" w:rsidR="00DD04E8" w:rsidRDefault="00DD04E8" w:rsidP="00DD04E8">
      <w:pPr>
        <w:pStyle w:val="Corpotesto"/>
        <w:spacing w:before="41"/>
        <w:ind w:left="0" w:right="148"/>
        <w:rPr>
          <w:rFonts w:ascii="Times New Roman" w:hAnsi="Times New Roman" w:cs="Times New Roman"/>
        </w:rPr>
      </w:pPr>
    </w:p>
    <w:p w14:paraId="60F814F6" w14:textId="77777777" w:rsidR="00DD04E8" w:rsidRPr="00143B0E" w:rsidRDefault="00DD04E8" w:rsidP="00143B0E">
      <w:pPr>
        <w:pStyle w:val="Corpotesto"/>
        <w:spacing w:before="41"/>
        <w:ind w:left="0" w:right="148"/>
        <w:outlineLvl w:val="2"/>
        <w:rPr>
          <w:rFonts w:ascii="Times New Roman" w:hAnsi="Times New Roman" w:cs="Times New Roman"/>
          <w:sz w:val="32"/>
          <w:szCs w:val="32"/>
        </w:rPr>
      </w:pPr>
      <w:bookmarkStart w:id="41" w:name="_Toc58000378"/>
      <w:bookmarkStart w:id="42" w:name="_Toc61196313"/>
      <w:r w:rsidRPr="00143B0E">
        <w:rPr>
          <w:rFonts w:ascii="Times New Roman" w:hAnsi="Times New Roman" w:cs="Times New Roman"/>
          <w:sz w:val="32"/>
          <w:szCs w:val="32"/>
        </w:rPr>
        <w:t>Notifiche</w:t>
      </w:r>
      <w:bookmarkEnd w:id="41"/>
      <w:bookmarkEnd w:id="42"/>
    </w:p>
    <w:p w14:paraId="28490459" w14:textId="77777777" w:rsidR="00E32A18" w:rsidRDefault="00E32A18" w:rsidP="00DD04E8">
      <w:pPr>
        <w:pStyle w:val="Corpotesto"/>
        <w:spacing w:before="41"/>
        <w:ind w:left="0" w:right="148"/>
        <w:outlineLvl w:val="3"/>
        <w:rPr>
          <w:rFonts w:ascii="Times New Roman" w:hAnsi="Times New Roman" w:cs="Times New Roman"/>
          <w:sz w:val="30"/>
          <w:szCs w:val="30"/>
        </w:rPr>
      </w:pPr>
    </w:p>
    <w:p w14:paraId="1438A227" w14:textId="77777777" w:rsidR="00EB4F07" w:rsidRDefault="00E32A18" w:rsidP="00EB4F07">
      <w:pPr>
        <w:pStyle w:val="Corpotesto"/>
        <w:keepNext/>
        <w:spacing w:before="41"/>
        <w:ind w:left="0" w:right="148"/>
        <w:outlineLvl w:val="3"/>
      </w:pPr>
      <w:r w:rsidRPr="00E32A18">
        <w:rPr>
          <w:rFonts w:ascii="Times New Roman" w:hAnsi="Times New Roman" w:cs="Times New Roman"/>
          <w:noProof/>
          <w:sz w:val="30"/>
          <w:szCs w:val="30"/>
          <w:lang w:bidi="ar-SA"/>
        </w:rPr>
        <w:drawing>
          <wp:inline distT="0" distB="0" distL="0" distR="0" wp14:anchorId="23448520" wp14:editId="16B3D38D">
            <wp:extent cx="2783205" cy="2162810"/>
            <wp:effectExtent l="19050" t="0" r="0" b="0"/>
            <wp:docPr id="7" name="Immagine 1" descr="C:\Users\Utente\Desktop\francesco\Università\Tesi\rethinkdb\FotoCodice\NotificheSuRethi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tente\Desktop\francesco\Università\Tesi\rethinkdb\FotoCodice\NotificheSuRethink.JPG"/>
                    <pic:cNvPicPr>
                      <a:picLocks noChangeAspect="1" noChangeArrowheads="1"/>
                    </pic:cNvPicPr>
                  </pic:nvPicPr>
                  <pic:blipFill>
                    <a:blip r:embed="rId26" cstate="print"/>
                    <a:srcRect/>
                    <a:stretch>
                      <a:fillRect/>
                    </a:stretch>
                  </pic:blipFill>
                  <pic:spPr bwMode="auto">
                    <a:xfrm>
                      <a:off x="0" y="0"/>
                      <a:ext cx="2783205" cy="2162810"/>
                    </a:xfrm>
                    <a:prstGeom prst="rect">
                      <a:avLst/>
                    </a:prstGeom>
                    <a:noFill/>
                    <a:ln w="9525">
                      <a:noFill/>
                      <a:miter lim="800000"/>
                      <a:headEnd/>
                      <a:tailEnd/>
                    </a:ln>
                  </pic:spPr>
                </pic:pic>
              </a:graphicData>
            </a:graphic>
          </wp:inline>
        </w:drawing>
      </w:r>
    </w:p>
    <w:p w14:paraId="5BB16126" w14:textId="77777777" w:rsidR="00E32A18" w:rsidRPr="00EB4F07" w:rsidRDefault="00EB4F07" w:rsidP="00EB4F07">
      <w:pPr>
        <w:pStyle w:val="Didascalia"/>
        <w:rPr>
          <w:rFonts w:ascii="Times New Roman" w:hAnsi="Times New Roman" w:cs="Times New Roman"/>
          <w:b w:val="0"/>
          <w:color w:val="auto"/>
          <w:sz w:val="26"/>
          <w:szCs w:val="26"/>
        </w:rPr>
      </w:pPr>
      <w:r w:rsidRPr="00EB4F07">
        <w:rPr>
          <w:rFonts w:ascii="Times New Roman" w:hAnsi="Times New Roman" w:cs="Times New Roman"/>
          <w:b w:val="0"/>
          <w:color w:val="auto"/>
          <w:sz w:val="26"/>
          <w:szCs w:val="26"/>
        </w:rPr>
        <w:t>Fig</w:t>
      </w:r>
      <w:r w:rsidR="00C80224">
        <w:rPr>
          <w:rFonts w:ascii="Times New Roman" w:hAnsi="Times New Roman" w:cs="Times New Roman"/>
          <w:b w:val="0"/>
          <w:color w:val="auto"/>
          <w:sz w:val="26"/>
          <w:szCs w:val="26"/>
        </w:rPr>
        <w:t>ura</w:t>
      </w:r>
      <w:r w:rsidR="0093258C">
        <w:rPr>
          <w:rFonts w:ascii="Times New Roman" w:hAnsi="Times New Roman" w:cs="Times New Roman"/>
          <w:b w:val="0"/>
          <w:color w:val="auto"/>
          <w:sz w:val="26"/>
          <w:szCs w:val="26"/>
        </w:rPr>
        <w:t xml:space="preserve"> 4.4</w:t>
      </w:r>
      <w:r>
        <w:rPr>
          <w:rFonts w:ascii="Times New Roman" w:hAnsi="Times New Roman" w:cs="Times New Roman"/>
          <w:b w:val="0"/>
          <w:color w:val="auto"/>
          <w:sz w:val="26"/>
          <w:szCs w:val="26"/>
        </w:rPr>
        <w:t>:</w:t>
      </w:r>
      <w:r w:rsidRPr="00EB4F07">
        <w:rPr>
          <w:rFonts w:ascii="Times New Roman" w:hAnsi="Times New Roman" w:cs="Times New Roman"/>
          <w:b w:val="0"/>
          <w:color w:val="auto"/>
          <w:sz w:val="26"/>
          <w:szCs w:val="26"/>
        </w:rPr>
        <w:t xml:space="preserve"> notifiche sulla tabella di sistema </w:t>
      </w:r>
      <w:r w:rsidR="00310BAB" w:rsidRPr="00EB4F07">
        <w:rPr>
          <w:rFonts w:ascii="Times New Roman" w:hAnsi="Times New Roman" w:cs="Times New Roman"/>
          <w:b w:val="0"/>
          <w:i/>
          <w:color w:val="auto"/>
          <w:sz w:val="26"/>
          <w:szCs w:val="26"/>
        </w:rPr>
        <w:t>Notifications.</w:t>
      </w:r>
    </w:p>
    <w:p w14:paraId="3EE8C460" w14:textId="77777777" w:rsidR="00DD04E8" w:rsidRDefault="00DD04E8" w:rsidP="00DD04E8">
      <w:pPr>
        <w:pStyle w:val="Corpotesto"/>
        <w:spacing w:before="41"/>
        <w:ind w:left="0" w:right="148"/>
        <w:rPr>
          <w:rFonts w:ascii="Times New Roman" w:hAnsi="Times New Roman" w:cs="Times New Roman"/>
        </w:rPr>
      </w:pPr>
    </w:p>
    <w:p w14:paraId="02C25AFD" w14:textId="77777777" w:rsidR="00143B0E" w:rsidRDefault="00143B0E" w:rsidP="00DD04E8">
      <w:pPr>
        <w:rPr>
          <w:rFonts w:ascii="Times New Roman" w:hAnsi="Times New Roman" w:cs="Times New Roman"/>
          <w:sz w:val="26"/>
          <w:szCs w:val="26"/>
        </w:rPr>
      </w:pPr>
    </w:p>
    <w:p w14:paraId="752953A7" w14:textId="77777777" w:rsidR="00E32A18" w:rsidRDefault="00BA5516" w:rsidP="00DD04E8">
      <w:pPr>
        <w:rPr>
          <w:rFonts w:ascii="Times New Roman" w:hAnsi="Times New Roman" w:cs="Times New Roman"/>
          <w:sz w:val="26"/>
          <w:szCs w:val="26"/>
        </w:rPr>
      </w:pPr>
      <w:r>
        <w:rPr>
          <w:rFonts w:ascii="Times New Roman" w:hAnsi="Times New Roman" w:cs="Times New Roman"/>
          <w:sz w:val="26"/>
          <w:szCs w:val="26"/>
        </w:rPr>
        <w:tab/>
      </w:r>
    </w:p>
    <w:p w14:paraId="4D7B3344" w14:textId="77777777" w:rsidR="00E32A18" w:rsidRDefault="00E32A18" w:rsidP="00DD04E8">
      <w:pPr>
        <w:rPr>
          <w:rFonts w:ascii="Times New Roman" w:hAnsi="Times New Roman" w:cs="Times New Roman"/>
          <w:sz w:val="26"/>
          <w:szCs w:val="26"/>
        </w:rPr>
      </w:pPr>
    </w:p>
    <w:p w14:paraId="0A6AA361" w14:textId="77777777" w:rsidR="00DD04E8" w:rsidRDefault="0017113D" w:rsidP="00D9442E">
      <w:pPr>
        <w:jc w:val="both"/>
        <w:rPr>
          <w:rFonts w:ascii="Times New Roman" w:hAnsi="Times New Roman" w:cs="Times New Roman"/>
          <w:sz w:val="26"/>
          <w:szCs w:val="26"/>
        </w:rPr>
      </w:pPr>
      <w:r>
        <w:rPr>
          <w:rFonts w:ascii="Times New Roman" w:hAnsi="Times New Roman" w:cs="Times New Roman"/>
          <w:sz w:val="26"/>
          <w:szCs w:val="26"/>
        </w:rPr>
        <w:tab/>
      </w:r>
      <w:r w:rsidR="00DD04E8" w:rsidRPr="006B5154">
        <w:rPr>
          <w:rFonts w:ascii="Times New Roman" w:hAnsi="Times New Roman" w:cs="Times New Roman"/>
          <w:sz w:val="26"/>
          <w:szCs w:val="26"/>
        </w:rPr>
        <w:t>Rethink</w:t>
      </w:r>
      <w:r w:rsidR="009070A3">
        <w:rPr>
          <w:rFonts w:ascii="Times New Roman" w:hAnsi="Times New Roman" w:cs="Times New Roman"/>
          <w:sz w:val="26"/>
          <w:szCs w:val="26"/>
        </w:rPr>
        <w:t>DB</w:t>
      </w:r>
      <w:r>
        <w:rPr>
          <w:rFonts w:ascii="Times New Roman" w:hAnsi="Times New Roman" w:cs="Times New Roman"/>
          <w:sz w:val="26"/>
          <w:szCs w:val="26"/>
        </w:rPr>
        <w:t xml:space="preserve">, </w:t>
      </w:r>
      <w:r w:rsidR="00DD04E8" w:rsidRPr="006B5154">
        <w:rPr>
          <w:rFonts w:ascii="Times New Roman" w:hAnsi="Times New Roman" w:cs="Times New Roman"/>
          <w:sz w:val="26"/>
          <w:szCs w:val="26"/>
        </w:rPr>
        <w:t>essendo un db</w:t>
      </w:r>
      <w:r w:rsidR="00B75FA3">
        <w:rPr>
          <w:rFonts w:ascii="Times New Roman" w:hAnsi="Times New Roman" w:cs="Times New Roman"/>
          <w:sz w:val="26"/>
          <w:szCs w:val="26"/>
        </w:rPr>
        <w:t>ms</w:t>
      </w:r>
      <w:r w:rsidR="00DD04E8" w:rsidRPr="006B5154">
        <w:rPr>
          <w:rFonts w:ascii="Times New Roman" w:hAnsi="Times New Roman" w:cs="Times New Roman"/>
          <w:sz w:val="26"/>
          <w:szCs w:val="26"/>
        </w:rPr>
        <w:t xml:space="preserve"> di tipo non rel</w:t>
      </w:r>
      <w:r w:rsidR="00B75FA3">
        <w:rPr>
          <w:rFonts w:ascii="Times New Roman" w:hAnsi="Times New Roman" w:cs="Times New Roman"/>
          <w:sz w:val="26"/>
          <w:szCs w:val="26"/>
        </w:rPr>
        <w:t>azionale</w:t>
      </w:r>
      <w:r>
        <w:rPr>
          <w:rFonts w:ascii="Times New Roman" w:hAnsi="Times New Roman" w:cs="Times New Roman"/>
          <w:sz w:val="26"/>
          <w:szCs w:val="26"/>
        </w:rPr>
        <w:t>,</w:t>
      </w:r>
      <w:r w:rsidR="00B75FA3">
        <w:rPr>
          <w:rFonts w:ascii="Times New Roman" w:hAnsi="Times New Roman" w:cs="Times New Roman"/>
          <w:sz w:val="26"/>
          <w:szCs w:val="26"/>
        </w:rPr>
        <w:t xml:space="preserve"> accetta la diversità dei</w:t>
      </w:r>
      <w:r w:rsidR="00DD04E8" w:rsidRPr="006B5154">
        <w:rPr>
          <w:rFonts w:ascii="Times New Roman" w:hAnsi="Times New Roman" w:cs="Times New Roman"/>
          <w:sz w:val="26"/>
          <w:szCs w:val="26"/>
        </w:rPr>
        <w:t xml:space="preserve"> campi tra documenti di una stessa tabella.</w:t>
      </w:r>
      <w:r w:rsidR="00A422B5">
        <w:rPr>
          <w:rFonts w:ascii="Times New Roman" w:hAnsi="Times New Roman" w:cs="Times New Roman"/>
          <w:sz w:val="26"/>
          <w:szCs w:val="26"/>
        </w:rPr>
        <w:t xml:space="preserve"> </w:t>
      </w:r>
      <w:r w:rsidR="00DD04E8">
        <w:rPr>
          <w:rFonts w:ascii="Times New Roman" w:hAnsi="Times New Roman" w:cs="Times New Roman"/>
          <w:sz w:val="26"/>
          <w:szCs w:val="26"/>
        </w:rPr>
        <w:t xml:space="preserve">Diversamente dai dbms relazionali, </w:t>
      </w:r>
      <w:r w:rsidR="00A422B5">
        <w:rPr>
          <w:rFonts w:ascii="Times New Roman" w:hAnsi="Times New Roman" w:cs="Times New Roman"/>
          <w:sz w:val="26"/>
          <w:szCs w:val="26"/>
        </w:rPr>
        <w:t>questi sistemi non seguono</w:t>
      </w:r>
      <w:r w:rsidR="00DD04E8">
        <w:rPr>
          <w:rFonts w:ascii="Times New Roman" w:hAnsi="Times New Roman" w:cs="Times New Roman"/>
          <w:sz w:val="26"/>
          <w:szCs w:val="26"/>
        </w:rPr>
        <w:t xml:space="preserve"> uno schema fisso per le proprie tabelle</w:t>
      </w:r>
      <w:r w:rsidR="00A422B5">
        <w:rPr>
          <w:rFonts w:ascii="Times New Roman" w:hAnsi="Times New Roman" w:cs="Times New Roman"/>
          <w:sz w:val="26"/>
          <w:szCs w:val="26"/>
        </w:rPr>
        <w:t>.</w:t>
      </w:r>
      <w:r w:rsidR="00BA5516">
        <w:rPr>
          <w:rFonts w:ascii="Times New Roman" w:hAnsi="Times New Roman" w:cs="Times New Roman"/>
          <w:sz w:val="26"/>
          <w:szCs w:val="26"/>
        </w:rPr>
        <w:t xml:space="preserve"> </w:t>
      </w:r>
      <w:r w:rsidR="00E32A18">
        <w:rPr>
          <w:rFonts w:ascii="Times New Roman" w:hAnsi="Times New Roman" w:cs="Times New Roman"/>
          <w:sz w:val="26"/>
          <w:szCs w:val="26"/>
        </w:rPr>
        <w:t xml:space="preserve">E’ stata, </w:t>
      </w:r>
      <w:r w:rsidR="00DD04E8" w:rsidRPr="006B5154">
        <w:rPr>
          <w:rFonts w:ascii="Times New Roman" w:hAnsi="Times New Roman" w:cs="Times New Roman"/>
          <w:sz w:val="26"/>
          <w:szCs w:val="26"/>
        </w:rPr>
        <w:t>quindi</w:t>
      </w:r>
      <w:r w:rsidR="00E32A18">
        <w:rPr>
          <w:rFonts w:ascii="Times New Roman" w:hAnsi="Times New Roman" w:cs="Times New Roman"/>
          <w:sz w:val="26"/>
          <w:szCs w:val="26"/>
        </w:rPr>
        <w:t xml:space="preserve">, sfruttata </w:t>
      </w:r>
      <w:r w:rsidR="00DD04E8" w:rsidRPr="006B5154">
        <w:rPr>
          <w:rFonts w:ascii="Times New Roman" w:hAnsi="Times New Roman" w:cs="Times New Roman"/>
          <w:sz w:val="26"/>
          <w:szCs w:val="26"/>
        </w:rPr>
        <w:t>questa caratteristica</w:t>
      </w:r>
      <w:r w:rsidR="00E32A18">
        <w:rPr>
          <w:rFonts w:ascii="Times New Roman" w:hAnsi="Times New Roman" w:cs="Times New Roman"/>
          <w:sz w:val="26"/>
          <w:szCs w:val="26"/>
        </w:rPr>
        <w:t xml:space="preserve">, </w:t>
      </w:r>
      <w:r w:rsidR="00A422B5">
        <w:rPr>
          <w:rFonts w:ascii="Times New Roman" w:hAnsi="Times New Roman" w:cs="Times New Roman"/>
          <w:sz w:val="26"/>
          <w:szCs w:val="26"/>
        </w:rPr>
        <w:t>tipica dei dbms non r</w:t>
      </w:r>
      <w:r w:rsidR="00BA5516">
        <w:rPr>
          <w:rFonts w:ascii="Times New Roman" w:hAnsi="Times New Roman" w:cs="Times New Roman"/>
          <w:sz w:val="26"/>
          <w:szCs w:val="26"/>
        </w:rPr>
        <w:t>elazionali</w:t>
      </w:r>
      <w:r w:rsidR="00E32A18">
        <w:rPr>
          <w:rFonts w:ascii="Times New Roman" w:hAnsi="Times New Roman" w:cs="Times New Roman"/>
          <w:sz w:val="26"/>
          <w:szCs w:val="26"/>
        </w:rPr>
        <w:t>,</w:t>
      </w:r>
      <w:r w:rsidR="00310BAB">
        <w:rPr>
          <w:rFonts w:ascii="Times New Roman" w:hAnsi="Times New Roman" w:cs="Times New Roman"/>
          <w:sz w:val="26"/>
          <w:szCs w:val="26"/>
        </w:rPr>
        <w:t xml:space="preserve"> </w:t>
      </w:r>
      <w:r w:rsidR="00DD04E8" w:rsidRPr="006B5154">
        <w:rPr>
          <w:rFonts w:ascii="Times New Roman" w:hAnsi="Times New Roman" w:cs="Times New Roman"/>
          <w:sz w:val="26"/>
          <w:szCs w:val="26"/>
        </w:rPr>
        <w:t>per raccogliere</w:t>
      </w:r>
      <w:r w:rsidR="00DD04E8">
        <w:rPr>
          <w:rFonts w:ascii="Times New Roman" w:hAnsi="Times New Roman" w:cs="Times New Roman"/>
          <w:sz w:val="26"/>
          <w:szCs w:val="26"/>
        </w:rPr>
        <w:t xml:space="preserve"> </w:t>
      </w:r>
      <w:r w:rsidR="00DD04E8" w:rsidRPr="00977F6F">
        <w:rPr>
          <w:rFonts w:ascii="Times New Roman" w:hAnsi="Times New Roman" w:cs="Times New Roman"/>
          <w:sz w:val="26"/>
          <w:szCs w:val="26"/>
        </w:rPr>
        <w:t>due diversi tipi di</w:t>
      </w:r>
      <w:r w:rsidR="00DD04E8">
        <w:rPr>
          <w:rFonts w:ascii="Times New Roman" w:hAnsi="Times New Roman" w:cs="Times New Roman"/>
        </w:rPr>
        <w:t xml:space="preserve"> </w:t>
      </w:r>
      <w:r w:rsidR="00DD04E8" w:rsidRPr="00977F6F">
        <w:rPr>
          <w:rFonts w:ascii="Times New Roman" w:hAnsi="Times New Roman" w:cs="Times New Roman"/>
          <w:sz w:val="26"/>
          <w:szCs w:val="26"/>
        </w:rPr>
        <w:t xml:space="preserve">notifiche </w:t>
      </w:r>
      <w:r w:rsidR="00DD04E8">
        <w:rPr>
          <w:rFonts w:ascii="Times New Roman" w:hAnsi="Times New Roman" w:cs="Times New Roman"/>
          <w:sz w:val="26"/>
          <w:szCs w:val="26"/>
        </w:rPr>
        <w:t xml:space="preserve">all’interno della stessa </w:t>
      </w:r>
      <w:r>
        <w:rPr>
          <w:rFonts w:ascii="Times New Roman" w:hAnsi="Times New Roman" w:cs="Times New Roman"/>
          <w:sz w:val="26"/>
          <w:szCs w:val="26"/>
        </w:rPr>
        <w:t>tabella</w:t>
      </w:r>
      <w:r w:rsidR="00C9706E">
        <w:rPr>
          <w:rFonts w:ascii="Times New Roman" w:hAnsi="Times New Roman" w:cs="Times New Roman"/>
          <w:sz w:val="26"/>
          <w:szCs w:val="26"/>
        </w:rPr>
        <w:t xml:space="preserve"> </w:t>
      </w:r>
      <w:r w:rsidR="00C9706E" w:rsidRPr="00C9706E">
        <w:rPr>
          <w:rFonts w:ascii="Times New Roman" w:hAnsi="Times New Roman" w:cs="Times New Roman"/>
          <w:i/>
          <w:sz w:val="26"/>
          <w:szCs w:val="26"/>
        </w:rPr>
        <w:t>Notifications</w:t>
      </w:r>
      <w:r w:rsidR="00E32A18">
        <w:rPr>
          <w:rFonts w:ascii="Times New Roman" w:hAnsi="Times New Roman" w:cs="Times New Roman"/>
          <w:i/>
          <w:sz w:val="26"/>
          <w:szCs w:val="26"/>
        </w:rPr>
        <w:t xml:space="preserve"> </w:t>
      </w:r>
      <w:r w:rsidR="0093258C">
        <w:rPr>
          <w:rFonts w:ascii="Times New Roman" w:hAnsi="Times New Roman" w:cs="Times New Roman"/>
          <w:sz w:val="26"/>
          <w:szCs w:val="26"/>
        </w:rPr>
        <w:t>come mostrato in figura 4.4</w:t>
      </w:r>
      <w:r w:rsidR="00DD04E8">
        <w:rPr>
          <w:rFonts w:ascii="Times New Roman" w:hAnsi="Times New Roman" w:cs="Times New Roman"/>
          <w:sz w:val="26"/>
          <w:szCs w:val="26"/>
        </w:rPr>
        <w:t>.</w:t>
      </w:r>
    </w:p>
    <w:p w14:paraId="380A7464" w14:textId="77777777" w:rsidR="00DD04E8" w:rsidRDefault="00BA5516" w:rsidP="00D9442E">
      <w:pPr>
        <w:jc w:val="both"/>
        <w:rPr>
          <w:rFonts w:ascii="Times New Roman" w:hAnsi="Times New Roman" w:cs="Times New Roman"/>
          <w:sz w:val="26"/>
          <w:szCs w:val="26"/>
        </w:rPr>
      </w:pPr>
      <w:r>
        <w:rPr>
          <w:rFonts w:ascii="Times New Roman" w:hAnsi="Times New Roman" w:cs="Times New Roman"/>
          <w:sz w:val="26"/>
          <w:szCs w:val="26"/>
        </w:rPr>
        <w:tab/>
      </w:r>
      <w:r w:rsidR="00DD04E8">
        <w:rPr>
          <w:rFonts w:ascii="Times New Roman" w:hAnsi="Times New Roman" w:cs="Times New Roman"/>
          <w:sz w:val="26"/>
          <w:szCs w:val="26"/>
        </w:rPr>
        <w:t xml:space="preserve">L’unico vincolo </w:t>
      </w:r>
      <w:r w:rsidR="0017113D">
        <w:rPr>
          <w:rFonts w:ascii="Times New Roman" w:hAnsi="Times New Roman" w:cs="Times New Roman"/>
          <w:sz w:val="26"/>
          <w:szCs w:val="26"/>
        </w:rPr>
        <w:t>richiesto</w:t>
      </w:r>
      <w:r w:rsidR="00DD04E8">
        <w:rPr>
          <w:rFonts w:ascii="Times New Roman" w:hAnsi="Times New Roman" w:cs="Times New Roman"/>
          <w:sz w:val="26"/>
          <w:szCs w:val="26"/>
        </w:rPr>
        <w:t xml:space="preserve"> è che</w:t>
      </w:r>
      <w:r w:rsidR="00E32A18">
        <w:rPr>
          <w:rFonts w:ascii="Times New Roman" w:hAnsi="Times New Roman" w:cs="Times New Roman"/>
          <w:sz w:val="26"/>
          <w:szCs w:val="26"/>
        </w:rPr>
        <w:t>, in futuro</w:t>
      </w:r>
      <w:r w:rsidR="0017113D">
        <w:rPr>
          <w:rFonts w:ascii="Times New Roman" w:hAnsi="Times New Roman" w:cs="Times New Roman"/>
          <w:sz w:val="26"/>
          <w:szCs w:val="26"/>
        </w:rPr>
        <w:t>,</w:t>
      </w:r>
      <w:r w:rsidR="00DD04E8">
        <w:rPr>
          <w:rFonts w:ascii="Times New Roman" w:hAnsi="Times New Roman" w:cs="Times New Roman"/>
          <w:sz w:val="26"/>
          <w:szCs w:val="26"/>
        </w:rPr>
        <w:t xml:space="preserve"> qualsiasi nuovo </w:t>
      </w:r>
      <w:r w:rsidR="00C9706E">
        <w:rPr>
          <w:rFonts w:ascii="Times New Roman" w:hAnsi="Times New Roman" w:cs="Times New Roman"/>
          <w:sz w:val="26"/>
          <w:szCs w:val="26"/>
        </w:rPr>
        <w:t>tipo di notifica</w:t>
      </w:r>
      <w:r w:rsidR="0017113D">
        <w:rPr>
          <w:rFonts w:ascii="Times New Roman" w:hAnsi="Times New Roman" w:cs="Times New Roman"/>
          <w:sz w:val="26"/>
          <w:szCs w:val="26"/>
        </w:rPr>
        <w:t xml:space="preserve"> che si </w:t>
      </w:r>
      <w:r w:rsidR="00300D1D">
        <w:rPr>
          <w:rFonts w:ascii="Times New Roman" w:hAnsi="Times New Roman" w:cs="Times New Roman"/>
          <w:sz w:val="26"/>
          <w:szCs w:val="26"/>
        </w:rPr>
        <w:t>inserirà</w:t>
      </w:r>
      <w:r w:rsidR="0017113D">
        <w:rPr>
          <w:rFonts w:ascii="Times New Roman" w:hAnsi="Times New Roman" w:cs="Times New Roman"/>
          <w:sz w:val="26"/>
          <w:szCs w:val="26"/>
        </w:rPr>
        <w:t xml:space="preserve"> </w:t>
      </w:r>
      <w:r w:rsidR="00300D1D">
        <w:rPr>
          <w:rFonts w:ascii="Times New Roman" w:hAnsi="Times New Roman" w:cs="Times New Roman"/>
          <w:sz w:val="26"/>
          <w:szCs w:val="26"/>
        </w:rPr>
        <w:t xml:space="preserve">su </w:t>
      </w:r>
      <w:r w:rsidR="00C9706E" w:rsidRPr="00C9706E">
        <w:rPr>
          <w:rFonts w:ascii="Times New Roman" w:hAnsi="Times New Roman" w:cs="Times New Roman"/>
          <w:i/>
          <w:sz w:val="26"/>
          <w:szCs w:val="26"/>
        </w:rPr>
        <w:t>Notifications</w:t>
      </w:r>
      <w:r w:rsidR="0017113D">
        <w:rPr>
          <w:rFonts w:ascii="Times New Roman" w:hAnsi="Times New Roman" w:cs="Times New Roman"/>
          <w:i/>
          <w:sz w:val="26"/>
          <w:szCs w:val="26"/>
        </w:rPr>
        <w:t xml:space="preserve">, </w:t>
      </w:r>
      <w:r w:rsidR="00DD04E8">
        <w:rPr>
          <w:rFonts w:ascii="Times New Roman" w:hAnsi="Times New Roman" w:cs="Times New Roman"/>
          <w:sz w:val="26"/>
          <w:szCs w:val="26"/>
        </w:rPr>
        <w:t>dovrà</w:t>
      </w:r>
      <w:r w:rsidR="00310BAB">
        <w:rPr>
          <w:rFonts w:ascii="Times New Roman" w:hAnsi="Times New Roman" w:cs="Times New Roman"/>
          <w:sz w:val="26"/>
          <w:szCs w:val="26"/>
        </w:rPr>
        <w:t xml:space="preserve"> </w:t>
      </w:r>
      <w:r w:rsidR="00DD04E8">
        <w:rPr>
          <w:rFonts w:ascii="Times New Roman" w:hAnsi="Times New Roman" w:cs="Times New Roman"/>
          <w:sz w:val="26"/>
          <w:szCs w:val="26"/>
        </w:rPr>
        <w:t xml:space="preserve">obbligatoriamente avere </w:t>
      </w:r>
      <w:r w:rsidR="00C9706E">
        <w:rPr>
          <w:rFonts w:ascii="Times New Roman" w:hAnsi="Times New Roman" w:cs="Times New Roman"/>
          <w:sz w:val="26"/>
          <w:szCs w:val="26"/>
        </w:rPr>
        <w:t>i</w:t>
      </w:r>
      <w:r w:rsidR="0017113D">
        <w:rPr>
          <w:rFonts w:ascii="Times New Roman" w:hAnsi="Times New Roman" w:cs="Times New Roman"/>
          <w:sz w:val="26"/>
          <w:szCs w:val="26"/>
        </w:rPr>
        <w:t xml:space="preserve"> </w:t>
      </w:r>
      <w:r w:rsidR="00C9706E">
        <w:rPr>
          <w:rFonts w:ascii="Times New Roman" w:hAnsi="Times New Roman" w:cs="Times New Roman"/>
          <w:sz w:val="26"/>
          <w:szCs w:val="26"/>
        </w:rPr>
        <w:t xml:space="preserve">campi della classe astratta </w:t>
      </w:r>
      <w:r w:rsidR="00C9706E" w:rsidRPr="00C9706E">
        <w:rPr>
          <w:rFonts w:ascii="Times New Roman" w:hAnsi="Times New Roman" w:cs="Times New Roman"/>
          <w:i/>
          <w:sz w:val="26"/>
          <w:szCs w:val="26"/>
        </w:rPr>
        <w:t>Notification</w:t>
      </w:r>
      <w:r w:rsidR="00DD04E8">
        <w:rPr>
          <w:rFonts w:ascii="Times New Roman" w:hAnsi="Times New Roman" w:cs="Times New Roman"/>
          <w:sz w:val="26"/>
          <w:szCs w:val="26"/>
        </w:rPr>
        <w:t xml:space="preserve"> di </w:t>
      </w:r>
      <w:r w:rsidR="00DD04E8" w:rsidRPr="00C9706E">
        <w:rPr>
          <w:rFonts w:ascii="Times New Roman" w:hAnsi="Times New Roman" w:cs="Times New Roman"/>
          <w:i/>
          <w:sz w:val="26"/>
          <w:szCs w:val="26"/>
        </w:rPr>
        <w:t>UtilityRethink</w:t>
      </w:r>
      <w:r w:rsidR="0093258C">
        <w:rPr>
          <w:rFonts w:ascii="Times New Roman" w:hAnsi="Times New Roman" w:cs="Times New Roman"/>
          <w:sz w:val="26"/>
          <w:szCs w:val="26"/>
        </w:rPr>
        <w:t xml:space="preserve"> mostrata in figura 4.5</w:t>
      </w:r>
      <w:r w:rsidR="00DD04E8">
        <w:rPr>
          <w:rFonts w:ascii="Times New Roman" w:hAnsi="Times New Roman" w:cs="Times New Roman"/>
          <w:sz w:val="26"/>
          <w:szCs w:val="26"/>
        </w:rPr>
        <w:t>.</w:t>
      </w:r>
    </w:p>
    <w:p w14:paraId="041FE3FE" w14:textId="77777777" w:rsidR="00DD04E8" w:rsidRDefault="00DD04E8" w:rsidP="00D9442E">
      <w:pPr>
        <w:jc w:val="both"/>
        <w:rPr>
          <w:rFonts w:ascii="Times New Roman" w:hAnsi="Times New Roman" w:cs="Times New Roman"/>
          <w:sz w:val="26"/>
          <w:szCs w:val="26"/>
        </w:rPr>
      </w:pPr>
    </w:p>
    <w:p w14:paraId="567A3B93" w14:textId="77777777" w:rsidR="00DD04E8" w:rsidRDefault="00DD04E8" w:rsidP="00DD04E8">
      <w:pPr>
        <w:pStyle w:val="Titolo1"/>
        <w:ind w:left="0"/>
        <w:rPr>
          <w:rFonts w:ascii="Times New Roman" w:hAnsi="Times New Roman" w:cs="Times New Roman"/>
          <w:sz w:val="26"/>
          <w:szCs w:val="26"/>
        </w:rPr>
      </w:pPr>
    </w:p>
    <w:p w14:paraId="2A4C4800" w14:textId="77777777" w:rsidR="00DD04E8" w:rsidRDefault="00DD04E8" w:rsidP="00DD04E8">
      <w:pPr>
        <w:rPr>
          <w:rFonts w:ascii="Times New Roman" w:hAnsi="Times New Roman" w:cs="Times New Roman"/>
          <w:sz w:val="26"/>
          <w:szCs w:val="26"/>
        </w:rPr>
      </w:pPr>
    </w:p>
    <w:p w14:paraId="4B72FA6C" w14:textId="77777777" w:rsidR="003142B1" w:rsidRDefault="003142B1" w:rsidP="00DD04E8">
      <w:pPr>
        <w:rPr>
          <w:rFonts w:ascii="Times New Roman" w:hAnsi="Times New Roman" w:cs="Times New Roman"/>
          <w:sz w:val="26"/>
          <w:szCs w:val="26"/>
        </w:rPr>
      </w:pPr>
    </w:p>
    <w:p w14:paraId="14FDD395" w14:textId="77777777" w:rsidR="003142B1" w:rsidRDefault="003142B1" w:rsidP="00DD04E8">
      <w:pPr>
        <w:rPr>
          <w:rFonts w:ascii="Times New Roman" w:hAnsi="Times New Roman" w:cs="Times New Roman"/>
          <w:sz w:val="26"/>
          <w:szCs w:val="26"/>
        </w:rPr>
      </w:pPr>
    </w:p>
    <w:p w14:paraId="68AAC681" w14:textId="77777777" w:rsidR="003142B1" w:rsidRDefault="003142B1" w:rsidP="00DD04E8">
      <w:pPr>
        <w:rPr>
          <w:rFonts w:ascii="Times New Roman" w:hAnsi="Times New Roman" w:cs="Times New Roman"/>
          <w:sz w:val="26"/>
          <w:szCs w:val="26"/>
        </w:rPr>
      </w:pPr>
    </w:p>
    <w:p w14:paraId="7A8E38B9" w14:textId="77777777" w:rsidR="003142B1" w:rsidRDefault="003142B1" w:rsidP="00DD04E8">
      <w:pPr>
        <w:rPr>
          <w:rFonts w:ascii="Times New Roman" w:hAnsi="Times New Roman" w:cs="Times New Roman"/>
          <w:sz w:val="26"/>
          <w:szCs w:val="26"/>
        </w:rPr>
      </w:pPr>
    </w:p>
    <w:p w14:paraId="3D2306B2" w14:textId="77777777" w:rsidR="003142B1" w:rsidRDefault="003142B1" w:rsidP="00DD04E8">
      <w:pPr>
        <w:rPr>
          <w:rFonts w:ascii="Times New Roman" w:hAnsi="Times New Roman" w:cs="Times New Roman"/>
          <w:sz w:val="26"/>
          <w:szCs w:val="26"/>
        </w:rPr>
      </w:pPr>
    </w:p>
    <w:p w14:paraId="03C4AD50" w14:textId="77777777" w:rsidR="003142B1" w:rsidRDefault="003142B1" w:rsidP="00DD04E8">
      <w:pPr>
        <w:rPr>
          <w:rFonts w:ascii="Times New Roman" w:hAnsi="Times New Roman" w:cs="Times New Roman"/>
          <w:sz w:val="26"/>
          <w:szCs w:val="26"/>
        </w:rPr>
      </w:pPr>
    </w:p>
    <w:p w14:paraId="2B3996F4" w14:textId="77777777" w:rsidR="003142B1" w:rsidRDefault="003142B1" w:rsidP="00DD04E8">
      <w:pPr>
        <w:rPr>
          <w:rFonts w:ascii="Times New Roman" w:hAnsi="Times New Roman" w:cs="Times New Roman"/>
          <w:sz w:val="26"/>
          <w:szCs w:val="26"/>
        </w:rPr>
      </w:pPr>
    </w:p>
    <w:p w14:paraId="5B60CDA7" w14:textId="77777777" w:rsidR="003142B1" w:rsidRDefault="003142B1" w:rsidP="00DD04E8">
      <w:pPr>
        <w:rPr>
          <w:rFonts w:ascii="Times New Roman" w:hAnsi="Times New Roman" w:cs="Times New Roman"/>
          <w:sz w:val="26"/>
          <w:szCs w:val="26"/>
        </w:rPr>
      </w:pPr>
    </w:p>
    <w:p w14:paraId="2BBE76A8" w14:textId="77777777" w:rsidR="003142B1" w:rsidRDefault="003142B1" w:rsidP="00DD04E8">
      <w:pPr>
        <w:rPr>
          <w:rFonts w:ascii="Times New Roman" w:hAnsi="Times New Roman" w:cs="Times New Roman"/>
          <w:sz w:val="26"/>
          <w:szCs w:val="26"/>
        </w:rPr>
      </w:pPr>
    </w:p>
    <w:p w14:paraId="44DACF97" w14:textId="77777777" w:rsidR="00EB4F07" w:rsidRDefault="004D3C7D" w:rsidP="00EB4F07">
      <w:pPr>
        <w:keepNext/>
        <w:rPr>
          <w:rFonts w:ascii="Times New Roman" w:hAnsi="Times New Roman" w:cs="Times New Roman"/>
          <w:sz w:val="26"/>
          <w:szCs w:val="26"/>
        </w:rPr>
      </w:pPr>
      <w:r>
        <w:rPr>
          <w:rFonts w:ascii="Times New Roman" w:hAnsi="Times New Roman" w:cs="Times New Roman"/>
          <w:sz w:val="26"/>
          <w:szCs w:val="26"/>
        </w:rPr>
        <w:pict w14:anchorId="0BC781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2.25pt;height:133.5pt">
            <v:imagedata r:id="rId27" o:title="Notificationcs"/>
          </v:shape>
        </w:pict>
      </w:r>
    </w:p>
    <w:p w14:paraId="195AB56A" w14:textId="77777777" w:rsidR="003142B1" w:rsidRDefault="003142B1" w:rsidP="00EB4F07">
      <w:pPr>
        <w:keepNext/>
      </w:pPr>
    </w:p>
    <w:p w14:paraId="47EE6A04" w14:textId="77777777" w:rsidR="00DD04E8" w:rsidRPr="00EB4F07" w:rsidRDefault="00EB4F07" w:rsidP="00EB4F07">
      <w:pPr>
        <w:pStyle w:val="Didascalia"/>
        <w:rPr>
          <w:rFonts w:ascii="Times New Roman" w:hAnsi="Times New Roman" w:cs="Times New Roman"/>
          <w:b w:val="0"/>
          <w:color w:val="auto"/>
          <w:sz w:val="26"/>
          <w:szCs w:val="26"/>
        </w:rPr>
      </w:pPr>
      <w:r w:rsidRPr="00EB4F07">
        <w:rPr>
          <w:rFonts w:ascii="Times New Roman" w:hAnsi="Times New Roman" w:cs="Times New Roman"/>
          <w:b w:val="0"/>
          <w:color w:val="auto"/>
          <w:sz w:val="26"/>
          <w:szCs w:val="26"/>
        </w:rPr>
        <w:t>Fig</w:t>
      </w:r>
      <w:r w:rsidR="00C80224">
        <w:rPr>
          <w:rFonts w:ascii="Times New Roman" w:hAnsi="Times New Roman" w:cs="Times New Roman"/>
          <w:b w:val="0"/>
          <w:color w:val="auto"/>
          <w:sz w:val="26"/>
          <w:szCs w:val="26"/>
        </w:rPr>
        <w:t>ura</w:t>
      </w:r>
      <w:r w:rsidR="0093258C">
        <w:rPr>
          <w:rFonts w:ascii="Times New Roman" w:hAnsi="Times New Roman" w:cs="Times New Roman"/>
          <w:b w:val="0"/>
          <w:color w:val="auto"/>
          <w:sz w:val="26"/>
          <w:szCs w:val="26"/>
        </w:rPr>
        <w:t xml:space="preserve"> 4.5</w:t>
      </w:r>
      <w:r w:rsidRPr="00EB4F07">
        <w:rPr>
          <w:rFonts w:ascii="Times New Roman" w:hAnsi="Times New Roman" w:cs="Times New Roman"/>
          <w:b w:val="0"/>
          <w:color w:val="auto"/>
          <w:sz w:val="26"/>
          <w:szCs w:val="26"/>
        </w:rPr>
        <w:t xml:space="preserve">: classe base delle notifiche </w:t>
      </w:r>
      <w:r w:rsidR="00310BAB" w:rsidRPr="00CD206F">
        <w:rPr>
          <w:rFonts w:ascii="Times New Roman" w:hAnsi="Times New Roman" w:cs="Times New Roman"/>
          <w:b w:val="0"/>
          <w:i/>
          <w:color w:val="auto"/>
          <w:sz w:val="26"/>
          <w:szCs w:val="26"/>
        </w:rPr>
        <w:t>Notification</w:t>
      </w:r>
      <w:r w:rsidR="00310BAB">
        <w:rPr>
          <w:rFonts w:ascii="Times New Roman" w:hAnsi="Times New Roman" w:cs="Times New Roman"/>
          <w:b w:val="0"/>
          <w:color w:val="auto"/>
          <w:sz w:val="26"/>
          <w:szCs w:val="26"/>
        </w:rPr>
        <w:t>.</w:t>
      </w:r>
    </w:p>
    <w:p w14:paraId="2065F25F" w14:textId="77777777" w:rsidR="00DD04E8" w:rsidRDefault="00DD04E8" w:rsidP="00FB7DBF">
      <w:pPr>
        <w:pStyle w:val="Titolo1"/>
        <w:ind w:left="0"/>
        <w:jc w:val="both"/>
        <w:rPr>
          <w:rFonts w:ascii="Times New Roman" w:hAnsi="Times New Roman" w:cs="Times New Roman"/>
          <w:sz w:val="26"/>
          <w:szCs w:val="26"/>
        </w:rPr>
      </w:pPr>
    </w:p>
    <w:p w14:paraId="020FF4F7" w14:textId="77777777" w:rsidR="00DD04E8" w:rsidRDefault="00DD04E8" w:rsidP="00FB7DBF">
      <w:pPr>
        <w:pStyle w:val="Titolo1"/>
        <w:ind w:left="0"/>
        <w:jc w:val="both"/>
        <w:rPr>
          <w:rFonts w:ascii="Times New Roman" w:hAnsi="Times New Roman" w:cs="Times New Roman"/>
          <w:sz w:val="26"/>
          <w:szCs w:val="26"/>
        </w:rPr>
      </w:pPr>
    </w:p>
    <w:p w14:paraId="39356207" w14:textId="77777777" w:rsidR="003142B1" w:rsidRDefault="003142B1" w:rsidP="00FB7DBF">
      <w:pPr>
        <w:pStyle w:val="Titolo1"/>
        <w:ind w:left="0"/>
        <w:jc w:val="both"/>
        <w:rPr>
          <w:rFonts w:ascii="Times New Roman" w:hAnsi="Times New Roman" w:cs="Times New Roman"/>
          <w:sz w:val="26"/>
          <w:szCs w:val="26"/>
        </w:rPr>
      </w:pPr>
    </w:p>
    <w:p w14:paraId="4FFE6629" w14:textId="77777777" w:rsidR="003142B1" w:rsidRDefault="003142B1" w:rsidP="00FB7DBF">
      <w:pPr>
        <w:pStyle w:val="Titolo1"/>
        <w:ind w:left="0"/>
        <w:jc w:val="both"/>
        <w:rPr>
          <w:rFonts w:ascii="Times New Roman" w:hAnsi="Times New Roman" w:cs="Times New Roman"/>
          <w:sz w:val="26"/>
          <w:szCs w:val="26"/>
        </w:rPr>
      </w:pPr>
    </w:p>
    <w:p w14:paraId="6DA2058A" w14:textId="77777777" w:rsidR="003142B1" w:rsidRDefault="003142B1" w:rsidP="00FB7DBF">
      <w:pPr>
        <w:pStyle w:val="Titolo1"/>
        <w:ind w:left="0"/>
        <w:jc w:val="both"/>
        <w:rPr>
          <w:rFonts w:ascii="Times New Roman" w:hAnsi="Times New Roman" w:cs="Times New Roman"/>
          <w:sz w:val="26"/>
          <w:szCs w:val="26"/>
        </w:rPr>
      </w:pPr>
    </w:p>
    <w:p w14:paraId="7BBB6661" w14:textId="77777777" w:rsidR="003142B1" w:rsidRDefault="003142B1" w:rsidP="00FB7DBF">
      <w:pPr>
        <w:pStyle w:val="Titolo1"/>
        <w:ind w:left="0"/>
        <w:jc w:val="both"/>
        <w:rPr>
          <w:rFonts w:ascii="Times New Roman" w:hAnsi="Times New Roman" w:cs="Times New Roman"/>
          <w:sz w:val="26"/>
          <w:szCs w:val="26"/>
        </w:rPr>
      </w:pPr>
    </w:p>
    <w:p w14:paraId="5F53A321" w14:textId="77777777" w:rsidR="00BB6AC2" w:rsidRDefault="00C9706E" w:rsidP="00FB7DBF">
      <w:pPr>
        <w:jc w:val="both"/>
        <w:rPr>
          <w:rFonts w:ascii="Times New Roman" w:hAnsi="Times New Roman" w:cs="Times New Roman"/>
          <w:sz w:val="26"/>
          <w:szCs w:val="26"/>
        </w:rPr>
      </w:pPr>
      <w:r>
        <w:rPr>
          <w:rFonts w:ascii="Times New Roman" w:hAnsi="Times New Roman" w:cs="Times New Roman"/>
          <w:sz w:val="26"/>
          <w:szCs w:val="26"/>
        </w:rPr>
        <w:tab/>
      </w:r>
      <w:commentRangeStart w:id="43"/>
      <w:r w:rsidR="00B75FA3">
        <w:rPr>
          <w:rFonts w:ascii="Times New Roman" w:hAnsi="Times New Roman" w:cs="Times New Roman"/>
          <w:sz w:val="26"/>
          <w:szCs w:val="26"/>
        </w:rPr>
        <w:t>O</w:t>
      </w:r>
      <w:r w:rsidR="00DD04E8">
        <w:rPr>
          <w:rFonts w:ascii="Times New Roman" w:hAnsi="Times New Roman" w:cs="Times New Roman"/>
          <w:sz w:val="26"/>
          <w:szCs w:val="26"/>
        </w:rPr>
        <w:t>gni</w:t>
      </w:r>
      <w:commentRangeEnd w:id="43"/>
      <w:r w:rsidR="00541AA8">
        <w:rPr>
          <w:rStyle w:val="Rimandocommento"/>
        </w:rPr>
        <w:commentReference w:id="43"/>
      </w:r>
      <w:r w:rsidR="00DD04E8">
        <w:rPr>
          <w:rFonts w:ascii="Times New Roman" w:hAnsi="Times New Roman" w:cs="Times New Roman"/>
          <w:sz w:val="26"/>
          <w:szCs w:val="26"/>
        </w:rPr>
        <w:t xml:space="preserve"> classe </w:t>
      </w:r>
      <w:r w:rsidR="00B75FA3">
        <w:rPr>
          <w:rFonts w:ascii="Times New Roman" w:hAnsi="Times New Roman" w:cs="Times New Roman"/>
          <w:sz w:val="26"/>
          <w:szCs w:val="26"/>
        </w:rPr>
        <w:t xml:space="preserve">c# </w:t>
      </w:r>
      <w:r w:rsidR="00DD04E8">
        <w:rPr>
          <w:rFonts w:ascii="Times New Roman" w:hAnsi="Times New Roman" w:cs="Times New Roman"/>
          <w:sz w:val="26"/>
          <w:szCs w:val="26"/>
        </w:rPr>
        <w:t xml:space="preserve">che rappresenta un tipo di notifica deve </w:t>
      </w:r>
      <w:r w:rsidR="00DD04E8" w:rsidRPr="00300D1D">
        <w:rPr>
          <w:rFonts w:ascii="Times New Roman" w:hAnsi="Times New Roman" w:cs="Times New Roman"/>
          <w:i/>
          <w:sz w:val="26"/>
          <w:szCs w:val="26"/>
        </w:rPr>
        <w:t>ereditare</w:t>
      </w:r>
      <w:r w:rsidR="00DD04E8">
        <w:rPr>
          <w:rFonts w:ascii="Times New Roman" w:hAnsi="Times New Roman" w:cs="Times New Roman"/>
          <w:sz w:val="26"/>
          <w:szCs w:val="26"/>
        </w:rPr>
        <w:t xml:space="preserve"> dalla classe base </w:t>
      </w:r>
      <w:r w:rsidR="00DD04E8" w:rsidRPr="00C9706E">
        <w:rPr>
          <w:rFonts w:ascii="Times New Roman" w:hAnsi="Times New Roman" w:cs="Times New Roman"/>
          <w:i/>
          <w:sz w:val="26"/>
          <w:szCs w:val="26"/>
        </w:rPr>
        <w:t>Notification</w:t>
      </w:r>
      <w:r w:rsidR="00DD04E8">
        <w:rPr>
          <w:rFonts w:ascii="Times New Roman" w:hAnsi="Times New Roman" w:cs="Times New Roman"/>
          <w:sz w:val="26"/>
          <w:szCs w:val="26"/>
        </w:rPr>
        <w:t xml:space="preserve"> sopra elencata</w:t>
      </w:r>
      <w:r w:rsidR="0093258C">
        <w:rPr>
          <w:rFonts w:ascii="Times New Roman" w:hAnsi="Times New Roman" w:cs="Times New Roman"/>
          <w:sz w:val="26"/>
          <w:szCs w:val="26"/>
        </w:rPr>
        <w:t xml:space="preserve"> in figura 4.5</w:t>
      </w:r>
      <w:r w:rsidR="00DD04E8">
        <w:rPr>
          <w:rFonts w:ascii="Times New Roman" w:hAnsi="Times New Roman" w:cs="Times New Roman"/>
          <w:sz w:val="26"/>
          <w:szCs w:val="26"/>
        </w:rPr>
        <w:t>.</w:t>
      </w:r>
      <w:r>
        <w:rPr>
          <w:rFonts w:ascii="Times New Roman" w:hAnsi="Times New Roman" w:cs="Times New Roman"/>
          <w:sz w:val="26"/>
          <w:szCs w:val="26"/>
        </w:rPr>
        <w:t xml:space="preserve"> </w:t>
      </w:r>
    </w:p>
    <w:p w14:paraId="26A607A0" w14:textId="77777777" w:rsidR="00B75FA3" w:rsidRPr="00C9706E" w:rsidRDefault="004A4CCB" w:rsidP="00FB7DBF">
      <w:pPr>
        <w:jc w:val="both"/>
        <w:rPr>
          <w:rFonts w:ascii="Times New Roman" w:hAnsi="Times New Roman" w:cs="Times New Roman"/>
          <w:sz w:val="26"/>
          <w:szCs w:val="26"/>
        </w:rPr>
      </w:pPr>
      <w:r>
        <w:rPr>
          <w:rFonts w:ascii="Times New Roman" w:hAnsi="Times New Roman" w:cs="Times New Roman"/>
          <w:sz w:val="26"/>
          <w:szCs w:val="26"/>
        </w:rPr>
        <w:tab/>
        <w:t xml:space="preserve">Per il contesto aziendale, UtilityRethink offre due tipi di notifiche chiamate </w:t>
      </w:r>
      <w:r w:rsidRPr="00C9706E">
        <w:rPr>
          <w:rFonts w:ascii="Times New Roman" w:hAnsi="Times New Roman" w:cs="Times New Roman"/>
          <w:i/>
          <w:sz w:val="26"/>
          <w:szCs w:val="26"/>
        </w:rPr>
        <w:t>NotificationNewData</w:t>
      </w:r>
      <w:r>
        <w:rPr>
          <w:rFonts w:ascii="Times New Roman" w:hAnsi="Times New Roman" w:cs="Times New Roman"/>
          <w:sz w:val="26"/>
          <w:szCs w:val="26"/>
        </w:rPr>
        <w:t xml:space="preserve"> e </w:t>
      </w:r>
      <w:r>
        <w:rPr>
          <w:rFonts w:ascii="Times New Roman" w:hAnsi="Times New Roman" w:cs="Times New Roman"/>
          <w:i/>
          <w:sz w:val="26"/>
          <w:szCs w:val="26"/>
        </w:rPr>
        <w:t xml:space="preserve">NotificationExec </w:t>
      </w:r>
      <w:r>
        <w:rPr>
          <w:rFonts w:ascii="Times New Roman" w:hAnsi="Times New Roman" w:cs="Times New Roman"/>
          <w:sz w:val="26"/>
          <w:szCs w:val="26"/>
        </w:rPr>
        <w:t xml:space="preserve">che, causa il vincolo impostato, ereditano tutti i campi e le proprietà della classe </w:t>
      </w:r>
      <w:r w:rsidR="00310BAB" w:rsidRPr="006130BB">
        <w:rPr>
          <w:rFonts w:ascii="Times New Roman" w:hAnsi="Times New Roman" w:cs="Times New Roman"/>
          <w:i/>
          <w:sz w:val="26"/>
          <w:szCs w:val="26"/>
        </w:rPr>
        <w:t>Notification.</w:t>
      </w:r>
    </w:p>
    <w:p w14:paraId="4A7F4869" w14:textId="77777777" w:rsidR="004A4CCB" w:rsidRPr="004A4CCB" w:rsidRDefault="00C9706E" w:rsidP="00FB7DBF">
      <w:pPr>
        <w:jc w:val="both"/>
        <w:rPr>
          <w:rFonts w:ascii="Times New Roman" w:hAnsi="Times New Roman" w:cs="Times New Roman"/>
          <w:sz w:val="26"/>
          <w:szCs w:val="26"/>
        </w:rPr>
      </w:pPr>
      <w:r>
        <w:rPr>
          <w:rFonts w:ascii="Times New Roman" w:hAnsi="Times New Roman" w:cs="Times New Roman"/>
          <w:sz w:val="26"/>
          <w:szCs w:val="26"/>
        </w:rPr>
        <w:tab/>
        <w:t>S</w:t>
      </w:r>
      <w:r w:rsidR="00DD04E8" w:rsidRPr="006B5154">
        <w:rPr>
          <w:rFonts w:ascii="Times New Roman" w:hAnsi="Times New Roman" w:cs="Times New Roman"/>
          <w:sz w:val="26"/>
          <w:szCs w:val="26"/>
        </w:rPr>
        <w:t xml:space="preserve">e in futuro </w:t>
      </w:r>
      <w:r w:rsidR="006130BB">
        <w:rPr>
          <w:rFonts w:ascii="Times New Roman" w:hAnsi="Times New Roman" w:cs="Times New Roman"/>
          <w:sz w:val="26"/>
          <w:szCs w:val="26"/>
        </w:rPr>
        <w:t xml:space="preserve">il cliente della libreria </w:t>
      </w:r>
      <w:r w:rsidR="004A4CCB">
        <w:rPr>
          <w:rFonts w:ascii="Times New Roman" w:hAnsi="Times New Roman" w:cs="Times New Roman"/>
          <w:sz w:val="26"/>
          <w:szCs w:val="26"/>
        </w:rPr>
        <w:t>avesse</w:t>
      </w:r>
      <w:r w:rsidR="006130BB">
        <w:rPr>
          <w:rFonts w:ascii="Times New Roman" w:hAnsi="Times New Roman" w:cs="Times New Roman"/>
          <w:sz w:val="26"/>
          <w:szCs w:val="26"/>
        </w:rPr>
        <w:t xml:space="preserve"> la necessità di consi</w:t>
      </w:r>
      <w:r w:rsidR="004A4CCB">
        <w:rPr>
          <w:rFonts w:ascii="Times New Roman" w:hAnsi="Times New Roman" w:cs="Times New Roman"/>
          <w:sz w:val="26"/>
          <w:szCs w:val="26"/>
        </w:rPr>
        <w:t>derare nuovi tipi di notifiche, per</w:t>
      </w:r>
      <w:r w:rsidR="006130BB">
        <w:rPr>
          <w:rFonts w:ascii="Times New Roman" w:hAnsi="Times New Roman" w:cs="Times New Roman"/>
          <w:sz w:val="26"/>
          <w:szCs w:val="26"/>
        </w:rPr>
        <w:t xml:space="preserve"> mantenerle sulla tabella </w:t>
      </w:r>
      <w:r w:rsidR="006130BB" w:rsidRPr="006130BB">
        <w:rPr>
          <w:rFonts w:ascii="Times New Roman" w:hAnsi="Times New Roman" w:cs="Times New Roman"/>
          <w:i/>
          <w:sz w:val="26"/>
          <w:szCs w:val="26"/>
        </w:rPr>
        <w:t>Notifications</w:t>
      </w:r>
      <w:r w:rsidR="004A4CCB">
        <w:rPr>
          <w:rFonts w:ascii="Times New Roman" w:hAnsi="Times New Roman" w:cs="Times New Roman"/>
          <w:sz w:val="26"/>
          <w:szCs w:val="26"/>
        </w:rPr>
        <w:t xml:space="preserve"> </w:t>
      </w:r>
      <w:r w:rsidR="006130BB">
        <w:rPr>
          <w:rFonts w:ascii="Times New Roman" w:hAnsi="Times New Roman" w:cs="Times New Roman"/>
          <w:sz w:val="26"/>
          <w:szCs w:val="26"/>
        </w:rPr>
        <w:t>nei server RethinkDB</w:t>
      </w:r>
      <w:r w:rsidR="004A4CCB">
        <w:rPr>
          <w:rFonts w:ascii="Times New Roman" w:hAnsi="Times New Roman" w:cs="Times New Roman"/>
          <w:sz w:val="26"/>
          <w:szCs w:val="26"/>
        </w:rPr>
        <w:t xml:space="preserve"> implementati,</w:t>
      </w:r>
      <w:r w:rsidR="006130BB">
        <w:rPr>
          <w:rFonts w:ascii="Times New Roman" w:hAnsi="Times New Roman" w:cs="Times New Roman"/>
          <w:sz w:val="26"/>
          <w:szCs w:val="26"/>
        </w:rPr>
        <w:t xml:space="preserve"> </w:t>
      </w:r>
      <w:r w:rsidR="00DD04E8" w:rsidRPr="006B5154">
        <w:rPr>
          <w:rFonts w:ascii="Times New Roman" w:hAnsi="Times New Roman" w:cs="Times New Roman"/>
          <w:sz w:val="26"/>
          <w:szCs w:val="26"/>
        </w:rPr>
        <w:t>non sarà un problema.</w:t>
      </w:r>
      <w:r w:rsidR="006130BB">
        <w:rPr>
          <w:rFonts w:ascii="Times New Roman" w:hAnsi="Times New Roman" w:cs="Times New Roman"/>
          <w:sz w:val="26"/>
          <w:szCs w:val="26"/>
        </w:rPr>
        <w:t xml:space="preserve"> </w:t>
      </w:r>
      <w:r w:rsidR="004A4CCB">
        <w:rPr>
          <w:rFonts w:ascii="Times New Roman" w:hAnsi="Times New Roman" w:cs="Times New Roman"/>
          <w:sz w:val="26"/>
          <w:szCs w:val="26"/>
        </w:rPr>
        <w:t>Le funzionalità gestionali offerte lavorano</w:t>
      </w:r>
      <w:r w:rsidR="00300D1D">
        <w:rPr>
          <w:rFonts w:ascii="Times New Roman" w:hAnsi="Times New Roman" w:cs="Times New Roman"/>
          <w:sz w:val="26"/>
          <w:szCs w:val="26"/>
        </w:rPr>
        <w:t>,</w:t>
      </w:r>
      <w:r w:rsidR="00310BAB">
        <w:rPr>
          <w:rFonts w:ascii="Times New Roman" w:hAnsi="Times New Roman" w:cs="Times New Roman"/>
          <w:sz w:val="26"/>
          <w:szCs w:val="26"/>
        </w:rPr>
        <w:t xml:space="preserve"> infatti,</w:t>
      </w:r>
      <w:r w:rsidR="004A4CCB">
        <w:rPr>
          <w:rFonts w:ascii="Times New Roman" w:hAnsi="Times New Roman" w:cs="Times New Roman"/>
          <w:sz w:val="26"/>
          <w:szCs w:val="26"/>
        </w:rPr>
        <w:t xml:space="preserve"> con qualsiasi tipo di “classe notifica” che </w:t>
      </w:r>
      <w:r w:rsidR="004A4CCB" w:rsidRPr="00300D1D">
        <w:rPr>
          <w:rFonts w:ascii="Times New Roman" w:hAnsi="Times New Roman" w:cs="Times New Roman"/>
          <w:i/>
          <w:sz w:val="26"/>
          <w:szCs w:val="26"/>
        </w:rPr>
        <w:t>eredita</w:t>
      </w:r>
      <w:r w:rsidR="004A4CCB">
        <w:rPr>
          <w:rFonts w:ascii="Times New Roman" w:hAnsi="Times New Roman" w:cs="Times New Roman"/>
          <w:sz w:val="26"/>
          <w:szCs w:val="26"/>
        </w:rPr>
        <w:t xml:space="preserve"> da </w:t>
      </w:r>
      <w:r w:rsidR="004A4CCB" w:rsidRPr="004A4CCB">
        <w:rPr>
          <w:rFonts w:ascii="Times New Roman" w:hAnsi="Times New Roman" w:cs="Times New Roman"/>
          <w:i/>
          <w:sz w:val="26"/>
          <w:szCs w:val="26"/>
        </w:rPr>
        <w:t>Notification</w:t>
      </w:r>
      <w:r w:rsidR="004A4CCB">
        <w:rPr>
          <w:rFonts w:ascii="Times New Roman" w:hAnsi="Times New Roman" w:cs="Times New Roman"/>
          <w:sz w:val="26"/>
          <w:szCs w:val="26"/>
        </w:rPr>
        <w:t>. La classe c# che “mapperà” il nuovo tipo di notifica dovrà, quindi, come</w:t>
      </w:r>
      <w:r w:rsidR="00A4643A">
        <w:rPr>
          <w:rFonts w:ascii="Times New Roman" w:hAnsi="Times New Roman" w:cs="Times New Roman"/>
          <w:sz w:val="26"/>
          <w:szCs w:val="26"/>
        </w:rPr>
        <w:t xml:space="preserve"> unico</w:t>
      </w:r>
      <w:r w:rsidR="004A4CCB">
        <w:rPr>
          <w:rFonts w:ascii="Times New Roman" w:hAnsi="Times New Roman" w:cs="Times New Roman"/>
          <w:sz w:val="26"/>
          <w:szCs w:val="26"/>
        </w:rPr>
        <w:t xml:space="preserve"> requisito ereditare dalla classe base di libreria delle notifiche </w:t>
      </w:r>
      <w:r w:rsidR="004A4CCB" w:rsidRPr="00BB6AC2">
        <w:rPr>
          <w:rFonts w:ascii="Times New Roman" w:hAnsi="Times New Roman" w:cs="Times New Roman"/>
          <w:i/>
          <w:sz w:val="26"/>
          <w:szCs w:val="26"/>
        </w:rPr>
        <w:t>Notification</w:t>
      </w:r>
      <w:r w:rsidR="004A4CCB">
        <w:rPr>
          <w:rFonts w:ascii="Times New Roman" w:hAnsi="Times New Roman" w:cs="Times New Roman"/>
          <w:sz w:val="26"/>
          <w:szCs w:val="26"/>
        </w:rPr>
        <w:t>.</w:t>
      </w:r>
    </w:p>
    <w:p w14:paraId="1009C255" w14:textId="77777777" w:rsidR="00DD04E8" w:rsidRPr="00F7170F" w:rsidRDefault="00A4643A" w:rsidP="00FB7DBF">
      <w:pPr>
        <w:jc w:val="both"/>
        <w:rPr>
          <w:rFonts w:ascii="Times New Roman" w:hAnsi="Times New Roman" w:cs="Times New Roman"/>
          <w:sz w:val="26"/>
          <w:szCs w:val="26"/>
        </w:rPr>
      </w:pPr>
      <w:r>
        <w:rPr>
          <w:rFonts w:ascii="Times New Roman" w:hAnsi="Times New Roman" w:cs="Times New Roman"/>
          <w:sz w:val="26"/>
          <w:szCs w:val="26"/>
        </w:rPr>
        <w:tab/>
      </w:r>
      <w:r w:rsidR="00DD04E8">
        <w:rPr>
          <w:rFonts w:ascii="Times New Roman" w:hAnsi="Times New Roman" w:cs="Times New Roman"/>
          <w:sz w:val="26"/>
          <w:szCs w:val="26"/>
        </w:rPr>
        <w:t>P</w:t>
      </w:r>
      <w:r w:rsidR="00DD04E8" w:rsidRPr="006B5154">
        <w:rPr>
          <w:rFonts w:ascii="Times New Roman" w:hAnsi="Times New Roman" w:cs="Times New Roman"/>
          <w:sz w:val="26"/>
          <w:szCs w:val="26"/>
        </w:rPr>
        <w:t>er implementare qu</w:t>
      </w:r>
      <w:r w:rsidR="00DD04E8">
        <w:rPr>
          <w:rFonts w:ascii="Times New Roman" w:hAnsi="Times New Roman" w:cs="Times New Roman"/>
          <w:sz w:val="26"/>
          <w:szCs w:val="26"/>
        </w:rPr>
        <w:t>esta soluzione</w:t>
      </w:r>
      <w:r w:rsidR="00BC7937">
        <w:rPr>
          <w:rFonts w:ascii="Times New Roman" w:hAnsi="Times New Roman" w:cs="Times New Roman"/>
          <w:sz w:val="26"/>
          <w:szCs w:val="26"/>
        </w:rPr>
        <w:t xml:space="preserve"> sono state</w:t>
      </w:r>
      <w:r w:rsidR="00DD04E8">
        <w:rPr>
          <w:rFonts w:ascii="Times New Roman" w:hAnsi="Times New Roman" w:cs="Times New Roman"/>
          <w:sz w:val="26"/>
          <w:szCs w:val="26"/>
        </w:rPr>
        <w:t xml:space="preserve"> </w:t>
      </w:r>
      <w:r w:rsidR="00300D1D">
        <w:rPr>
          <w:rFonts w:ascii="Times New Roman" w:hAnsi="Times New Roman" w:cs="Times New Roman"/>
          <w:sz w:val="26"/>
          <w:szCs w:val="26"/>
        </w:rPr>
        <w:t>utilizzat</w:t>
      </w:r>
      <w:r w:rsidR="00BC7937">
        <w:rPr>
          <w:rFonts w:ascii="Times New Roman" w:hAnsi="Times New Roman" w:cs="Times New Roman"/>
          <w:sz w:val="26"/>
          <w:szCs w:val="26"/>
        </w:rPr>
        <w:t>e</w:t>
      </w:r>
      <w:r w:rsidR="00D9442E">
        <w:rPr>
          <w:rFonts w:ascii="Times New Roman" w:hAnsi="Times New Roman" w:cs="Times New Roman"/>
          <w:sz w:val="26"/>
          <w:szCs w:val="26"/>
        </w:rPr>
        <w:t xml:space="preserve"> due proprietà fondamentali della programmazione a oggetti: la </w:t>
      </w:r>
      <w:r w:rsidR="00DD04E8" w:rsidRPr="006B5154">
        <w:rPr>
          <w:rFonts w:ascii="Times New Roman" w:hAnsi="Times New Roman" w:cs="Times New Roman"/>
          <w:sz w:val="26"/>
          <w:szCs w:val="26"/>
        </w:rPr>
        <w:t>Reflection</w:t>
      </w:r>
      <w:r w:rsidR="00DD04E8">
        <w:rPr>
          <w:rFonts w:ascii="Times New Roman" w:hAnsi="Times New Roman" w:cs="Times New Roman"/>
          <w:sz w:val="26"/>
          <w:szCs w:val="26"/>
        </w:rPr>
        <w:t xml:space="preserve"> e</w:t>
      </w:r>
      <w:r w:rsidR="00D9442E">
        <w:rPr>
          <w:rFonts w:ascii="Times New Roman" w:hAnsi="Times New Roman" w:cs="Times New Roman"/>
          <w:sz w:val="26"/>
          <w:szCs w:val="26"/>
        </w:rPr>
        <w:t xml:space="preserve"> i generici</w:t>
      </w:r>
      <w:r w:rsidR="00DD04E8">
        <w:rPr>
          <w:rFonts w:ascii="Times New Roman" w:hAnsi="Times New Roman" w:cs="Times New Roman"/>
          <w:sz w:val="26"/>
          <w:szCs w:val="26"/>
        </w:rPr>
        <w:t>.</w:t>
      </w:r>
      <w:r w:rsidR="00DD04E8" w:rsidRPr="006B5154">
        <w:rPr>
          <w:rFonts w:ascii="Times New Roman" w:hAnsi="Times New Roman" w:cs="Times New Roman"/>
          <w:sz w:val="26"/>
          <w:szCs w:val="26"/>
        </w:rPr>
        <w:t xml:space="preserve"> </w:t>
      </w:r>
    </w:p>
    <w:p w14:paraId="6170F6B7" w14:textId="77777777" w:rsidR="00DD04E8" w:rsidRDefault="00DD04E8" w:rsidP="00DD04E8">
      <w:pPr>
        <w:rPr>
          <w:rFonts w:ascii="Times New Roman" w:hAnsi="Times New Roman" w:cs="Times New Roman"/>
        </w:rPr>
      </w:pPr>
    </w:p>
    <w:p w14:paraId="45B5C164" w14:textId="77777777" w:rsidR="00DD04E8" w:rsidRDefault="00DD04E8" w:rsidP="00DD04E8">
      <w:pPr>
        <w:pStyle w:val="Corpotesto"/>
        <w:spacing w:before="41"/>
        <w:ind w:left="0" w:right="148"/>
        <w:rPr>
          <w:rFonts w:ascii="Times New Roman" w:hAnsi="Times New Roman" w:cs="Times New Roman"/>
        </w:rPr>
      </w:pPr>
    </w:p>
    <w:p w14:paraId="68C8FD48" w14:textId="77777777" w:rsidR="00DD04E8" w:rsidRDefault="00DD04E8" w:rsidP="00DD04E8">
      <w:pPr>
        <w:pStyle w:val="Corpotesto"/>
        <w:spacing w:before="41"/>
        <w:ind w:left="0" w:right="148"/>
        <w:outlineLvl w:val="4"/>
        <w:rPr>
          <w:rFonts w:ascii="Times New Roman" w:hAnsi="Times New Roman" w:cs="Times New Roman"/>
          <w:sz w:val="28"/>
          <w:szCs w:val="28"/>
        </w:rPr>
      </w:pPr>
    </w:p>
    <w:p w14:paraId="01A998D7" w14:textId="77777777" w:rsidR="00DD04E8" w:rsidRDefault="00DD04E8" w:rsidP="00DD04E8">
      <w:pPr>
        <w:pStyle w:val="Corpotesto"/>
        <w:spacing w:before="41"/>
        <w:ind w:left="0" w:right="148"/>
        <w:outlineLvl w:val="4"/>
        <w:rPr>
          <w:rFonts w:ascii="Times New Roman" w:hAnsi="Times New Roman" w:cs="Times New Roman"/>
          <w:sz w:val="28"/>
          <w:szCs w:val="28"/>
        </w:rPr>
      </w:pPr>
    </w:p>
    <w:p w14:paraId="62590FE0" w14:textId="77777777" w:rsidR="00DD04E8" w:rsidRDefault="00DD04E8" w:rsidP="00DD04E8">
      <w:pPr>
        <w:pStyle w:val="Corpotesto"/>
        <w:spacing w:before="41"/>
        <w:ind w:left="0" w:right="148"/>
        <w:outlineLvl w:val="4"/>
        <w:rPr>
          <w:rFonts w:ascii="Times New Roman" w:hAnsi="Times New Roman" w:cs="Times New Roman"/>
          <w:sz w:val="28"/>
          <w:szCs w:val="28"/>
        </w:rPr>
      </w:pPr>
    </w:p>
    <w:p w14:paraId="0DC2DED1" w14:textId="77777777" w:rsidR="00DD04E8" w:rsidRDefault="00DD04E8" w:rsidP="00DD04E8">
      <w:pPr>
        <w:pStyle w:val="Corpotesto"/>
        <w:spacing w:before="41"/>
        <w:ind w:left="0" w:right="148"/>
        <w:outlineLvl w:val="4"/>
        <w:rPr>
          <w:rFonts w:ascii="Times New Roman" w:hAnsi="Times New Roman" w:cs="Times New Roman"/>
          <w:sz w:val="28"/>
          <w:szCs w:val="28"/>
        </w:rPr>
      </w:pPr>
    </w:p>
    <w:p w14:paraId="07EAC016" w14:textId="77777777" w:rsidR="00DD04E8" w:rsidRDefault="00DD04E8" w:rsidP="00DD04E8">
      <w:pPr>
        <w:pStyle w:val="Corpotesto"/>
        <w:spacing w:before="41"/>
        <w:ind w:left="0" w:right="148"/>
        <w:outlineLvl w:val="4"/>
        <w:rPr>
          <w:rFonts w:ascii="Times New Roman" w:hAnsi="Times New Roman" w:cs="Times New Roman"/>
          <w:sz w:val="28"/>
          <w:szCs w:val="28"/>
        </w:rPr>
      </w:pPr>
    </w:p>
    <w:p w14:paraId="53D7BC65" w14:textId="77777777" w:rsidR="002C7888" w:rsidRDefault="002C7888" w:rsidP="00DD04E8">
      <w:pPr>
        <w:pStyle w:val="Corpotesto"/>
        <w:spacing w:before="41"/>
        <w:ind w:left="0" w:right="148"/>
        <w:outlineLvl w:val="4"/>
        <w:rPr>
          <w:rFonts w:ascii="Times New Roman" w:hAnsi="Times New Roman" w:cs="Times New Roman"/>
          <w:sz w:val="28"/>
          <w:szCs w:val="28"/>
        </w:rPr>
      </w:pPr>
    </w:p>
    <w:p w14:paraId="16635592" w14:textId="77777777" w:rsidR="00D016AA" w:rsidRDefault="00D016AA" w:rsidP="00DD04E8">
      <w:pPr>
        <w:pStyle w:val="Corpotesto"/>
        <w:spacing w:before="41"/>
        <w:ind w:left="0" w:right="148"/>
        <w:outlineLvl w:val="4"/>
        <w:rPr>
          <w:rFonts w:ascii="Times New Roman" w:hAnsi="Times New Roman" w:cs="Times New Roman"/>
          <w:sz w:val="28"/>
          <w:szCs w:val="28"/>
        </w:rPr>
      </w:pPr>
    </w:p>
    <w:p w14:paraId="7BD68492" w14:textId="77777777" w:rsidR="002C7888" w:rsidRDefault="002C7888" w:rsidP="00DD04E8">
      <w:pPr>
        <w:pStyle w:val="Corpotesto"/>
        <w:spacing w:before="41"/>
        <w:ind w:left="0" w:right="148"/>
        <w:outlineLvl w:val="4"/>
        <w:rPr>
          <w:rFonts w:ascii="Times New Roman" w:hAnsi="Times New Roman" w:cs="Times New Roman"/>
          <w:sz w:val="28"/>
          <w:szCs w:val="28"/>
        </w:rPr>
      </w:pPr>
    </w:p>
    <w:p w14:paraId="6FA8E0A1" w14:textId="77777777" w:rsidR="00DD04E8" w:rsidRPr="0079242D" w:rsidRDefault="00DD04E8" w:rsidP="0079242D">
      <w:pPr>
        <w:pStyle w:val="Corpotesto"/>
        <w:spacing w:before="41"/>
        <w:ind w:left="0" w:right="148"/>
        <w:outlineLvl w:val="3"/>
        <w:rPr>
          <w:rFonts w:ascii="Times New Roman" w:hAnsi="Times New Roman" w:cs="Times New Roman"/>
          <w:sz w:val="30"/>
          <w:szCs w:val="30"/>
        </w:rPr>
      </w:pPr>
      <w:bookmarkStart w:id="44" w:name="_Toc58000379"/>
      <w:bookmarkStart w:id="45" w:name="_Toc61196314"/>
      <w:r w:rsidRPr="0079242D">
        <w:rPr>
          <w:rFonts w:ascii="Times New Roman" w:hAnsi="Times New Roman" w:cs="Times New Roman"/>
          <w:sz w:val="30"/>
          <w:szCs w:val="30"/>
        </w:rPr>
        <w:lastRenderedPageBreak/>
        <w:t>Notifiche di nuovo dato</w:t>
      </w:r>
      <w:bookmarkEnd w:id="44"/>
      <w:bookmarkEnd w:id="45"/>
    </w:p>
    <w:p w14:paraId="3CBE699D" w14:textId="77777777" w:rsidR="00DD04E8" w:rsidRDefault="00DD04E8" w:rsidP="00DD04E8">
      <w:pPr>
        <w:pStyle w:val="Corpotesto"/>
        <w:spacing w:before="41"/>
        <w:ind w:left="0" w:right="148"/>
        <w:outlineLvl w:val="4"/>
        <w:rPr>
          <w:rFonts w:ascii="Times New Roman" w:hAnsi="Times New Roman" w:cs="Times New Roman"/>
          <w:sz w:val="28"/>
          <w:szCs w:val="28"/>
        </w:rPr>
      </w:pPr>
    </w:p>
    <w:p w14:paraId="6FE67FE1" w14:textId="77777777" w:rsidR="00EB4F07" w:rsidRDefault="002C7888" w:rsidP="00EB4F07">
      <w:pPr>
        <w:pStyle w:val="Corpotesto"/>
        <w:keepNext/>
        <w:spacing w:before="41"/>
        <w:ind w:left="0" w:right="148"/>
        <w:outlineLvl w:val="4"/>
      </w:pPr>
      <w:r>
        <w:rPr>
          <w:rFonts w:ascii="Times New Roman" w:hAnsi="Times New Roman" w:cs="Times New Roman"/>
          <w:noProof/>
          <w:sz w:val="28"/>
          <w:szCs w:val="28"/>
          <w:lang w:bidi="ar-SA"/>
        </w:rPr>
        <w:drawing>
          <wp:inline distT="0" distB="0" distL="0" distR="0" wp14:anchorId="7FB32A41" wp14:editId="17690570">
            <wp:extent cx="5716905" cy="2456815"/>
            <wp:effectExtent l="19050" t="0" r="0" b="0"/>
            <wp:docPr id="5" name="Immagine 4" descr="C:\Users\Utente\Desktop\francesco\Università\Tesi\rethinkdb\Uml\NotificationNew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tente\Desktop\francesco\Università\Tesi\rethinkdb\Uml\NotificationNewData.JPG"/>
                    <pic:cNvPicPr>
                      <a:picLocks noChangeAspect="1" noChangeArrowheads="1"/>
                    </pic:cNvPicPr>
                  </pic:nvPicPr>
                  <pic:blipFill>
                    <a:blip r:embed="rId28" cstate="print"/>
                    <a:srcRect/>
                    <a:stretch>
                      <a:fillRect/>
                    </a:stretch>
                  </pic:blipFill>
                  <pic:spPr bwMode="auto">
                    <a:xfrm>
                      <a:off x="0" y="0"/>
                      <a:ext cx="5716905" cy="2456815"/>
                    </a:xfrm>
                    <a:prstGeom prst="rect">
                      <a:avLst/>
                    </a:prstGeom>
                    <a:noFill/>
                    <a:ln w="9525">
                      <a:noFill/>
                      <a:miter lim="800000"/>
                      <a:headEnd/>
                      <a:tailEnd/>
                    </a:ln>
                  </pic:spPr>
                </pic:pic>
              </a:graphicData>
            </a:graphic>
          </wp:inline>
        </w:drawing>
      </w:r>
    </w:p>
    <w:p w14:paraId="78C4BE64" w14:textId="77777777" w:rsidR="00DD04E8" w:rsidRPr="00EB4F07" w:rsidRDefault="00EB4F07" w:rsidP="00EB4F07">
      <w:pPr>
        <w:pStyle w:val="Didascalia"/>
        <w:rPr>
          <w:rFonts w:ascii="Times New Roman" w:hAnsi="Times New Roman" w:cs="Times New Roman"/>
          <w:b w:val="0"/>
          <w:color w:val="auto"/>
          <w:sz w:val="26"/>
          <w:szCs w:val="26"/>
        </w:rPr>
      </w:pPr>
      <w:r w:rsidRPr="00EB4F07">
        <w:rPr>
          <w:rFonts w:ascii="Times New Roman" w:hAnsi="Times New Roman" w:cs="Times New Roman"/>
          <w:b w:val="0"/>
          <w:color w:val="auto"/>
          <w:sz w:val="26"/>
          <w:szCs w:val="26"/>
        </w:rPr>
        <w:t>Fig</w:t>
      </w:r>
      <w:r w:rsidR="00C80224">
        <w:rPr>
          <w:rFonts w:ascii="Times New Roman" w:hAnsi="Times New Roman" w:cs="Times New Roman"/>
          <w:b w:val="0"/>
          <w:color w:val="auto"/>
          <w:sz w:val="26"/>
          <w:szCs w:val="26"/>
        </w:rPr>
        <w:t>ura</w:t>
      </w:r>
      <w:r w:rsidR="0093258C">
        <w:rPr>
          <w:rFonts w:ascii="Times New Roman" w:hAnsi="Times New Roman" w:cs="Times New Roman"/>
          <w:b w:val="0"/>
          <w:color w:val="auto"/>
          <w:sz w:val="26"/>
          <w:szCs w:val="26"/>
        </w:rPr>
        <w:t xml:space="preserve"> 4.6</w:t>
      </w:r>
      <w:r w:rsidRPr="00EB4F07">
        <w:rPr>
          <w:rFonts w:ascii="Times New Roman" w:hAnsi="Times New Roman" w:cs="Times New Roman"/>
          <w:b w:val="0"/>
          <w:color w:val="auto"/>
          <w:sz w:val="26"/>
          <w:szCs w:val="26"/>
        </w:rPr>
        <w:t>: notifiche di nuovo dato</w:t>
      </w:r>
    </w:p>
    <w:p w14:paraId="2EC8F2A6" w14:textId="77777777" w:rsidR="00DD04E8" w:rsidRDefault="00DD04E8" w:rsidP="00DD04E8">
      <w:pPr>
        <w:pStyle w:val="Corpotesto"/>
        <w:spacing w:before="41"/>
        <w:ind w:left="0" w:right="148"/>
        <w:rPr>
          <w:rFonts w:ascii="Times New Roman" w:hAnsi="Times New Roman" w:cs="Times New Roman"/>
        </w:rPr>
      </w:pPr>
    </w:p>
    <w:p w14:paraId="6E118891" w14:textId="77777777" w:rsidR="00DD04E8" w:rsidRDefault="009420EF" w:rsidP="00FB7DBF">
      <w:pPr>
        <w:pStyle w:val="Corpotesto"/>
        <w:spacing w:before="41"/>
        <w:ind w:left="0" w:right="148"/>
        <w:jc w:val="both"/>
        <w:rPr>
          <w:rFonts w:ascii="Times New Roman" w:hAnsi="Times New Roman" w:cs="Times New Roman"/>
        </w:rPr>
      </w:pPr>
      <w:r>
        <w:rPr>
          <w:rFonts w:ascii="Times New Roman" w:hAnsi="Times New Roman" w:cs="Times New Roman"/>
        </w:rPr>
        <w:tab/>
      </w:r>
      <w:r w:rsidR="00BB6AC2">
        <w:rPr>
          <w:rFonts w:ascii="Times New Roman" w:hAnsi="Times New Roman" w:cs="Times New Roman"/>
        </w:rPr>
        <w:t xml:space="preserve">Le </w:t>
      </w:r>
      <w:r w:rsidR="00BB6AC2" w:rsidRPr="00A13688">
        <w:rPr>
          <w:rFonts w:ascii="Times New Roman" w:hAnsi="Times New Roman" w:cs="Times New Roman"/>
          <w:i/>
        </w:rPr>
        <w:t>notifiche di nuovo dato</w:t>
      </w:r>
      <w:r w:rsidR="00BB6AC2">
        <w:rPr>
          <w:rFonts w:ascii="Times New Roman" w:hAnsi="Times New Roman" w:cs="Times New Roman"/>
        </w:rPr>
        <w:t xml:space="preserve"> </w:t>
      </w:r>
      <w:r w:rsidR="00DD04E8">
        <w:rPr>
          <w:rFonts w:ascii="Times New Roman" w:hAnsi="Times New Roman" w:cs="Times New Roman"/>
        </w:rPr>
        <w:t xml:space="preserve">sono </w:t>
      </w:r>
      <w:r w:rsidR="00D9442E">
        <w:rPr>
          <w:rFonts w:ascii="Times New Roman" w:hAnsi="Times New Roman" w:cs="Times New Roman"/>
        </w:rPr>
        <w:t>chiamate</w:t>
      </w:r>
      <w:r w:rsidR="00A4643A">
        <w:rPr>
          <w:rFonts w:ascii="Times New Roman" w:hAnsi="Times New Roman" w:cs="Times New Roman"/>
        </w:rPr>
        <w:t xml:space="preserve"> </w:t>
      </w:r>
      <w:r w:rsidR="00A4643A" w:rsidRPr="00BB6AC2">
        <w:rPr>
          <w:rFonts w:ascii="Times New Roman" w:hAnsi="Times New Roman" w:cs="Times New Roman"/>
          <w:i/>
        </w:rPr>
        <w:t>NotificationNewData</w:t>
      </w:r>
      <w:r w:rsidR="00D9442E">
        <w:rPr>
          <w:rFonts w:ascii="Times New Roman" w:hAnsi="Times New Roman" w:cs="Times New Roman"/>
        </w:rPr>
        <w:t xml:space="preserve"> </w:t>
      </w:r>
      <w:r w:rsidR="00A4643A">
        <w:rPr>
          <w:rFonts w:ascii="Times New Roman" w:hAnsi="Times New Roman" w:cs="Times New Roman"/>
        </w:rPr>
        <w:t>da</w:t>
      </w:r>
      <w:r>
        <w:rPr>
          <w:rFonts w:ascii="Times New Roman" w:hAnsi="Times New Roman" w:cs="Times New Roman"/>
        </w:rPr>
        <w:t xml:space="preserve">lla </w:t>
      </w:r>
      <w:r w:rsidR="00DD04E8">
        <w:rPr>
          <w:rFonts w:ascii="Times New Roman" w:hAnsi="Times New Roman" w:cs="Times New Roman"/>
        </w:rPr>
        <w:t xml:space="preserve">libreria </w:t>
      </w:r>
      <w:r w:rsidR="00DD04E8" w:rsidRPr="00651F37">
        <w:rPr>
          <w:rFonts w:ascii="Times New Roman" w:hAnsi="Times New Roman" w:cs="Times New Roman"/>
          <w:i/>
        </w:rPr>
        <w:t>UtilityRe</w:t>
      </w:r>
      <w:r w:rsidR="00BB6AC2" w:rsidRPr="00651F37">
        <w:rPr>
          <w:rFonts w:ascii="Times New Roman" w:hAnsi="Times New Roman" w:cs="Times New Roman"/>
          <w:i/>
        </w:rPr>
        <w:t>think</w:t>
      </w:r>
      <w:r w:rsidR="00300D1D">
        <w:rPr>
          <w:rFonts w:ascii="Times New Roman" w:hAnsi="Times New Roman" w:cs="Times New Roman"/>
        </w:rPr>
        <w:t xml:space="preserve"> e, </w:t>
      </w:r>
      <w:r w:rsidR="00BB6AC2">
        <w:rPr>
          <w:rFonts w:ascii="Times New Roman" w:hAnsi="Times New Roman" w:cs="Times New Roman"/>
        </w:rPr>
        <w:t xml:space="preserve">ereditando da </w:t>
      </w:r>
      <w:r w:rsidR="00BB6AC2" w:rsidRPr="00BB6AC2">
        <w:rPr>
          <w:rFonts w:ascii="Times New Roman" w:hAnsi="Times New Roman" w:cs="Times New Roman"/>
          <w:i/>
        </w:rPr>
        <w:t>Notification</w:t>
      </w:r>
      <w:r w:rsidR="00D9442E">
        <w:rPr>
          <w:rFonts w:ascii="Times New Roman" w:hAnsi="Times New Roman" w:cs="Times New Roman"/>
        </w:rPr>
        <w:t>, come</w:t>
      </w:r>
      <w:r w:rsidR="0093258C">
        <w:rPr>
          <w:rFonts w:ascii="Times New Roman" w:hAnsi="Times New Roman" w:cs="Times New Roman"/>
        </w:rPr>
        <w:t xml:space="preserve"> mostrato in figura 4</w:t>
      </w:r>
      <w:r w:rsidR="00A4643A">
        <w:rPr>
          <w:rFonts w:ascii="Times New Roman" w:hAnsi="Times New Roman" w:cs="Times New Roman"/>
        </w:rPr>
        <w:t>.</w:t>
      </w:r>
      <w:r w:rsidR="0093258C">
        <w:rPr>
          <w:rFonts w:ascii="Times New Roman" w:hAnsi="Times New Roman" w:cs="Times New Roman"/>
        </w:rPr>
        <w:t>6</w:t>
      </w:r>
      <w:r w:rsidR="00D9442E">
        <w:rPr>
          <w:rFonts w:ascii="Times New Roman" w:hAnsi="Times New Roman" w:cs="Times New Roman"/>
        </w:rPr>
        <w:t>,</w:t>
      </w:r>
      <w:r w:rsidR="00BB6AC2">
        <w:rPr>
          <w:rFonts w:ascii="Times New Roman" w:hAnsi="Times New Roman" w:cs="Times New Roman"/>
        </w:rPr>
        <w:t xml:space="preserve"> hanno tutti i campi base</w:t>
      </w:r>
      <w:r w:rsidR="00DD04E8">
        <w:rPr>
          <w:rFonts w:ascii="Times New Roman" w:hAnsi="Times New Roman" w:cs="Times New Roman"/>
        </w:rPr>
        <w:t xml:space="preserve"> delle notifiche</w:t>
      </w:r>
      <w:r w:rsidR="00300D1D">
        <w:rPr>
          <w:rFonts w:ascii="Times New Roman" w:hAnsi="Times New Roman" w:cs="Times New Roman"/>
        </w:rPr>
        <w:t>. Inoltre hanno</w:t>
      </w:r>
      <w:r w:rsidR="00BB6AC2">
        <w:rPr>
          <w:rFonts w:ascii="Times New Roman" w:hAnsi="Times New Roman" w:cs="Times New Roman"/>
        </w:rPr>
        <w:t xml:space="preserve"> </w:t>
      </w:r>
      <w:r w:rsidR="00DD04E8">
        <w:rPr>
          <w:rFonts w:ascii="Times New Roman" w:hAnsi="Times New Roman" w:cs="Times New Roman"/>
        </w:rPr>
        <w:t>un campo</w:t>
      </w:r>
      <w:r w:rsidR="00A4643A">
        <w:rPr>
          <w:rFonts w:ascii="Times New Roman" w:hAnsi="Times New Roman" w:cs="Times New Roman"/>
        </w:rPr>
        <w:t xml:space="preserve"> “</w:t>
      </w:r>
      <w:r w:rsidR="00DD04E8" w:rsidRPr="00A4643A">
        <w:rPr>
          <w:rFonts w:ascii="Times New Roman" w:hAnsi="Times New Roman" w:cs="Times New Roman"/>
          <w:i/>
        </w:rPr>
        <w:t>Table</w:t>
      </w:r>
      <w:r w:rsidR="00DD04E8">
        <w:rPr>
          <w:rFonts w:ascii="Times New Roman" w:hAnsi="Times New Roman" w:cs="Times New Roman"/>
        </w:rPr>
        <w:t>”</w:t>
      </w:r>
      <w:r w:rsidR="00BB6AC2">
        <w:rPr>
          <w:rFonts w:ascii="Times New Roman" w:hAnsi="Times New Roman" w:cs="Times New Roman"/>
        </w:rPr>
        <w:t xml:space="preserve"> che </w:t>
      </w:r>
      <w:r w:rsidR="00D9442E">
        <w:rPr>
          <w:rFonts w:ascii="Times New Roman" w:hAnsi="Times New Roman" w:cs="Times New Roman"/>
        </w:rPr>
        <w:t>serve</w:t>
      </w:r>
      <w:r w:rsidR="00DD04E8" w:rsidRPr="00AC5D69">
        <w:rPr>
          <w:rFonts w:ascii="Times New Roman" w:hAnsi="Times New Roman" w:cs="Times New Roman"/>
        </w:rPr>
        <w:t xml:space="preserve"> a identificare </w:t>
      </w:r>
      <w:r w:rsidR="00D9442E">
        <w:rPr>
          <w:rFonts w:ascii="Times New Roman" w:hAnsi="Times New Roman" w:cs="Times New Roman"/>
        </w:rPr>
        <w:t>una</w:t>
      </w:r>
      <w:r w:rsidR="00DD04E8" w:rsidRPr="00AC5D69">
        <w:rPr>
          <w:rFonts w:ascii="Times New Roman" w:hAnsi="Times New Roman" w:cs="Times New Roman"/>
        </w:rPr>
        <w:t xml:space="preserve"> tabella </w:t>
      </w:r>
      <w:r w:rsidR="00BB6AC2">
        <w:rPr>
          <w:rFonts w:ascii="Times New Roman" w:hAnsi="Times New Roman" w:cs="Times New Roman"/>
        </w:rPr>
        <w:t>del database</w:t>
      </w:r>
      <w:r w:rsidR="00DD04E8">
        <w:rPr>
          <w:rFonts w:ascii="Times New Roman" w:hAnsi="Times New Roman" w:cs="Times New Roman"/>
        </w:rPr>
        <w:t xml:space="preserve"> reale </w:t>
      </w:r>
      <w:r w:rsidR="00D9442E">
        <w:rPr>
          <w:rFonts w:ascii="Times New Roman" w:hAnsi="Times New Roman" w:cs="Times New Roman"/>
        </w:rPr>
        <w:t>aziendale su cui è avvenuta una modifica</w:t>
      </w:r>
      <w:r w:rsidR="00BB6AC2">
        <w:rPr>
          <w:rFonts w:ascii="Times New Roman" w:hAnsi="Times New Roman" w:cs="Times New Roman"/>
        </w:rPr>
        <w:t>. Queste notifiche raccolgono su quale tabella è avv</w:t>
      </w:r>
      <w:r w:rsidR="00D9442E">
        <w:rPr>
          <w:rFonts w:ascii="Times New Roman" w:hAnsi="Times New Roman" w:cs="Times New Roman"/>
        </w:rPr>
        <w:t xml:space="preserve">enuta </w:t>
      </w:r>
      <w:r w:rsidR="00CD206F">
        <w:rPr>
          <w:rFonts w:ascii="Times New Roman" w:hAnsi="Times New Roman" w:cs="Times New Roman"/>
        </w:rPr>
        <w:t>un’</w:t>
      </w:r>
      <w:r w:rsidR="00D9442E">
        <w:rPr>
          <w:rFonts w:ascii="Times New Roman" w:hAnsi="Times New Roman" w:cs="Times New Roman"/>
        </w:rPr>
        <w:t>operazione</w:t>
      </w:r>
      <w:r w:rsidR="00BB6AC2">
        <w:rPr>
          <w:rFonts w:ascii="Times New Roman" w:hAnsi="Times New Roman" w:cs="Times New Roman"/>
        </w:rPr>
        <w:t xml:space="preserve"> di </w:t>
      </w:r>
      <w:r w:rsidR="00BB6AC2" w:rsidRPr="00310BAB">
        <w:rPr>
          <w:rFonts w:ascii="Times New Roman" w:hAnsi="Times New Roman" w:cs="Times New Roman"/>
          <w:i/>
        </w:rPr>
        <w:t>insert</w:t>
      </w:r>
      <w:r w:rsidR="00BB6AC2">
        <w:rPr>
          <w:rFonts w:ascii="Times New Roman" w:hAnsi="Times New Roman" w:cs="Times New Roman"/>
        </w:rPr>
        <w:t>,</w:t>
      </w:r>
      <w:r w:rsidR="00DD04E8">
        <w:rPr>
          <w:rFonts w:ascii="Times New Roman" w:hAnsi="Times New Roman" w:cs="Times New Roman"/>
        </w:rPr>
        <w:t xml:space="preserve"> </w:t>
      </w:r>
      <w:r w:rsidR="00DD04E8" w:rsidRPr="00310BAB">
        <w:rPr>
          <w:rFonts w:ascii="Times New Roman" w:hAnsi="Times New Roman" w:cs="Times New Roman"/>
          <w:i/>
        </w:rPr>
        <w:t>update</w:t>
      </w:r>
      <w:r w:rsidR="00BB6AC2">
        <w:rPr>
          <w:rFonts w:ascii="Times New Roman" w:hAnsi="Times New Roman" w:cs="Times New Roman"/>
        </w:rPr>
        <w:t xml:space="preserve"> o </w:t>
      </w:r>
      <w:r w:rsidR="00BB6AC2" w:rsidRPr="00310BAB">
        <w:rPr>
          <w:rFonts w:ascii="Times New Roman" w:hAnsi="Times New Roman" w:cs="Times New Roman"/>
          <w:i/>
        </w:rPr>
        <w:t>delete</w:t>
      </w:r>
      <w:r w:rsidR="00DD04E8" w:rsidRPr="00AC5D69">
        <w:rPr>
          <w:rFonts w:ascii="Times New Roman" w:hAnsi="Times New Roman" w:cs="Times New Roman"/>
        </w:rPr>
        <w:t xml:space="preserve"> di un dato</w:t>
      </w:r>
      <w:r w:rsidR="00DD04E8">
        <w:rPr>
          <w:rFonts w:ascii="Times New Roman" w:hAnsi="Times New Roman" w:cs="Times New Roman"/>
        </w:rPr>
        <w:t>.</w:t>
      </w:r>
    </w:p>
    <w:p w14:paraId="31B120B5" w14:textId="77777777" w:rsidR="00651F37" w:rsidRDefault="00D9442E" w:rsidP="00FB7DBF">
      <w:pPr>
        <w:pStyle w:val="Corpotesto"/>
        <w:spacing w:before="41"/>
        <w:ind w:left="0" w:right="148"/>
        <w:jc w:val="both"/>
        <w:rPr>
          <w:rFonts w:ascii="Times New Roman" w:hAnsi="Times New Roman" w:cs="Times New Roman"/>
        </w:rPr>
      </w:pPr>
      <w:r>
        <w:rPr>
          <w:rFonts w:ascii="Times New Roman" w:hAnsi="Times New Roman" w:cs="Times New Roman"/>
        </w:rPr>
        <w:tab/>
        <w:t>Oltre a tracciare in real-time le operazioni svolte su</w:t>
      </w:r>
      <w:r w:rsidR="00300D1D">
        <w:rPr>
          <w:rFonts w:ascii="Times New Roman" w:hAnsi="Times New Roman" w:cs="Times New Roman"/>
        </w:rPr>
        <w:t xml:space="preserve">lle tabelle del database reale </w:t>
      </w:r>
      <w:r>
        <w:rPr>
          <w:rFonts w:ascii="Times New Roman" w:hAnsi="Times New Roman" w:cs="Times New Roman"/>
        </w:rPr>
        <w:t>grazie all’utilizzo delle notifiche di nuovo dato</w:t>
      </w:r>
      <w:r w:rsidR="00300D1D">
        <w:rPr>
          <w:rFonts w:ascii="Times New Roman" w:hAnsi="Times New Roman" w:cs="Times New Roman"/>
        </w:rPr>
        <w:t xml:space="preserve">, </w:t>
      </w:r>
      <w:r>
        <w:rPr>
          <w:rFonts w:ascii="Times New Roman" w:hAnsi="Times New Roman" w:cs="Times New Roman"/>
        </w:rPr>
        <w:t xml:space="preserve">i </w:t>
      </w:r>
      <w:r w:rsidR="00651F37">
        <w:rPr>
          <w:rFonts w:ascii="Times New Roman" w:hAnsi="Times New Roman" w:cs="Times New Roman"/>
        </w:rPr>
        <w:t>s</w:t>
      </w:r>
      <w:r w:rsidR="00992B99">
        <w:rPr>
          <w:rFonts w:ascii="Times New Roman" w:hAnsi="Times New Roman" w:cs="Times New Roman"/>
        </w:rPr>
        <w:t>ervizi software</w:t>
      </w:r>
      <w:r w:rsidR="00A4643A">
        <w:rPr>
          <w:rFonts w:ascii="Times New Roman" w:hAnsi="Times New Roman" w:cs="Times New Roman"/>
        </w:rPr>
        <w:t xml:space="preserve"> aziendali</w:t>
      </w:r>
      <w:r w:rsidR="00992B99">
        <w:rPr>
          <w:rFonts w:ascii="Times New Roman" w:hAnsi="Times New Roman" w:cs="Times New Roman"/>
        </w:rPr>
        <w:t xml:space="preserve"> </w:t>
      </w:r>
      <w:r>
        <w:rPr>
          <w:rFonts w:ascii="Times New Roman" w:hAnsi="Times New Roman" w:cs="Times New Roman"/>
        </w:rPr>
        <w:t xml:space="preserve">che utilizzano la libreria </w:t>
      </w:r>
      <w:r w:rsidR="00992B99">
        <w:rPr>
          <w:rFonts w:ascii="Times New Roman" w:hAnsi="Times New Roman" w:cs="Times New Roman"/>
        </w:rPr>
        <w:t>saranno in grado di aggiornare i da</w:t>
      </w:r>
      <w:r w:rsidR="00FB7DBF">
        <w:rPr>
          <w:rFonts w:ascii="Times New Roman" w:hAnsi="Times New Roman" w:cs="Times New Roman"/>
        </w:rPr>
        <w:t>ti presenti sul sistema di caching</w:t>
      </w:r>
      <w:r w:rsidR="00992B99">
        <w:rPr>
          <w:rFonts w:ascii="Times New Roman" w:hAnsi="Times New Roman" w:cs="Times New Roman"/>
        </w:rPr>
        <w:t xml:space="preserve"> aziendale.</w:t>
      </w:r>
    </w:p>
    <w:p w14:paraId="7340874F" w14:textId="77777777" w:rsidR="00A13688" w:rsidRDefault="009420EF" w:rsidP="00FB7DBF">
      <w:pPr>
        <w:jc w:val="both"/>
        <w:rPr>
          <w:rFonts w:ascii="Times New Roman" w:hAnsi="Times New Roman" w:cs="Times New Roman"/>
          <w:sz w:val="26"/>
          <w:szCs w:val="26"/>
        </w:rPr>
      </w:pPr>
      <w:r>
        <w:rPr>
          <w:rFonts w:ascii="Times New Roman" w:hAnsi="Times New Roman" w:cs="Times New Roman"/>
          <w:sz w:val="26"/>
          <w:szCs w:val="26"/>
        </w:rPr>
        <w:tab/>
      </w:r>
      <w:r w:rsidR="00DD04E8">
        <w:rPr>
          <w:rFonts w:ascii="Times New Roman" w:hAnsi="Times New Roman" w:cs="Times New Roman"/>
          <w:sz w:val="26"/>
          <w:szCs w:val="26"/>
        </w:rPr>
        <w:t xml:space="preserve">Il sistema di caching </w:t>
      </w:r>
      <w:r w:rsidR="00992B99">
        <w:rPr>
          <w:rFonts w:ascii="Times New Roman" w:hAnsi="Times New Roman" w:cs="Times New Roman"/>
          <w:sz w:val="26"/>
          <w:szCs w:val="26"/>
        </w:rPr>
        <w:t xml:space="preserve">è uno strato software che </w:t>
      </w:r>
      <w:r w:rsidR="00310BAB">
        <w:rPr>
          <w:rFonts w:ascii="Times New Roman" w:hAnsi="Times New Roman" w:cs="Times New Roman"/>
          <w:sz w:val="26"/>
          <w:szCs w:val="26"/>
        </w:rPr>
        <w:t>s’</w:t>
      </w:r>
      <w:r w:rsidR="00992B99">
        <w:rPr>
          <w:rFonts w:ascii="Times New Roman" w:hAnsi="Times New Roman" w:cs="Times New Roman"/>
          <w:sz w:val="26"/>
          <w:szCs w:val="26"/>
        </w:rPr>
        <w:t>interpone tra i servizi client e il sistema di archiviazione dei dati ed è</w:t>
      </w:r>
      <w:r w:rsidR="00A13688">
        <w:rPr>
          <w:rFonts w:ascii="Times New Roman" w:hAnsi="Times New Roman" w:cs="Times New Roman"/>
          <w:sz w:val="26"/>
          <w:szCs w:val="26"/>
        </w:rPr>
        <w:t>,</w:t>
      </w:r>
      <w:r w:rsidR="00992B99">
        <w:rPr>
          <w:rFonts w:ascii="Times New Roman" w:hAnsi="Times New Roman" w:cs="Times New Roman"/>
          <w:sz w:val="26"/>
          <w:szCs w:val="26"/>
        </w:rPr>
        <w:t xml:space="preserve"> inoltre</w:t>
      </w:r>
      <w:r w:rsidR="00A13688">
        <w:rPr>
          <w:rFonts w:ascii="Times New Roman" w:hAnsi="Times New Roman" w:cs="Times New Roman"/>
          <w:sz w:val="26"/>
          <w:szCs w:val="26"/>
        </w:rPr>
        <w:t>,</w:t>
      </w:r>
      <w:r w:rsidR="00992B99">
        <w:rPr>
          <w:rFonts w:ascii="Times New Roman" w:hAnsi="Times New Roman" w:cs="Times New Roman"/>
          <w:sz w:val="26"/>
          <w:szCs w:val="26"/>
        </w:rPr>
        <w:t xml:space="preserve"> un livello di storage ad alta velocità che memorizza un sottoinsieme di informaz</w:t>
      </w:r>
      <w:r>
        <w:rPr>
          <w:rFonts w:ascii="Times New Roman" w:hAnsi="Times New Roman" w:cs="Times New Roman"/>
          <w:sz w:val="26"/>
          <w:szCs w:val="26"/>
        </w:rPr>
        <w:t xml:space="preserve">ioni solitamente molto richieste </w:t>
      </w:r>
      <w:r w:rsidR="00992B99">
        <w:rPr>
          <w:rFonts w:ascii="Times New Roman" w:hAnsi="Times New Roman" w:cs="Times New Roman"/>
          <w:sz w:val="26"/>
          <w:szCs w:val="26"/>
        </w:rPr>
        <w:t xml:space="preserve">per rispondere </w:t>
      </w:r>
      <w:r>
        <w:rPr>
          <w:rFonts w:ascii="Times New Roman" w:hAnsi="Times New Roman" w:cs="Times New Roman"/>
          <w:sz w:val="26"/>
          <w:szCs w:val="26"/>
        </w:rPr>
        <w:t>più rapidamente.</w:t>
      </w:r>
    </w:p>
    <w:p w14:paraId="0D93CD73" w14:textId="77777777" w:rsidR="00DD04E8" w:rsidRDefault="00A13688" w:rsidP="00FB7DBF">
      <w:pPr>
        <w:jc w:val="both"/>
        <w:rPr>
          <w:rFonts w:ascii="Times New Roman" w:hAnsi="Times New Roman" w:cs="Times New Roman"/>
          <w:sz w:val="26"/>
          <w:szCs w:val="26"/>
        </w:rPr>
      </w:pPr>
      <w:r>
        <w:rPr>
          <w:rFonts w:ascii="Times New Roman" w:hAnsi="Times New Roman" w:cs="Times New Roman"/>
          <w:sz w:val="26"/>
          <w:szCs w:val="26"/>
        </w:rPr>
        <w:tab/>
      </w:r>
      <w:r w:rsidR="009420EF">
        <w:rPr>
          <w:rFonts w:ascii="Times New Roman" w:hAnsi="Times New Roman" w:cs="Times New Roman"/>
          <w:sz w:val="26"/>
          <w:szCs w:val="26"/>
        </w:rPr>
        <w:t xml:space="preserve">Questo sistema viene, quindi, </w:t>
      </w:r>
      <w:r w:rsidR="00DD04E8">
        <w:rPr>
          <w:rFonts w:ascii="Times New Roman" w:hAnsi="Times New Roman" w:cs="Times New Roman"/>
          <w:sz w:val="26"/>
          <w:szCs w:val="26"/>
        </w:rPr>
        <w:t>molto utilizzato</w:t>
      </w:r>
      <w:r w:rsidR="00DD04E8" w:rsidRPr="00AC5D69">
        <w:rPr>
          <w:rFonts w:ascii="Times New Roman" w:hAnsi="Times New Roman" w:cs="Times New Roman"/>
          <w:sz w:val="26"/>
          <w:szCs w:val="26"/>
        </w:rPr>
        <w:t xml:space="preserve"> dall’azienda</w:t>
      </w:r>
      <w:r>
        <w:rPr>
          <w:rFonts w:ascii="Times New Roman" w:hAnsi="Times New Roman" w:cs="Times New Roman"/>
          <w:sz w:val="26"/>
          <w:szCs w:val="26"/>
        </w:rPr>
        <w:t xml:space="preserve"> Energy Software pe</w:t>
      </w:r>
      <w:r w:rsidR="00DD04E8">
        <w:rPr>
          <w:rFonts w:ascii="Times New Roman" w:hAnsi="Times New Roman" w:cs="Times New Roman"/>
          <w:sz w:val="26"/>
          <w:szCs w:val="26"/>
        </w:rPr>
        <w:t>r</w:t>
      </w:r>
      <w:r>
        <w:rPr>
          <w:rFonts w:ascii="Times New Roman" w:hAnsi="Times New Roman" w:cs="Times New Roman"/>
          <w:sz w:val="26"/>
          <w:szCs w:val="26"/>
        </w:rPr>
        <w:t xml:space="preserve"> </w:t>
      </w:r>
      <w:r w:rsidR="00DD04E8">
        <w:rPr>
          <w:rFonts w:ascii="Times New Roman" w:hAnsi="Times New Roman" w:cs="Times New Roman"/>
          <w:sz w:val="26"/>
          <w:szCs w:val="26"/>
        </w:rPr>
        <w:t xml:space="preserve">chiedere i dati in maniera più performante rispetto </w:t>
      </w:r>
      <w:r w:rsidR="00CD206F">
        <w:rPr>
          <w:rFonts w:ascii="Times New Roman" w:hAnsi="Times New Roman" w:cs="Times New Roman"/>
          <w:sz w:val="26"/>
          <w:szCs w:val="26"/>
        </w:rPr>
        <w:t>a</w:t>
      </w:r>
      <w:r w:rsidR="00DD04E8">
        <w:rPr>
          <w:rFonts w:ascii="Times New Roman" w:hAnsi="Times New Roman" w:cs="Times New Roman"/>
          <w:sz w:val="26"/>
          <w:szCs w:val="26"/>
        </w:rPr>
        <w:t xml:space="preserve"> </w:t>
      </w:r>
      <w:r w:rsidR="00DD04E8" w:rsidRPr="00AC5D69">
        <w:rPr>
          <w:rFonts w:ascii="Times New Roman" w:hAnsi="Times New Roman" w:cs="Times New Roman"/>
          <w:sz w:val="26"/>
          <w:szCs w:val="26"/>
        </w:rPr>
        <w:t xml:space="preserve">interrogare direttamente il </w:t>
      </w:r>
      <w:r w:rsidR="00FB7DBF">
        <w:rPr>
          <w:rFonts w:ascii="Times New Roman" w:hAnsi="Times New Roman" w:cs="Times New Roman"/>
          <w:sz w:val="26"/>
          <w:szCs w:val="26"/>
        </w:rPr>
        <w:t xml:space="preserve">vero sistema di archiviazione adottato. </w:t>
      </w:r>
      <w:r>
        <w:rPr>
          <w:rFonts w:ascii="Times New Roman" w:hAnsi="Times New Roman" w:cs="Times New Roman"/>
          <w:sz w:val="26"/>
          <w:szCs w:val="26"/>
        </w:rPr>
        <w:t>S</w:t>
      </w:r>
      <w:r w:rsidR="00DD04E8">
        <w:rPr>
          <w:rFonts w:ascii="Times New Roman" w:hAnsi="Times New Roman" w:cs="Times New Roman"/>
          <w:sz w:val="26"/>
          <w:szCs w:val="26"/>
        </w:rPr>
        <w:t xml:space="preserve">arebbe molto </w:t>
      </w:r>
      <w:r w:rsidR="009420EF">
        <w:rPr>
          <w:rFonts w:ascii="Times New Roman" w:hAnsi="Times New Roman" w:cs="Times New Roman"/>
          <w:sz w:val="26"/>
          <w:szCs w:val="26"/>
        </w:rPr>
        <w:t>dispendioso</w:t>
      </w:r>
      <w:r>
        <w:rPr>
          <w:rFonts w:ascii="Times New Roman" w:hAnsi="Times New Roman" w:cs="Times New Roman"/>
          <w:sz w:val="26"/>
          <w:szCs w:val="26"/>
        </w:rPr>
        <w:t>,</w:t>
      </w:r>
      <w:r w:rsidR="009420EF">
        <w:rPr>
          <w:rFonts w:ascii="Times New Roman" w:hAnsi="Times New Roman" w:cs="Times New Roman"/>
          <w:sz w:val="26"/>
          <w:szCs w:val="26"/>
        </w:rPr>
        <w:t xml:space="preserve"> in termini di performance</w:t>
      </w:r>
      <w:r>
        <w:rPr>
          <w:rFonts w:ascii="Times New Roman" w:hAnsi="Times New Roman" w:cs="Times New Roman"/>
          <w:sz w:val="26"/>
          <w:szCs w:val="26"/>
        </w:rPr>
        <w:t>, se per ottenere i dati i servizi client aziendali interrogassero il database reale.</w:t>
      </w:r>
    </w:p>
    <w:p w14:paraId="7A3D700B" w14:textId="77777777" w:rsidR="00A4643A" w:rsidRPr="00AC5D69" w:rsidRDefault="00A4643A" w:rsidP="00FB7DBF">
      <w:pPr>
        <w:jc w:val="both"/>
        <w:rPr>
          <w:rFonts w:ascii="Times New Roman" w:hAnsi="Times New Roman" w:cs="Times New Roman"/>
          <w:sz w:val="26"/>
          <w:szCs w:val="26"/>
        </w:rPr>
      </w:pPr>
      <w:r>
        <w:rPr>
          <w:rFonts w:ascii="Times New Roman" w:hAnsi="Times New Roman" w:cs="Times New Roman"/>
          <w:sz w:val="26"/>
          <w:szCs w:val="26"/>
        </w:rPr>
        <w:tab/>
        <w:t>Queste notifiche permetteranno, quindi, di fornire informazioni costantemente aggiornate agli utenti delle applicazioni web aziendali.</w:t>
      </w:r>
    </w:p>
    <w:p w14:paraId="220049D6" w14:textId="77777777" w:rsidR="00DD04E8" w:rsidRDefault="00DD04E8" w:rsidP="00DD04E8">
      <w:pPr>
        <w:rPr>
          <w:rFonts w:ascii="Times New Roman" w:hAnsi="Times New Roman" w:cs="Times New Roman"/>
        </w:rPr>
      </w:pPr>
    </w:p>
    <w:p w14:paraId="001D69B1" w14:textId="77777777" w:rsidR="002C7888" w:rsidRDefault="002C7888" w:rsidP="00DD04E8">
      <w:pPr>
        <w:pStyle w:val="Corpotesto"/>
        <w:spacing w:before="41"/>
        <w:ind w:left="0" w:right="148"/>
        <w:outlineLvl w:val="4"/>
        <w:rPr>
          <w:rFonts w:ascii="Times New Roman" w:hAnsi="Times New Roman" w:cs="Times New Roman"/>
          <w:sz w:val="28"/>
          <w:szCs w:val="28"/>
        </w:rPr>
      </w:pPr>
      <w:bookmarkStart w:id="46" w:name="_Toc58000380"/>
    </w:p>
    <w:p w14:paraId="036C61B4" w14:textId="77777777" w:rsidR="002C7888" w:rsidRDefault="002C7888" w:rsidP="00DD04E8">
      <w:pPr>
        <w:pStyle w:val="Corpotesto"/>
        <w:spacing w:before="41"/>
        <w:ind w:left="0" w:right="148"/>
        <w:outlineLvl w:val="4"/>
        <w:rPr>
          <w:rFonts w:ascii="Times New Roman" w:hAnsi="Times New Roman" w:cs="Times New Roman"/>
          <w:sz w:val="28"/>
          <w:szCs w:val="28"/>
        </w:rPr>
      </w:pPr>
    </w:p>
    <w:p w14:paraId="6FECE4EC" w14:textId="77777777" w:rsidR="002C7888" w:rsidRDefault="002C7888" w:rsidP="00DD04E8">
      <w:pPr>
        <w:pStyle w:val="Corpotesto"/>
        <w:spacing w:before="41"/>
        <w:ind w:left="0" w:right="148"/>
        <w:outlineLvl w:val="4"/>
        <w:rPr>
          <w:rFonts w:ascii="Times New Roman" w:hAnsi="Times New Roman" w:cs="Times New Roman"/>
          <w:sz w:val="28"/>
          <w:szCs w:val="28"/>
        </w:rPr>
      </w:pPr>
    </w:p>
    <w:p w14:paraId="6E17123A" w14:textId="77777777" w:rsidR="002C7888" w:rsidRDefault="002C7888" w:rsidP="00DD04E8">
      <w:pPr>
        <w:pStyle w:val="Corpotesto"/>
        <w:spacing w:before="41"/>
        <w:ind w:left="0" w:right="148"/>
        <w:outlineLvl w:val="4"/>
        <w:rPr>
          <w:rFonts w:ascii="Times New Roman" w:hAnsi="Times New Roman" w:cs="Times New Roman"/>
          <w:sz w:val="28"/>
          <w:szCs w:val="28"/>
        </w:rPr>
      </w:pPr>
    </w:p>
    <w:p w14:paraId="062322B3" w14:textId="77777777" w:rsidR="002C7888" w:rsidRDefault="002C7888" w:rsidP="00DD04E8">
      <w:pPr>
        <w:pStyle w:val="Corpotesto"/>
        <w:spacing w:before="41"/>
        <w:ind w:left="0" w:right="148"/>
        <w:outlineLvl w:val="4"/>
        <w:rPr>
          <w:rFonts w:ascii="Times New Roman" w:hAnsi="Times New Roman" w:cs="Times New Roman"/>
          <w:sz w:val="28"/>
          <w:szCs w:val="28"/>
        </w:rPr>
      </w:pPr>
    </w:p>
    <w:p w14:paraId="0CF6E899" w14:textId="77777777" w:rsidR="00EB4F07" w:rsidRDefault="00EB4F07" w:rsidP="00DD04E8">
      <w:pPr>
        <w:pStyle w:val="Corpotesto"/>
        <w:spacing w:before="41"/>
        <w:ind w:left="0" w:right="148"/>
        <w:outlineLvl w:val="4"/>
        <w:rPr>
          <w:rFonts w:ascii="Times New Roman" w:hAnsi="Times New Roman" w:cs="Times New Roman"/>
          <w:sz w:val="28"/>
          <w:szCs w:val="28"/>
        </w:rPr>
      </w:pPr>
    </w:p>
    <w:p w14:paraId="7745F891" w14:textId="77777777" w:rsidR="008963B6" w:rsidRDefault="008963B6" w:rsidP="00DD04E8">
      <w:pPr>
        <w:pStyle w:val="Corpotesto"/>
        <w:spacing w:before="41"/>
        <w:ind w:left="0" w:right="148"/>
        <w:outlineLvl w:val="4"/>
        <w:rPr>
          <w:rFonts w:ascii="Times New Roman" w:hAnsi="Times New Roman" w:cs="Times New Roman"/>
          <w:sz w:val="28"/>
          <w:szCs w:val="28"/>
        </w:rPr>
      </w:pPr>
    </w:p>
    <w:p w14:paraId="525DBB5A" w14:textId="77777777" w:rsidR="008963B6" w:rsidRDefault="008963B6" w:rsidP="00DD04E8">
      <w:pPr>
        <w:pStyle w:val="Corpotesto"/>
        <w:spacing w:before="41"/>
        <w:ind w:left="0" w:right="148"/>
        <w:outlineLvl w:val="4"/>
        <w:rPr>
          <w:rFonts w:ascii="Times New Roman" w:hAnsi="Times New Roman" w:cs="Times New Roman"/>
          <w:sz w:val="28"/>
          <w:szCs w:val="28"/>
        </w:rPr>
      </w:pPr>
    </w:p>
    <w:p w14:paraId="70E93C17" w14:textId="77777777" w:rsidR="00DD04E8" w:rsidRPr="0079242D" w:rsidRDefault="00DD04E8" w:rsidP="0079242D">
      <w:pPr>
        <w:pStyle w:val="Corpotesto"/>
        <w:spacing w:before="41"/>
        <w:ind w:left="0" w:right="148"/>
        <w:outlineLvl w:val="3"/>
        <w:rPr>
          <w:rFonts w:ascii="Times New Roman" w:hAnsi="Times New Roman" w:cs="Times New Roman"/>
          <w:sz w:val="30"/>
          <w:szCs w:val="30"/>
        </w:rPr>
      </w:pPr>
      <w:bookmarkStart w:id="47" w:name="_Toc61196315"/>
      <w:r w:rsidRPr="0079242D">
        <w:rPr>
          <w:rFonts w:ascii="Times New Roman" w:hAnsi="Times New Roman" w:cs="Times New Roman"/>
          <w:sz w:val="30"/>
          <w:szCs w:val="30"/>
        </w:rPr>
        <w:lastRenderedPageBreak/>
        <w:t>Notifiche di esecuzione</w:t>
      </w:r>
      <w:bookmarkEnd w:id="46"/>
      <w:bookmarkEnd w:id="47"/>
    </w:p>
    <w:p w14:paraId="3EB33ABD" w14:textId="77777777" w:rsidR="002C7888" w:rsidRDefault="002C7888" w:rsidP="00DD04E8">
      <w:pPr>
        <w:pStyle w:val="Corpotesto"/>
        <w:spacing w:before="41"/>
        <w:ind w:left="0" w:right="148"/>
        <w:outlineLvl w:val="4"/>
        <w:rPr>
          <w:rFonts w:ascii="Times New Roman" w:hAnsi="Times New Roman" w:cs="Times New Roman"/>
          <w:sz w:val="28"/>
          <w:szCs w:val="28"/>
        </w:rPr>
      </w:pPr>
    </w:p>
    <w:p w14:paraId="7CE12C37" w14:textId="77777777" w:rsidR="00EB4F07" w:rsidRDefault="002C7888" w:rsidP="00EB4F07">
      <w:pPr>
        <w:pStyle w:val="Corpotesto"/>
        <w:keepNext/>
        <w:spacing w:before="41"/>
        <w:ind w:left="0" w:right="148"/>
        <w:outlineLvl w:val="4"/>
      </w:pPr>
      <w:r>
        <w:rPr>
          <w:rFonts w:ascii="Times New Roman" w:hAnsi="Times New Roman" w:cs="Times New Roman"/>
          <w:noProof/>
          <w:sz w:val="28"/>
          <w:szCs w:val="28"/>
          <w:lang w:bidi="ar-SA"/>
        </w:rPr>
        <w:drawing>
          <wp:inline distT="0" distB="0" distL="0" distR="0" wp14:anchorId="33025D0D" wp14:editId="7CB87A82">
            <wp:extent cx="5677535" cy="2488565"/>
            <wp:effectExtent l="19050" t="0" r="0" b="0"/>
            <wp:docPr id="6" name="Immagine 5" descr="C:\Users\Utente\Desktop\francesco\Università\Tesi\rethinkdb\Uml\NotificationEx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tente\Desktop\francesco\Università\Tesi\rethinkdb\Uml\NotificationExec.JPG"/>
                    <pic:cNvPicPr>
                      <a:picLocks noChangeAspect="1" noChangeArrowheads="1"/>
                    </pic:cNvPicPr>
                  </pic:nvPicPr>
                  <pic:blipFill>
                    <a:blip r:embed="rId29" cstate="print"/>
                    <a:srcRect/>
                    <a:stretch>
                      <a:fillRect/>
                    </a:stretch>
                  </pic:blipFill>
                  <pic:spPr bwMode="auto">
                    <a:xfrm>
                      <a:off x="0" y="0"/>
                      <a:ext cx="5677535" cy="2488565"/>
                    </a:xfrm>
                    <a:prstGeom prst="rect">
                      <a:avLst/>
                    </a:prstGeom>
                    <a:noFill/>
                    <a:ln w="9525">
                      <a:noFill/>
                      <a:miter lim="800000"/>
                      <a:headEnd/>
                      <a:tailEnd/>
                    </a:ln>
                  </pic:spPr>
                </pic:pic>
              </a:graphicData>
            </a:graphic>
          </wp:inline>
        </w:drawing>
      </w:r>
    </w:p>
    <w:p w14:paraId="656A25BA" w14:textId="77777777" w:rsidR="00DD04E8" w:rsidRPr="00EB4F07" w:rsidRDefault="00EB4F07" w:rsidP="00EB4F07">
      <w:pPr>
        <w:pStyle w:val="Didascalia"/>
        <w:rPr>
          <w:rFonts w:ascii="Times New Roman" w:hAnsi="Times New Roman" w:cs="Times New Roman"/>
          <w:b w:val="0"/>
          <w:color w:val="auto"/>
          <w:sz w:val="26"/>
          <w:szCs w:val="26"/>
        </w:rPr>
      </w:pPr>
      <w:r w:rsidRPr="00EB4F07">
        <w:rPr>
          <w:rFonts w:ascii="Times New Roman" w:hAnsi="Times New Roman" w:cs="Times New Roman"/>
          <w:b w:val="0"/>
          <w:color w:val="auto"/>
          <w:sz w:val="26"/>
          <w:szCs w:val="26"/>
        </w:rPr>
        <w:t>Fig</w:t>
      </w:r>
      <w:r w:rsidR="00C80224">
        <w:rPr>
          <w:rFonts w:ascii="Times New Roman" w:hAnsi="Times New Roman" w:cs="Times New Roman"/>
          <w:b w:val="0"/>
          <w:color w:val="auto"/>
          <w:sz w:val="26"/>
          <w:szCs w:val="26"/>
        </w:rPr>
        <w:t>ura</w:t>
      </w:r>
      <w:r w:rsidR="0093258C">
        <w:rPr>
          <w:rFonts w:ascii="Times New Roman" w:hAnsi="Times New Roman" w:cs="Times New Roman"/>
          <w:b w:val="0"/>
          <w:color w:val="auto"/>
          <w:sz w:val="26"/>
          <w:szCs w:val="26"/>
        </w:rPr>
        <w:t xml:space="preserve"> 4.7</w:t>
      </w:r>
      <w:r w:rsidRPr="00EB4F07">
        <w:rPr>
          <w:rFonts w:ascii="Times New Roman" w:hAnsi="Times New Roman" w:cs="Times New Roman"/>
          <w:b w:val="0"/>
          <w:color w:val="auto"/>
          <w:sz w:val="26"/>
          <w:szCs w:val="26"/>
        </w:rPr>
        <w:t>: notifiche di esecuzione</w:t>
      </w:r>
    </w:p>
    <w:p w14:paraId="34363234" w14:textId="77777777" w:rsidR="00DD04E8" w:rsidRDefault="00DD04E8" w:rsidP="00DD04E8">
      <w:pPr>
        <w:pStyle w:val="Corpotesto"/>
        <w:spacing w:before="41"/>
        <w:ind w:left="0" w:right="148"/>
        <w:rPr>
          <w:rFonts w:ascii="Times New Roman" w:hAnsi="Times New Roman" w:cs="Times New Roman"/>
        </w:rPr>
      </w:pPr>
    </w:p>
    <w:p w14:paraId="1E30C25E" w14:textId="77777777" w:rsidR="00DD04E8" w:rsidRDefault="001B1D82" w:rsidP="00E96D26">
      <w:pPr>
        <w:pStyle w:val="Corpotesto"/>
        <w:spacing w:before="41"/>
        <w:ind w:left="0"/>
        <w:jc w:val="both"/>
        <w:rPr>
          <w:rFonts w:ascii="Times New Roman" w:hAnsi="Times New Roman" w:cs="Times New Roman"/>
        </w:rPr>
      </w:pPr>
      <w:r>
        <w:rPr>
          <w:rFonts w:ascii="Times New Roman" w:hAnsi="Times New Roman" w:cs="Times New Roman"/>
        </w:rPr>
        <w:tab/>
      </w:r>
      <w:r w:rsidR="00DD04E8">
        <w:rPr>
          <w:rFonts w:ascii="Times New Roman" w:hAnsi="Times New Roman" w:cs="Times New Roman"/>
        </w:rPr>
        <w:t xml:space="preserve">Le </w:t>
      </w:r>
      <w:r w:rsidR="00DD04E8" w:rsidRPr="00A13688">
        <w:rPr>
          <w:rFonts w:ascii="Times New Roman" w:hAnsi="Times New Roman" w:cs="Times New Roman"/>
          <w:i/>
        </w:rPr>
        <w:t>notifiche di esecuzione</w:t>
      </w:r>
      <w:r w:rsidR="009420EF">
        <w:rPr>
          <w:rFonts w:ascii="Times New Roman" w:hAnsi="Times New Roman" w:cs="Times New Roman"/>
        </w:rPr>
        <w:t xml:space="preserve"> </w:t>
      </w:r>
      <w:r w:rsidR="00DD04E8">
        <w:rPr>
          <w:rFonts w:ascii="Times New Roman" w:hAnsi="Times New Roman" w:cs="Times New Roman"/>
        </w:rPr>
        <w:t>sono</w:t>
      </w:r>
      <w:r w:rsidR="009420EF">
        <w:rPr>
          <w:rFonts w:ascii="Times New Roman" w:hAnsi="Times New Roman" w:cs="Times New Roman"/>
        </w:rPr>
        <w:t xml:space="preserve"> invece</w:t>
      </w:r>
      <w:r w:rsidR="00DD04E8">
        <w:rPr>
          <w:rFonts w:ascii="Times New Roman" w:hAnsi="Times New Roman" w:cs="Times New Roman"/>
        </w:rPr>
        <w:t xml:space="preserve"> </w:t>
      </w:r>
      <w:r w:rsidR="00FB7DBF">
        <w:rPr>
          <w:rFonts w:ascii="Times New Roman" w:hAnsi="Times New Roman" w:cs="Times New Roman"/>
        </w:rPr>
        <w:t>“mappate”</w:t>
      </w:r>
      <w:r w:rsidR="00651F37">
        <w:rPr>
          <w:rFonts w:ascii="Times New Roman" w:hAnsi="Times New Roman" w:cs="Times New Roman"/>
        </w:rPr>
        <w:t xml:space="preserve"> </w:t>
      </w:r>
      <w:r w:rsidR="009420EF">
        <w:rPr>
          <w:rFonts w:ascii="Times New Roman" w:hAnsi="Times New Roman" w:cs="Times New Roman"/>
        </w:rPr>
        <w:t xml:space="preserve">dalla </w:t>
      </w:r>
      <w:r w:rsidR="00651F37">
        <w:rPr>
          <w:rFonts w:ascii="Times New Roman" w:hAnsi="Times New Roman" w:cs="Times New Roman"/>
        </w:rPr>
        <w:t>libreria</w:t>
      </w:r>
      <w:r w:rsidR="00DD04E8">
        <w:rPr>
          <w:rFonts w:ascii="Times New Roman" w:hAnsi="Times New Roman" w:cs="Times New Roman"/>
        </w:rPr>
        <w:t xml:space="preserve"> </w:t>
      </w:r>
      <w:r w:rsidR="00DD04E8" w:rsidRPr="00651F37">
        <w:rPr>
          <w:rFonts w:ascii="Times New Roman" w:hAnsi="Times New Roman" w:cs="Times New Roman"/>
          <w:i/>
        </w:rPr>
        <w:t>UtilityRethink</w:t>
      </w:r>
      <w:r w:rsidR="00DD04E8">
        <w:rPr>
          <w:rFonts w:ascii="Times New Roman" w:hAnsi="Times New Roman" w:cs="Times New Roman"/>
        </w:rPr>
        <w:t xml:space="preserve"> come </w:t>
      </w:r>
      <w:r w:rsidR="00DD04E8" w:rsidRPr="009420EF">
        <w:rPr>
          <w:rFonts w:ascii="Times New Roman" w:hAnsi="Times New Roman" w:cs="Times New Roman"/>
          <w:i/>
        </w:rPr>
        <w:t>NotificationExec</w:t>
      </w:r>
      <w:r w:rsidR="00DD04E8">
        <w:rPr>
          <w:rFonts w:ascii="Times New Roman" w:hAnsi="Times New Roman" w:cs="Times New Roman"/>
        </w:rPr>
        <w:t>.</w:t>
      </w:r>
      <w:r>
        <w:rPr>
          <w:rFonts w:ascii="Times New Roman" w:hAnsi="Times New Roman" w:cs="Times New Roman"/>
        </w:rPr>
        <w:t xml:space="preserve"> </w:t>
      </w:r>
      <w:r w:rsidR="00DD04E8">
        <w:rPr>
          <w:rFonts w:ascii="Times New Roman" w:hAnsi="Times New Roman" w:cs="Times New Roman"/>
        </w:rPr>
        <w:t xml:space="preserve">Esse </w:t>
      </w:r>
      <w:r w:rsidR="00DD04E8" w:rsidRPr="006B5154">
        <w:rPr>
          <w:rFonts w:ascii="Times New Roman" w:hAnsi="Times New Roman" w:cs="Times New Roman"/>
        </w:rPr>
        <w:t xml:space="preserve">serviranno </w:t>
      </w:r>
      <w:r w:rsidR="00A13688">
        <w:rPr>
          <w:rFonts w:ascii="Times New Roman" w:hAnsi="Times New Roman" w:cs="Times New Roman"/>
        </w:rPr>
        <w:t>ad avvisare</w:t>
      </w:r>
      <w:r w:rsidR="009420EF">
        <w:rPr>
          <w:rFonts w:ascii="Times New Roman" w:hAnsi="Times New Roman" w:cs="Times New Roman"/>
        </w:rPr>
        <w:t xml:space="preserve"> i servizi software </w:t>
      </w:r>
      <w:r w:rsidR="00DD04E8" w:rsidRPr="006B5154">
        <w:rPr>
          <w:rFonts w:ascii="Times New Roman" w:hAnsi="Times New Roman" w:cs="Times New Roman"/>
        </w:rPr>
        <w:t xml:space="preserve">aziendali </w:t>
      </w:r>
      <w:r w:rsidR="009420EF">
        <w:rPr>
          <w:rFonts w:ascii="Times New Roman" w:hAnsi="Times New Roman" w:cs="Times New Roman"/>
        </w:rPr>
        <w:t xml:space="preserve">interessati </w:t>
      </w:r>
      <w:r w:rsidR="00C668ED">
        <w:rPr>
          <w:rFonts w:ascii="Times New Roman" w:hAnsi="Times New Roman" w:cs="Times New Roman"/>
        </w:rPr>
        <w:t xml:space="preserve">allo </w:t>
      </w:r>
      <w:r w:rsidR="00DD04E8" w:rsidRPr="006B5154">
        <w:rPr>
          <w:rFonts w:ascii="Times New Roman" w:hAnsi="Times New Roman" w:cs="Times New Roman"/>
        </w:rPr>
        <w:t>stato di avanzamento di un Task/processo.</w:t>
      </w:r>
    </w:p>
    <w:p w14:paraId="4F9D62F2" w14:textId="77777777" w:rsidR="00DD04E8" w:rsidRDefault="001B1D82" w:rsidP="00E96D26">
      <w:pPr>
        <w:jc w:val="both"/>
        <w:rPr>
          <w:rFonts w:ascii="Times New Roman" w:hAnsi="Times New Roman" w:cs="Times New Roman"/>
          <w:sz w:val="26"/>
          <w:szCs w:val="26"/>
        </w:rPr>
      </w:pPr>
      <w:r>
        <w:rPr>
          <w:rFonts w:ascii="Times New Roman" w:hAnsi="Times New Roman" w:cs="Times New Roman"/>
          <w:sz w:val="26"/>
          <w:szCs w:val="26"/>
        </w:rPr>
        <w:tab/>
      </w:r>
      <w:r w:rsidR="009420EF">
        <w:rPr>
          <w:rFonts w:ascii="Times New Roman" w:hAnsi="Times New Roman" w:cs="Times New Roman"/>
          <w:sz w:val="26"/>
          <w:szCs w:val="26"/>
        </w:rPr>
        <w:t xml:space="preserve">Come le </w:t>
      </w:r>
      <w:r w:rsidR="009420EF" w:rsidRPr="00A13688">
        <w:rPr>
          <w:rFonts w:ascii="Times New Roman" w:hAnsi="Times New Roman" w:cs="Times New Roman"/>
          <w:i/>
          <w:sz w:val="26"/>
          <w:szCs w:val="26"/>
        </w:rPr>
        <w:t>notifiche di nuovo</w:t>
      </w:r>
      <w:r w:rsidR="00A13688" w:rsidRPr="00A13688">
        <w:rPr>
          <w:rFonts w:ascii="Times New Roman" w:hAnsi="Times New Roman" w:cs="Times New Roman"/>
          <w:i/>
          <w:sz w:val="26"/>
          <w:szCs w:val="26"/>
        </w:rPr>
        <w:t xml:space="preserve"> dato</w:t>
      </w:r>
      <w:r>
        <w:rPr>
          <w:rFonts w:ascii="Times New Roman" w:hAnsi="Times New Roman" w:cs="Times New Roman"/>
          <w:sz w:val="26"/>
          <w:szCs w:val="26"/>
        </w:rPr>
        <w:t xml:space="preserve">, </w:t>
      </w:r>
      <w:r w:rsidR="00C668ED" w:rsidRPr="00CD206F">
        <w:rPr>
          <w:rFonts w:ascii="Times New Roman" w:hAnsi="Times New Roman" w:cs="Times New Roman"/>
          <w:i/>
          <w:sz w:val="26"/>
          <w:szCs w:val="26"/>
        </w:rPr>
        <w:t xml:space="preserve">le notifiche di esecuzione </w:t>
      </w:r>
      <w:r w:rsidR="00C668ED">
        <w:rPr>
          <w:rFonts w:ascii="Times New Roman" w:hAnsi="Times New Roman" w:cs="Times New Roman"/>
          <w:sz w:val="26"/>
          <w:szCs w:val="26"/>
        </w:rPr>
        <w:t>ereditano tutti</w:t>
      </w:r>
      <w:r w:rsidR="00C668ED" w:rsidRPr="00C668ED">
        <w:rPr>
          <w:rFonts w:ascii="Times New Roman" w:hAnsi="Times New Roman" w:cs="Times New Roman"/>
          <w:sz w:val="26"/>
          <w:szCs w:val="26"/>
        </w:rPr>
        <w:t xml:space="preserve"> </w:t>
      </w:r>
      <w:r w:rsidR="00C668ED">
        <w:rPr>
          <w:rFonts w:ascii="Times New Roman" w:hAnsi="Times New Roman" w:cs="Times New Roman"/>
          <w:sz w:val="26"/>
          <w:szCs w:val="26"/>
        </w:rPr>
        <w:t xml:space="preserve">i campi e le funzionalità base dalla classe </w:t>
      </w:r>
      <w:r>
        <w:rPr>
          <w:rFonts w:ascii="Times New Roman" w:hAnsi="Times New Roman" w:cs="Times New Roman"/>
          <w:sz w:val="26"/>
          <w:szCs w:val="26"/>
        </w:rPr>
        <w:t xml:space="preserve">di libreria </w:t>
      </w:r>
      <w:r w:rsidRPr="001B1D82">
        <w:rPr>
          <w:rFonts w:ascii="Times New Roman" w:hAnsi="Times New Roman" w:cs="Times New Roman"/>
          <w:i/>
          <w:sz w:val="26"/>
          <w:szCs w:val="26"/>
        </w:rPr>
        <w:t>Notification</w:t>
      </w:r>
      <w:r w:rsidR="00C668ED">
        <w:rPr>
          <w:rFonts w:ascii="Times New Roman" w:hAnsi="Times New Roman" w:cs="Times New Roman"/>
          <w:sz w:val="26"/>
          <w:szCs w:val="26"/>
        </w:rPr>
        <w:t xml:space="preserve"> </w:t>
      </w:r>
      <w:r w:rsidR="00DD04E8">
        <w:rPr>
          <w:rFonts w:ascii="Times New Roman" w:hAnsi="Times New Roman" w:cs="Times New Roman"/>
          <w:sz w:val="26"/>
          <w:szCs w:val="26"/>
        </w:rPr>
        <w:t>e</w:t>
      </w:r>
      <w:r w:rsidR="00C668ED">
        <w:rPr>
          <w:rFonts w:ascii="Times New Roman" w:hAnsi="Times New Roman" w:cs="Times New Roman"/>
          <w:sz w:val="26"/>
          <w:szCs w:val="26"/>
        </w:rPr>
        <w:t>d hanno</w:t>
      </w:r>
      <w:r>
        <w:rPr>
          <w:rFonts w:ascii="Times New Roman" w:hAnsi="Times New Roman" w:cs="Times New Roman"/>
          <w:sz w:val="26"/>
          <w:szCs w:val="26"/>
        </w:rPr>
        <w:t>,</w:t>
      </w:r>
      <w:r w:rsidR="009420EF">
        <w:rPr>
          <w:rFonts w:ascii="Times New Roman" w:hAnsi="Times New Roman" w:cs="Times New Roman"/>
          <w:sz w:val="26"/>
          <w:szCs w:val="26"/>
        </w:rPr>
        <w:t xml:space="preserve"> </w:t>
      </w:r>
      <w:r w:rsidR="00DD04E8" w:rsidRPr="006B5154">
        <w:rPr>
          <w:rFonts w:ascii="Times New Roman" w:hAnsi="Times New Roman" w:cs="Times New Roman"/>
          <w:sz w:val="26"/>
          <w:szCs w:val="26"/>
        </w:rPr>
        <w:t>in aggiunta</w:t>
      </w:r>
      <w:r>
        <w:rPr>
          <w:rFonts w:ascii="Times New Roman" w:hAnsi="Times New Roman" w:cs="Times New Roman"/>
          <w:sz w:val="26"/>
          <w:szCs w:val="26"/>
        </w:rPr>
        <w:t>,</w:t>
      </w:r>
      <w:r w:rsidR="00DD04E8" w:rsidRPr="006B5154">
        <w:rPr>
          <w:rFonts w:ascii="Times New Roman" w:hAnsi="Times New Roman" w:cs="Times New Roman"/>
          <w:sz w:val="26"/>
          <w:szCs w:val="26"/>
        </w:rPr>
        <w:t xml:space="preserve"> un campo </w:t>
      </w:r>
      <w:r w:rsidR="00DD04E8" w:rsidRPr="00C80224">
        <w:rPr>
          <w:rFonts w:ascii="Times New Roman" w:hAnsi="Times New Roman" w:cs="Times New Roman"/>
          <w:i/>
          <w:sz w:val="26"/>
          <w:szCs w:val="26"/>
        </w:rPr>
        <w:t>idExec</w:t>
      </w:r>
      <w:r w:rsidR="00DD04E8" w:rsidRPr="006B5154">
        <w:rPr>
          <w:rFonts w:ascii="Times New Roman" w:hAnsi="Times New Roman" w:cs="Times New Roman"/>
          <w:sz w:val="26"/>
          <w:szCs w:val="26"/>
        </w:rPr>
        <w:t xml:space="preserve"> che rappresenta l’</w:t>
      </w:r>
      <w:r w:rsidR="00DD04E8" w:rsidRPr="00310BAB">
        <w:rPr>
          <w:rFonts w:ascii="Times New Roman" w:hAnsi="Times New Roman" w:cs="Times New Roman"/>
          <w:i/>
          <w:sz w:val="26"/>
          <w:szCs w:val="26"/>
        </w:rPr>
        <w:t>id</w:t>
      </w:r>
      <w:r w:rsidR="00DD04E8" w:rsidRPr="006B5154">
        <w:rPr>
          <w:rFonts w:ascii="Times New Roman" w:hAnsi="Times New Roman" w:cs="Times New Roman"/>
          <w:sz w:val="26"/>
          <w:szCs w:val="26"/>
        </w:rPr>
        <w:t xml:space="preserve"> del Task</w:t>
      </w:r>
      <w:r w:rsidR="00DD04E8">
        <w:rPr>
          <w:rFonts w:ascii="Times New Roman" w:hAnsi="Times New Roman" w:cs="Times New Roman"/>
          <w:sz w:val="26"/>
          <w:szCs w:val="26"/>
        </w:rPr>
        <w:t xml:space="preserve"> aziendale</w:t>
      </w:r>
      <w:r w:rsidR="009420EF">
        <w:rPr>
          <w:rFonts w:ascii="Times New Roman" w:hAnsi="Times New Roman" w:cs="Times New Roman"/>
          <w:sz w:val="26"/>
          <w:szCs w:val="26"/>
        </w:rPr>
        <w:t>.</w:t>
      </w:r>
    </w:p>
    <w:p w14:paraId="63E9ACBD" w14:textId="77777777" w:rsidR="00DD04E8" w:rsidRDefault="00DD04E8" w:rsidP="00DD04E8">
      <w:pPr>
        <w:pStyle w:val="Titolo1"/>
        <w:ind w:left="0"/>
        <w:rPr>
          <w:rFonts w:ascii="Times New Roman" w:hAnsi="Times New Roman" w:cs="Times New Roman"/>
          <w:sz w:val="26"/>
          <w:szCs w:val="26"/>
        </w:rPr>
      </w:pPr>
    </w:p>
    <w:p w14:paraId="1694ABCD" w14:textId="77777777" w:rsidR="00DD04E8" w:rsidRDefault="00DD04E8" w:rsidP="00DD04E8">
      <w:pPr>
        <w:pStyle w:val="Titolo1"/>
        <w:ind w:left="0"/>
        <w:rPr>
          <w:rFonts w:ascii="Times New Roman" w:hAnsi="Times New Roman" w:cs="Times New Roman"/>
          <w:sz w:val="26"/>
          <w:szCs w:val="26"/>
        </w:rPr>
      </w:pPr>
    </w:p>
    <w:p w14:paraId="608F827B" w14:textId="77777777" w:rsidR="00DD04E8" w:rsidRDefault="00DD04E8" w:rsidP="00DD04E8">
      <w:pPr>
        <w:pStyle w:val="Titolo1"/>
        <w:ind w:left="0"/>
        <w:rPr>
          <w:rFonts w:ascii="Times New Roman" w:hAnsi="Times New Roman" w:cs="Times New Roman"/>
          <w:sz w:val="26"/>
          <w:szCs w:val="26"/>
        </w:rPr>
      </w:pPr>
    </w:p>
    <w:p w14:paraId="7C8D8C8F" w14:textId="77777777" w:rsidR="00DD04E8" w:rsidRDefault="00DD04E8" w:rsidP="00DD04E8">
      <w:pPr>
        <w:pStyle w:val="Titolo1"/>
        <w:ind w:left="0"/>
        <w:rPr>
          <w:rFonts w:ascii="Times New Roman" w:hAnsi="Times New Roman" w:cs="Times New Roman"/>
          <w:sz w:val="26"/>
          <w:szCs w:val="26"/>
        </w:rPr>
      </w:pPr>
    </w:p>
    <w:p w14:paraId="5D564F05" w14:textId="77777777" w:rsidR="00DD04E8" w:rsidRDefault="00DD04E8" w:rsidP="00DD04E8">
      <w:pPr>
        <w:pStyle w:val="Titolo3"/>
        <w:ind w:left="0"/>
        <w:rPr>
          <w:rFonts w:ascii="Times New Roman" w:hAnsi="Times New Roman" w:cs="Times New Roman"/>
          <w:sz w:val="32"/>
          <w:szCs w:val="32"/>
        </w:rPr>
      </w:pPr>
    </w:p>
    <w:p w14:paraId="5322636F" w14:textId="77777777" w:rsidR="00DD04E8" w:rsidRDefault="00DD04E8" w:rsidP="00DD04E8">
      <w:pPr>
        <w:pStyle w:val="Titolo1"/>
        <w:ind w:left="0"/>
        <w:rPr>
          <w:sz w:val="24"/>
          <w:szCs w:val="24"/>
        </w:rPr>
      </w:pPr>
    </w:p>
    <w:p w14:paraId="694D7363" w14:textId="77777777" w:rsidR="002C7888" w:rsidRDefault="002C7888" w:rsidP="00DD04E8">
      <w:pPr>
        <w:pStyle w:val="Titolo3"/>
        <w:ind w:left="0"/>
        <w:rPr>
          <w:rFonts w:ascii="Times New Roman" w:hAnsi="Times New Roman" w:cs="Times New Roman"/>
          <w:sz w:val="32"/>
          <w:szCs w:val="32"/>
        </w:rPr>
      </w:pPr>
      <w:bookmarkStart w:id="48" w:name="_Toc58000381"/>
    </w:p>
    <w:p w14:paraId="5B50838A" w14:textId="77777777" w:rsidR="002C7888" w:rsidRDefault="002C7888" w:rsidP="00DD04E8">
      <w:pPr>
        <w:pStyle w:val="Titolo3"/>
        <w:ind w:left="0"/>
        <w:rPr>
          <w:rFonts w:ascii="Times New Roman" w:hAnsi="Times New Roman" w:cs="Times New Roman"/>
          <w:sz w:val="32"/>
          <w:szCs w:val="32"/>
        </w:rPr>
      </w:pPr>
    </w:p>
    <w:p w14:paraId="3AD33886" w14:textId="77777777" w:rsidR="002C7888" w:rsidRDefault="002C7888" w:rsidP="00DD04E8">
      <w:pPr>
        <w:pStyle w:val="Titolo3"/>
        <w:ind w:left="0"/>
        <w:rPr>
          <w:rFonts w:ascii="Times New Roman" w:hAnsi="Times New Roman" w:cs="Times New Roman"/>
          <w:sz w:val="32"/>
          <w:szCs w:val="32"/>
        </w:rPr>
      </w:pPr>
    </w:p>
    <w:p w14:paraId="542C3C07" w14:textId="77777777" w:rsidR="002C7888" w:rsidRDefault="002C7888" w:rsidP="00DD04E8">
      <w:pPr>
        <w:pStyle w:val="Titolo3"/>
        <w:ind w:left="0"/>
        <w:rPr>
          <w:rFonts w:ascii="Times New Roman" w:hAnsi="Times New Roman" w:cs="Times New Roman"/>
          <w:sz w:val="32"/>
          <w:szCs w:val="32"/>
        </w:rPr>
      </w:pPr>
    </w:p>
    <w:p w14:paraId="4007C018" w14:textId="77777777" w:rsidR="002C7888" w:rsidRDefault="002C7888" w:rsidP="00DD04E8">
      <w:pPr>
        <w:pStyle w:val="Titolo3"/>
        <w:ind w:left="0"/>
        <w:rPr>
          <w:rFonts w:ascii="Times New Roman" w:hAnsi="Times New Roman" w:cs="Times New Roman"/>
          <w:sz w:val="32"/>
          <w:szCs w:val="32"/>
        </w:rPr>
      </w:pPr>
    </w:p>
    <w:p w14:paraId="0461339C" w14:textId="77777777" w:rsidR="002C7888" w:rsidRDefault="002C7888" w:rsidP="00DD04E8">
      <w:pPr>
        <w:pStyle w:val="Titolo3"/>
        <w:ind w:left="0"/>
        <w:rPr>
          <w:rFonts w:ascii="Times New Roman" w:hAnsi="Times New Roman" w:cs="Times New Roman"/>
          <w:sz w:val="32"/>
          <w:szCs w:val="32"/>
        </w:rPr>
      </w:pPr>
    </w:p>
    <w:p w14:paraId="2005A7D0" w14:textId="77777777" w:rsidR="002C7888" w:rsidRDefault="002C7888" w:rsidP="00DD04E8">
      <w:pPr>
        <w:pStyle w:val="Titolo3"/>
        <w:ind w:left="0"/>
        <w:rPr>
          <w:rFonts w:ascii="Times New Roman" w:hAnsi="Times New Roman" w:cs="Times New Roman"/>
          <w:sz w:val="32"/>
          <w:szCs w:val="32"/>
        </w:rPr>
      </w:pPr>
    </w:p>
    <w:p w14:paraId="14039CA0" w14:textId="77777777" w:rsidR="002C7888" w:rsidRDefault="002C7888" w:rsidP="00DD04E8">
      <w:pPr>
        <w:pStyle w:val="Titolo3"/>
        <w:ind w:left="0"/>
        <w:rPr>
          <w:rFonts w:ascii="Times New Roman" w:hAnsi="Times New Roman" w:cs="Times New Roman"/>
          <w:sz w:val="32"/>
          <w:szCs w:val="32"/>
        </w:rPr>
      </w:pPr>
    </w:p>
    <w:p w14:paraId="699C533B" w14:textId="77777777" w:rsidR="002C7888" w:rsidRDefault="002C7888" w:rsidP="00DD04E8">
      <w:pPr>
        <w:pStyle w:val="Titolo3"/>
        <w:ind w:left="0"/>
        <w:rPr>
          <w:rFonts w:ascii="Times New Roman" w:hAnsi="Times New Roman" w:cs="Times New Roman"/>
          <w:sz w:val="32"/>
          <w:szCs w:val="32"/>
        </w:rPr>
      </w:pPr>
    </w:p>
    <w:p w14:paraId="2D31E59C" w14:textId="77777777" w:rsidR="002C7888" w:rsidRDefault="002C7888" w:rsidP="00DD04E8">
      <w:pPr>
        <w:pStyle w:val="Titolo3"/>
        <w:ind w:left="0"/>
        <w:rPr>
          <w:rFonts w:ascii="Times New Roman" w:hAnsi="Times New Roman" w:cs="Times New Roman"/>
          <w:sz w:val="32"/>
          <w:szCs w:val="32"/>
        </w:rPr>
      </w:pPr>
    </w:p>
    <w:p w14:paraId="6E427014" w14:textId="77777777" w:rsidR="002C7888" w:rsidRDefault="002C7888" w:rsidP="00DD04E8">
      <w:pPr>
        <w:pStyle w:val="Titolo3"/>
        <w:ind w:left="0"/>
        <w:rPr>
          <w:rFonts w:ascii="Times New Roman" w:hAnsi="Times New Roman" w:cs="Times New Roman"/>
          <w:sz w:val="32"/>
          <w:szCs w:val="32"/>
        </w:rPr>
      </w:pPr>
    </w:p>
    <w:p w14:paraId="05D2AA60" w14:textId="77777777" w:rsidR="00C80224" w:rsidRDefault="00C80224" w:rsidP="00DD04E8">
      <w:pPr>
        <w:pStyle w:val="Titolo3"/>
        <w:ind w:left="0"/>
        <w:rPr>
          <w:rFonts w:ascii="Times New Roman" w:hAnsi="Times New Roman" w:cs="Times New Roman"/>
          <w:sz w:val="32"/>
          <w:szCs w:val="32"/>
        </w:rPr>
      </w:pPr>
    </w:p>
    <w:bookmarkEnd w:id="48"/>
    <w:p w14:paraId="7DDEE922" w14:textId="77777777" w:rsidR="00143B0E" w:rsidRDefault="00143B0E" w:rsidP="00DD04E8">
      <w:pPr>
        <w:rPr>
          <w:rFonts w:ascii="Times New Roman" w:hAnsi="Times New Roman" w:cs="Times New Roman"/>
          <w:sz w:val="28"/>
          <w:szCs w:val="28"/>
        </w:rPr>
      </w:pPr>
    </w:p>
    <w:p w14:paraId="6BA2A965" w14:textId="77777777" w:rsidR="00DD04E8" w:rsidRPr="009E54C9" w:rsidRDefault="009E54C9" w:rsidP="009E54C9">
      <w:pPr>
        <w:pStyle w:val="Titolo2"/>
        <w:ind w:left="0"/>
        <w:rPr>
          <w:rFonts w:ascii="Times New Roman" w:hAnsi="Times New Roman" w:cs="Times New Roman"/>
          <w:sz w:val="36"/>
          <w:szCs w:val="36"/>
        </w:rPr>
      </w:pPr>
      <w:bookmarkStart w:id="49" w:name="_Toc61196316"/>
      <w:r>
        <w:rPr>
          <w:rFonts w:ascii="Times New Roman" w:hAnsi="Times New Roman" w:cs="Times New Roman"/>
          <w:sz w:val="36"/>
          <w:szCs w:val="36"/>
        </w:rPr>
        <w:lastRenderedPageBreak/>
        <w:t>Diagrammi</w:t>
      </w:r>
      <w:r w:rsidR="009420EF" w:rsidRPr="009E54C9">
        <w:rPr>
          <w:rFonts w:ascii="Times New Roman" w:hAnsi="Times New Roman" w:cs="Times New Roman"/>
          <w:sz w:val="36"/>
          <w:szCs w:val="36"/>
        </w:rPr>
        <w:t xml:space="preserve"> delle classi</w:t>
      </w:r>
      <w:bookmarkEnd w:id="49"/>
      <w:r w:rsidR="009420EF" w:rsidRPr="009E54C9">
        <w:rPr>
          <w:rFonts w:ascii="Times New Roman" w:hAnsi="Times New Roman" w:cs="Times New Roman"/>
          <w:sz w:val="36"/>
          <w:szCs w:val="36"/>
        </w:rPr>
        <w:t xml:space="preserve"> </w:t>
      </w:r>
    </w:p>
    <w:p w14:paraId="5A498532" w14:textId="77777777" w:rsidR="00DD04E8" w:rsidRDefault="00DD04E8" w:rsidP="00DD04E8">
      <w:pPr>
        <w:pStyle w:val="Titolo1"/>
        <w:ind w:left="0"/>
        <w:rPr>
          <w:sz w:val="24"/>
          <w:szCs w:val="24"/>
        </w:rPr>
      </w:pPr>
    </w:p>
    <w:p w14:paraId="5187B298" w14:textId="77777777" w:rsidR="0079242D" w:rsidRDefault="0079242D" w:rsidP="00DD04E8">
      <w:pPr>
        <w:pStyle w:val="Titolo1"/>
        <w:ind w:left="0"/>
        <w:rPr>
          <w:sz w:val="24"/>
          <w:szCs w:val="24"/>
        </w:rPr>
      </w:pPr>
    </w:p>
    <w:p w14:paraId="5DDB4C7B" w14:textId="77777777" w:rsidR="00DD04E8" w:rsidRDefault="00DD04E8" w:rsidP="00DD04E8">
      <w:pPr>
        <w:pStyle w:val="Titolo1"/>
        <w:ind w:left="0"/>
        <w:rPr>
          <w:sz w:val="24"/>
          <w:szCs w:val="24"/>
        </w:rPr>
      </w:pPr>
    </w:p>
    <w:p w14:paraId="4111EDAA" w14:textId="77777777" w:rsidR="00C80224" w:rsidRDefault="00DD04E8" w:rsidP="00C80224">
      <w:pPr>
        <w:pStyle w:val="Titolo1"/>
        <w:keepNext/>
        <w:ind w:left="0"/>
      </w:pPr>
      <w:r>
        <w:rPr>
          <w:noProof/>
          <w:sz w:val="24"/>
          <w:szCs w:val="24"/>
          <w:lang w:bidi="ar-SA"/>
        </w:rPr>
        <w:drawing>
          <wp:inline distT="0" distB="0" distL="0" distR="0" wp14:anchorId="4C40D5AC" wp14:editId="6E51F87B">
            <wp:extent cx="6400800" cy="3625929"/>
            <wp:effectExtent l="19050" t="0" r="0" b="0"/>
            <wp:docPr id="1" name="Immagine 2" descr="C:\Users\Utente\Desktop\francesco\Università\Tesi\rethinkdb\Uml\StrutturaGeneraleU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tente\Desktop\francesco\Università\Tesi\rethinkdb\Uml\StrutturaGeneraleUml.jpg"/>
                    <pic:cNvPicPr>
                      <a:picLocks noChangeAspect="1" noChangeArrowheads="1"/>
                    </pic:cNvPicPr>
                  </pic:nvPicPr>
                  <pic:blipFill>
                    <a:blip r:embed="rId30" cstate="print"/>
                    <a:srcRect r="-33" b="17257"/>
                    <a:stretch>
                      <a:fillRect/>
                    </a:stretch>
                  </pic:blipFill>
                  <pic:spPr bwMode="auto">
                    <a:xfrm>
                      <a:off x="0" y="0"/>
                      <a:ext cx="6409674" cy="3630956"/>
                    </a:xfrm>
                    <a:prstGeom prst="rect">
                      <a:avLst/>
                    </a:prstGeom>
                    <a:noFill/>
                    <a:ln w="9525">
                      <a:noFill/>
                      <a:miter lim="800000"/>
                      <a:headEnd/>
                      <a:tailEnd/>
                    </a:ln>
                  </pic:spPr>
                </pic:pic>
              </a:graphicData>
            </a:graphic>
          </wp:inline>
        </w:drawing>
      </w:r>
    </w:p>
    <w:p w14:paraId="67D76A92" w14:textId="77777777" w:rsidR="00DD04E8" w:rsidRPr="00C80224" w:rsidRDefault="00C80224" w:rsidP="00C80224">
      <w:pPr>
        <w:pStyle w:val="Didascalia"/>
        <w:rPr>
          <w:rFonts w:ascii="Times New Roman" w:hAnsi="Times New Roman" w:cs="Times New Roman"/>
          <w:b w:val="0"/>
          <w:color w:val="auto"/>
          <w:sz w:val="26"/>
          <w:szCs w:val="26"/>
        </w:rPr>
      </w:pPr>
      <w:r w:rsidRPr="00C80224">
        <w:rPr>
          <w:rFonts w:ascii="Times New Roman" w:hAnsi="Times New Roman" w:cs="Times New Roman"/>
          <w:b w:val="0"/>
          <w:color w:val="auto"/>
          <w:sz w:val="26"/>
          <w:szCs w:val="26"/>
        </w:rPr>
        <w:t>Fig</w:t>
      </w:r>
      <w:r>
        <w:rPr>
          <w:rFonts w:ascii="Times New Roman" w:hAnsi="Times New Roman" w:cs="Times New Roman"/>
          <w:b w:val="0"/>
          <w:color w:val="auto"/>
          <w:sz w:val="26"/>
          <w:szCs w:val="26"/>
        </w:rPr>
        <w:t>ura</w:t>
      </w:r>
      <w:r w:rsidR="0093258C">
        <w:rPr>
          <w:rFonts w:ascii="Times New Roman" w:hAnsi="Times New Roman" w:cs="Times New Roman"/>
          <w:b w:val="0"/>
          <w:color w:val="auto"/>
          <w:sz w:val="26"/>
          <w:szCs w:val="26"/>
        </w:rPr>
        <w:t xml:space="preserve"> 4.8</w:t>
      </w:r>
      <w:r w:rsidRPr="00C80224">
        <w:rPr>
          <w:rFonts w:ascii="Times New Roman" w:hAnsi="Times New Roman" w:cs="Times New Roman"/>
          <w:b w:val="0"/>
          <w:color w:val="auto"/>
          <w:sz w:val="26"/>
          <w:szCs w:val="26"/>
        </w:rPr>
        <w:t xml:space="preserve">: diagramma delle classi della libreria </w:t>
      </w:r>
      <w:r w:rsidR="00310BAB" w:rsidRPr="00C80224">
        <w:rPr>
          <w:rFonts w:ascii="Times New Roman" w:hAnsi="Times New Roman" w:cs="Times New Roman"/>
          <w:b w:val="0"/>
          <w:i/>
          <w:color w:val="auto"/>
          <w:sz w:val="26"/>
          <w:szCs w:val="26"/>
        </w:rPr>
        <w:t>UtilityRethink.</w:t>
      </w:r>
    </w:p>
    <w:p w14:paraId="4E205EBF" w14:textId="77777777" w:rsidR="00DD04E8" w:rsidRDefault="00DD04E8" w:rsidP="00DD04E8">
      <w:pPr>
        <w:pStyle w:val="Titolo1"/>
        <w:ind w:left="0"/>
        <w:rPr>
          <w:sz w:val="24"/>
          <w:szCs w:val="24"/>
        </w:rPr>
      </w:pPr>
    </w:p>
    <w:p w14:paraId="4ADF9AF4" w14:textId="77777777" w:rsidR="00DD04E8" w:rsidRDefault="00DD04E8" w:rsidP="00DD04E8">
      <w:pPr>
        <w:pStyle w:val="Titolo1"/>
        <w:ind w:left="0"/>
        <w:rPr>
          <w:sz w:val="24"/>
          <w:szCs w:val="24"/>
        </w:rPr>
      </w:pPr>
    </w:p>
    <w:p w14:paraId="7F486D1C" w14:textId="77777777" w:rsidR="00DD04E8" w:rsidRDefault="00DD04E8" w:rsidP="00DD04E8">
      <w:pPr>
        <w:pStyle w:val="Titolo1"/>
        <w:ind w:left="0"/>
        <w:rPr>
          <w:sz w:val="24"/>
          <w:szCs w:val="24"/>
        </w:rPr>
      </w:pPr>
    </w:p>
    <w:p w14:paraId="188ECFA6" w14:textId="77777777" w:rsidR="00E96D26" w:rsidRDefault="00E96D26" w:rsidP="00DD04E8">
      <w:pPr>
        <w:pStyle w:val="Titolo1"/>
        <w:ind w:left="0"/>
        <w:rPr>
          <w:sz w:val="24"/>
          <w:szCs w:val="24"/>
        </w:rPr>
      </w:pPr>
    </w:p>
    <w:p w14:paraId="39C0CC2D" w14:textId="77777777" w:rsidR="00DD04E8" w:rsidRDefault="00DD04E8" w:rsidP="00DD04E8">
      <w:pPr>
        <w:pStyle w:val="Titolo1"/>
        <w:ind w:left="0"/>
        <w:rPr>
          <w:sz w:val="24"/>
          <w:szCs w:val="24"/>
        </w:rPr>
      </w:pPr>
    </w:p>
    <w:p w14:paraId="3465AF05" w14:textId="77777777" w:rsidR="00DD04E8" w:rsidRDefault="00DD04E8" w:rsidP="00DD04E8">
      <w:pPr>
        <w:pStyle w:val="Titolo1"/>
        <w:ind w:left="0"/>
        <w:rPr>
          <w:sz w:val="24"/>
          <w:szCs w:val="24"/>
        </w:rPr>
      </w:pPr>
    </w:p>
    <w:p w14:paraId="3BF81009" w14:textId="77777777" w:rsidR="00DD04E8" w:rsidRDefault="00DD04E8" w:rsidP="00DD04E8">
      <w:pPr>
        <w:pStyle w:val="Titolo1"/>
        <w:ind w:left="0"/>
        <w:rPr>
          <w:sz w:val="24"/>
          <w:szCs w:val="24"/>
        </w:rPr>
      </w:pPr>
    </w:p>
    <w:p w14:paraId="368BEC1B" w14:textId="77777777" w:rsidR="00DD04E8" w:rsidRDefault="00DD04E8" w:rsidP="00DD04E8">
      <w:pPr>
        <w:pStyle w:val="Titolo1"/>
        <w:ind w:left="0"/>
        <w:rPr>
          <w:sz w:val="24"/>
          <w:szCs w:val="24"/>
        </w:rPr>
      </w:pPr>
    </w:p>
    <w:p w14:paraId="30EDA28C" w14:textId="77777777" w:rsidR="00DD04E8" w:rsidRDefault="00DD04E8" w:rsidP="00DD04E8">
      <w:pPr>
        <w:pStyle w:val="Titolo1"/>
        <w:ind w:left="0"/>
        <w:rPr>
          <w:sz w:val="24"/>
          <w:szCs w:val="24"/>
        </w:rPr>
      </w:pPr>
    </w:p>
    <w:p w14:paraId="2781AD6D" w14:textId="77777777" w:rsidR="00DD04E8" w:rsidRDefault="00DD04E8" w:rsidP="00DD04E8">
      <w:pPr>
        <w:pStyle w:val="Titolo1"/>
        <w:ind w:left="0"/>
        <w:rPr>
          <w:sz w:val="24"/>
          <w:szCs w:val="24"/>
        </w:rPr>
      </w:pPr>
    </w:p>
    <w:p w14:paraId="34E6FCE6" w14:textId="77777777" w:rsidR="00DD04E8" w:rsidRDefault="00DD04E8" w:rsidP="00DD04E8">
      <w:pPr>
        <w:pStyle w:val="Titolo1"/>
        <w:ind w:left="0"/>
        <w:rPr>
          <w:sz w:val="24"/>
          <w:szCs w:val="24"/>
        </w:rPr>
      </w:pPr>
    </w:p>
    <w:p w14:paraId="1C80D647" w14:textId="77777777" w:rsidR="00DD04E8" w:rsidRDefault="00DD04E8" w:rsidP="00DD04E8">
      <w:pPr>
        <w:pStyle w:val="Titolo1"/>
        <w:ind w:left="0"/>
        <w:rPr>
          <w:sz w:val="24"/>
          <w:szCs w:val="24"/>
        </w:rPr>
      </w:pPr>
    </w:p>
    <w:p w14:paraId="15A929A7" w14:textId="77777777" w:rsidR="00143B0E" w:rsidRDefault="00143B0E" w:rsidP="00DD04E8">
      <w:pPr>
        <w:pStyle w:val="Titolo1"/>
        <w:ind w:left="0"/>
        <w:rPr>
          <w:sz w:val="24"/>
          <w:szCs w:val="24"/>
        </w:rPr>
      </w:pPr>
    </w:p>
    <w:p w14:paraId="15AFA691" w14:textId="77777777" w:rsidR="00143B0E" w:rsidRDefault="00143B0E" w:rsidP="00DD04E8">
      <w:pPr>
        <w:pStyle w:val="Titolo1"/>
        <w:ind w:left="0"/>
        <w:rPr>
          <w:sz w:val="24"/>
          <w:szCs w:val="24"/>
        </w:rPr>
      </w:pPr>
    </w:p>
    <w:p w14:paraId="0E95B350" w14:textId="77777777" w:rsidR="00143B0E" w:rsidRDefault="00143B0E" w:rsidP="00DD04E8">
      <w:pPr>
        <w:pStyle w:val="Titolo1"/>
        <w:ind w:left="0"/>
        <w:rPr>
          <w:sz w:val="24"/>
          <w:szCs w:val="24"/>
        </w:rPr>
      </w:pPr>
    </w:p>
    <w:p w14:paraId="200CC51A" w14:textId="77777777" w:rsidR="00143B0E" w:rsidRDefault="00143B0E" w:rsidP="00DD04E8">
      <w:pPr>
        <w:pStyle w:val="Titolo1"/>
        <w:ind w:left="0"/>
        <w:rPr>
          <w:sz w:val="24"/>
          <w:szCs w:val="24"/>
        </w:rPr>
      </w:pPr>
    </w:p>
    <w:p w14:paraId="24F24366" w14:textId="77777777" w:rsidR="00143B0E" w:rsidRDefault="00143B0E" w:rsidP="00DD04E8">
      <w:pPr>
        <w:pStyle w:val="Titolo1"/>
        <w:ind w:left="0"/>
        <w:rPr>
          <w:sz w:val="24"/>
          <w:szCs w:val="24"/>
        </w:rPr>
      </w:pPr>
    </w:p>
    <w:p w14:paraId="7D10686F" w14:textId="77777777" w:rsidR="0079242D" w:rsidRDefault="0079242D" w:rsidP="00DD04E8">
      <w:pPr>
        <w:pStyle w:val="Titolo1"/>
        <w:ind w:left="0"/>
        <w:rPr>
          <w:sz w:val="24"/>
          <w:szCs w:val="24"/>
        </w:rPr>
      </w:pPr>
    </w:p>
    <w:p w14:paraId="798355FE" w14:textId="77777777" w:rsidR="00DD04E8" w:rsidRDefault="00DD04E8" w:rsidP="00DD04E8">
      <w:pPr>
        <w:pStyle w:val="Titolo1"/>
        <w:ind w:left="0"/>
        <w:rPr>
          <w:sz w:val="24"/>
          <w:szCs w:val="24"/>
        </w:rPr>
      </w:pPr>
    </w:p>
    <w:p w14:paraId="3E86F23A" w14:textId="77777777" w:rsidR="00DD04E8" w:rsidRPr="0079242D" w:rsidRDefault="00DD04E8" w:rsidP="0079242D">
      <w:pPr>
        <w:pStyle w:val="Titolo3"/>
        <w:ind w:left="0"/>
        <w:rPr>
          <w:rFonts w:ascii="Times New Roman" w:hAnsi="Times New Roman" w:cs="Times New Roman"/>
          <w:sz w:val="32"/>
          <w:szCs w:val="32"/>
        </w:rPr>
      </w:pPr>
      <w:bookmarkStart w:id="50" w:name="_Toc58000383"/>
      <w:bookmarkStart w:id="51" w:name="_Toc61196317"/>
      <w:r w:rsidRPr="0079242D">
        <w:rPr>
          <w:rFonts w:ascii="Times New Roman" w:hAnsi="Times New Roman" w:cs="Times New Roman"/>
          <w:sz w:val="32"/>
          <w:szCs w:val="32"/>
        </w:rPr>
        <w:lastRenderedPageBreak/>
        <w:t>UtilityRethink</w:t>
      </w:r>
      <w:bookmarkEnd w:id="50"/>
      <w:bookmarkEnd w:id="51"/>
    </w:p>
    <w:p w14:paraId="5A0765C6" w14:textId="77777777" w:rsidR="00DD04E8" w:rsidRDefault="00DD04E8" w:rsidP="00DD04E8">
      <w:pPr>
        <w:pStyle w:val="Titolo1"/>
        <w:ind w:left="0"/>
        <w:rPr>
          <w:sz w:val="24"/>
          <w:szCs w:val="24"/>
        </w:rPr>
      </w:pPr>
    </w:p>
    <w:p w14:paraId="68D83A70" w14:textId="77777777" w:rsidR="00C80224" w:rsidRDefault="00DD04E8" w:rsidP="00C80224">
      <w:pPr>
        <w:pStyle w:val="Titolo1"/>
        <w:keepNext/>
        <w:ind w:left="0"/>
      </w:pPr>
      <w:r>
        <w:rPr>
          <w:noProof/>
          <w:sz w:val="24"/>
          <w:szCs w:val="24"/>
          <w:lang w:bidi="ar-SA"/>
        </w:rPr>
        <w:drawing>
          <wp:inline distT="0" distB="0" distL="0" distR="0" wp14:anchorId="59B66E15" wp14:editId="46AA0EF2">
            <wp:extent cx="6235700" cy="1744366"/>
            <wp:effectExtent l="19050" t="0" r="0" b="0"/>
            <wp:docPr id="2" name="Immagine 3" descr="C:\Users\Utente\Desktop\francesco\Università\Tesi\rethinkdb\Uml\IUtilityRethi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tente\Desktop\francesco\Università\Tesi\rethinkdb\Uml\IUtilityRethink.JPG"/>
                    <pic:cNvPicPr>
                      <a:picLocks noChangeAspect="1" noChangeArrowheads="1"/>
                    </pic:cNvPicPr>
                  </pic:nvPicPr>
                  <pic:blipFill>
                    <a:blip r:embed="rId31" cstate="print"/>
                    <a:srcRect/>
                    <a:stretch>
                      <a:fillRect/>
                    </a:stretch>
                  </pic:blipFill>
                  <pic:spPr bwMode="auto">
                    <a:xfrm>
                      <a:off x="0" y="0"/>
                      <a:ext cx="6235700" cy="1744366"/>
                    </a:xfrm>
                    <a:prstGeom prst="rect">
                      <a:avLst/>
                    </a:prstGeom>
                    <a:noFill/>
                    <a:ln w="9525">
                      <a:noFill/>
                      <a:miter lim="800000"/>
                      <a:headEnd/>
                      <a:tailEnd/>
                    </a:ln>
                  </pic:spPr>
                </pic:pic>
              </a:graphicData>
            </a:graphic>
          </wp:inline>
        </w:drawing>
      </w:r>
    </w:p>
    <w:p w14:paraId="4A46CEE7" w14:textId="77777777" w:rsidR="00DD04E8" w:rsidRPr="00C80224" w:rsidRDefault="0093258C" w:rsidP="00C80224">
      <w:pPr>
        <w:pStyle w:val="Didascalia"/>
        <w:rPr>
          <w:rFonts w:ascii="Times New Roman" w:hAnsi="Times New Roman" w:cs="Times New Roman"/>
          <w:b w:val="0"/>
          <w:color w:val="auto"/>
          <w:sz w:val="26"/>
          <w:szCs w:val="26"/>
        </w:rPr>
      </w:pPr>
      <w:r>
        <w:rPr>
          <w:rFonts w:ascii="Times New Roman" w:hAnsi="Times New Roman" w:cs="Times New Roman"/>
          <w:b w:val="0"/>
          <w:color w:val="auto"/>
          <w:sz w:val="26"/>
          <w:szCs w:val="26"/>
        </w:rPr>
        <w:t>Figura 4</w:t>
      </w:r>
      <w:r w:rsidR="0079242D">
        <w:rPr>
          <w:rFonts w:ascii="Times New Roman" w:hAnsi="Times New Roman" w:cs="Times New Roman"/>
          <w:b w:val="0"/>
          <w:color w:val="auto"/>
          <w:sz w:val="26"/>
          <w:szCs w:val="26"/>
        </w:rPr>
        <w:t>.</w:t>
      </w:r>
      <w:r>
        <w:rPr>
          <w:rFonts w:ascii="Times New Roman" w:hAnsi="Times New Roman" w:cs="Times New Roman"/>
          <w:b w:val="0"/>
          <w:color w:val="auto"/>
          <w:sz w:val="26"/>
          <w:szCs w:val="26"/>
        </w:rPr>
        <w:t>9</w:t>
      </w:r>
      <w:r w:rsidR="00C80224" w:rsidRPr="00C80224">
        <w:rPr>
          <w:rFonts w:ascii="Times New Roman" w:hAnsi="Times New Roman" w:cs="Times New Roman"/>
          <w:b w:val="0"/>
          <w:color w:val="auto"/>
          <w:sz w:val="26"/>
          <w:szCs w:val="26"/>
        </w:rPr>
        <w:t>: UtilityRethink</w:t>
      </w:r>
    </w:p>
    <w:p w14:paraId="197C4332" w14:textId="77777777" w:rsidR="00C90001" w:rsidRDefault="00C90001" w:rsidP="00DD04E8">
      <w:pPr>
        <w:rPr>
          <w:rFonts w:ascii="Times New Roman" w:hAnsi="Times New Roman" w:cs="Times New Roman"/>
          <w:sz w:val="26"/>
          <w:szCs w:val="26"/>
        </w:rPr>
      </w:pPr>
      <w:r>
        <w:rPr>
          <w:rFonts w:ascii="Times New Roman" w:hAnsi="Times New Roman" w:cs="Times New Roman"/>
          <w:sz w:val="26"/>
          <w:szCs w:val="26"/>
        </w:rPr>
        <w:tab/>
      </w:r>
    </w:p>
    <w:p w14:paraId="4F2A8F62" w14:textId="77777777" w:rsidR="00AE25B6" w:rsidRDefault="00C90001" w:rsidP="00821B06">
      <w:pPr>
        <w:jc w:val="both"/>
        <w:rPr>
          <w:rFonts w:ascii="Times New Roman" w:hAnsi="Times New Roman" w:cs="Times New Roman"/>
          <w:sz w:val="26"/>
          <w:szCs w:val="26"/>
        </w:rPr>
      </w:pPr>
      <w:r>
        <w:rPr>
          <w:rFonts w:ascii="Times New Roman" w:hAnsi="Times New Roman" w:cs="Times New Roman"/>
          <w:sz w:val="26"/>
          <w:szCs w:val="26"/>
        </w:rPr>
        <w:tab/>
      </w:r>
      <w:r w:rsidR="00AE25B6" w:rsidRPr="00C90001">
        <w:rPr>
          <w:rFonts w:ascii="Times New Roman" w:hAnsi="Times New Roman" w:cs="Times New Roman"/>
          <w:i/>
          <w:sz w:val="26"/>
          <w:szCs w:val="26"/>
        </w:rPr>
        <w:t>UtilityRethink</w:t>
      </w:r>
      <w:r w:rsidR="00AE25B6">
        <w:rPr>
          <w:rFonts w:ascii="Times New Roman" w:hAnsi="Times New Roman" w:cs="Times New Roman"/>
          <w:sz w:val="26"/>
          <w:szCs w:val="26"/>
        </w:rPr>
        <w:t xml:space="preserve"> è </w:t>
      </w:r>
      <w:r w:rsidR="00AE25B6" w:rsidRPr="00D36FCD">
        <w:rPr>
          <w:rFonts w:ascii="Times New Roman" w:hAnsi="Times New Roman" w:cs="Times New Roman"/>
          <w:sz w:val="26"/>
          <w:szCs w:val="26"/>
        </w:rPr>
        <w:t>la cla</w:t>
      </w:r>
      <w:r w:rsidR="00AE25B6">
        <w:rPr>
          <w:rFonts w:ascii="Times New Roman" w:hAnsi="Times New Roman" w:cs="Times New Roman"/>
          <w:sz w:val="26"/>
          <w:szCs w:val="26"/>
        </w:rPr>
        <w:t>sse fondamentale della libreria che</w:t>
      </w:r>
      <w:r w:rsidR="00C52E38">
        <w:rPr>
          <w:rFonts w:ascii="Times New Roman" w:hAnsi="Times New Roman" w:cs="Times New Roman"/>
          <w:sz w:val="26"/>
          <w:szCs w:val="26"/>
        </w:rPr>
        <w:t>, attraverso i suoi sotto-componenti</w:t>
      </w:r>
      <w:r w:rsidR="00AE25B6" w:rsidRPr="00D36FCD">
        <w:rPr>
          <w:rFonts w:ascii="Times New Roman" w:hAnsi="Times New Roman" w:cs="Times New Roman"/>
          <w:sz w:val="26"/>
          <w:szCs w:val="26"/>
        </w:rPr>
        <w:t xml:space="preserve"> </w:t>
      </w:r>
      <w:r w:rsidR="00C52E38">
        <w:rPr>
          <w:rFonts w:ascii="Times New Roman" w:hAnsi="Times New Roman" w:cs="Times New Roman"/>
          <w:sz w:val="26"/>
          <w:szCs w:val="26"/>
        </w:rPr>
        <w:t xml:space="preserve">forniti, permette </w:t>
      </w:r>
      <w:r w:rsidR="00AE25B6" w:rsidRPr="00D36FCD">
        <w:rPr>
          <w:rFonts w:ascii="Times New Roman" w:hAnsi="Times New Roman" w:cs="Times New Roman"/>
          <w:sz w:val="26"/>
          <w:szCs w:val="26"/>
        </w:rPr>
        <w:t xml:space="preserve">all’utente di interagire con </w:t>
      </w:r>
      <w:r w:rsidR="00C52E38">
        <w:rPr>
          <w:rFonts w:ascii="Times New Roman" w:hAnsi="Times New Roman" w:cs="Times New Roman"/>
          <w:sz w:val="26"/>
          <w:szCs w:val="26"/>
        </w:rPr>
        <w:t>un</w:t>
      </w:r>
      <w:r w:rsidR="00AE25B6" w:rsidRPr="00D36FCD">
        <w:rPr>
          <w:rFonts w:ascii="Times New Roman" w:hAnsi="Times New Roman" w:cs="Times New Roman"/>
          <w:sz w:val="26"/>
          <w:szCs w:val="26"/>
        </w:rPr>
        <w:t xml:space="preserve"> d</w:t>
      </w:r>
      <w:r w:rsidR="00AE25B6">
        <w:rPr>
          <w:rFonts w:ascii="Times New Roman" w:hAnsi="Times New Roman" w:cs="Times New Roman"/>
          <w:sz w:val="26"/>
          <w:szCs w:val="26"/>
        </w:rPr>
        <w:t>ata</w:t>
      </w:r>
      <w:r w:rsidR="00AE25B6" w:rsidRPr="00D36FCD">
        <w:rPr>
          <w:rFonts w:ascii="Times New Roman" w:hAnsi="Times New Roman" w:cs="Times New Roman"/>
          <w:sz w:val="26"/>
          <w:szCs w:val="26"/>
        </w:rPr>
        <w:t>b</w:t>
      </w:r>
      <w:r w:rsidR="00AE25B6">
        <w:rPr>
          <w:rFonts w:ascii="Times New Roman" w:hAnsi="Times New Roman" w:cs="Times New Roman"/>
          <w:sz w:val="26"/>
          <w:szCs w:val="26"/>
        </w:rPr>
        <w:t>ase</w:t>
      </w:r>
      <w:r w:rsidR="00C52E38">
        <w:rPr>
          <w:rFonts w:ascii="Times New Roman" w:hAnsi="Times New Roman" w:cs="Times New Roman"/>
          <w:sz w:val="26"/>
          <w:szCs w:val="26"/>
        </w:rPr>
        <w:t xml:space="preserve"> </w:t>
      </w:r>
      <w:r w:rsidR="00C668ED">
        <w:rPr>
          <w:rFonts w:ascii="Times New Roman" w:hAnsi="Times New Roman" w:cs="Times New Roman"/>
          <w:sz w:val="26"/>
          <w:szCs w:val="26"/>
        </w:rPr>
        <w:t xml:space="preserve">presente su </w:t>
      </w:r>
      <w:r w:rsidR="00C52E38">
        <w:rPr>
          <w:rFonts w:ascii="Times New Roman" w:hAnsi="Times New Roman" w:cs="Times New Roman"/>
          <w:sz w:val="26"/>
          <w:szCs w:val="26"/>
        </w:rPr>
        <w:t>un server RethinkDB. I sotto-componenti fornit</w:t>
      </w:r>
      <w:r w:rsidR="0093258C">
        <w:rPr>
          <w:rFonts w:ascii="Times New Roman" w:hAnsi="Times New Roman" w:cs="Times New Roman"/>
          <w:sz w:val="26"/>
          <w:szCs w:val="26"/>
        </w:rPr>
        <w:t>i, come mostrato in figura 4</w:t>
      </w:r>
      <w:r w:rsidR="00BC7937">
        <w:rPr>
          <w:rFonts w:ascii="Times New Roman" w:hAnsi="Times New Roman" w:cs="Times New Roman"/>
          <w:sz w:val="26"/>
          <w:szCs w:val="26"/>
        </w:rPr>
        <w:t>.</w:t>
      </w:r>
      <w:r w:rsidR="0093258C">
        <w:rPr>
          <w:rFonts w:ascii="Times New Roman" w:hAnsi="Times New Roman" w:cs="Times New Roman"/>
          <w:sz w:val="26"/>
          <w:szCs w:val="26"/>
        </w:rPr>
        <w:t>9</w:t>
      </w:r>
      <w:r w:rsidR="00E46F9F">
        <w:rPr>
          <w:rFonts w:ascii="Times New Roman" w:hAnsi="Times New Roman" w:cs="Times New Roman"/>
          <w:sz w:val="26"/>
          <w:szCs w:val="26"/>
        </w:rPr>
        <w:t xml:space="preserve">, </w:t>
      </w:r>
      <w:r w:rsidR="00C52E38">
        <w:rPr>
          <w:rFonts w:ascii="Times New Roman" w:hAnsi="Times New Roman" w:cs="Times New Roman"/>
          <w:sz w:val="26"/>
          <w:szCs w:val="26"/>
        </w:rPr>
        <w:t>sono il manager del database chiamato</w:t>
      </w:r>
      <w:r w:rsidR="00AE25B6" w:rsidRPr="00D36FCD">
        <w:rPr>
          <w:rFonts w:ascii="Times New Roman" w:hAnsi="Times New Roman" w:cs="Times New Roman"/>
          <w:sz w:val="26"/>
          <w:szCs w:val="26"/>
        </w:rPr>
        <w:t xml:space="preserve"> </w:t>
      </w:r>
      <w:r w:rsidR="00AE25B6" w:rsidRPr="00C90001">
        <w:rPr>
          <w:rFonts w:ascii="Times New Roman" w:hAnsi="Times New Roman" w:cs="Times New Roman"/>
          <w:i/>
          <w:sz w:val="26"/>
          <w:szCs w:val="26"/>
        </w:rPr>
        <w:t>DbManager</w:t>
      </w:r>
      <w:r w:rsidR="00AE25B6" w:rsidRPr="00D36FCD">
        <w:rPr>
          <w:rFonts w:ascii="Times New Roman" w:hAnsi="Times New Roman" w:cs="Times New Roman"/>
          <w:sz w:val="26"/>
          <w:szCs w:val="26"/>
        </w:rPr>
        <w:t xml:space="preserve"> e</w:t>
      </w:r>
      <w:r w:rsidR="00C52E38">
        <w:rPr>
          <w:rFonts w:ascii="Times New Roman" w:hAnsi="Times New Roman" w:cs="Times New Roman"/>
          <w:sz w:val="26"/>
          <w:szCs w:val="26"/>
        </w:rPr>
        <w:t xml:space="preserve"> </w:t>
      </w:r>
      <w:r w:rsidR="00C52E38" w:rsidRPr="00C90001">
        <w:rPr>
          <w:rFonts w:ascii="Times New Roman" w:hAnsi="Times New Roman" w:cs="Times New Roman"/>
          <w:i/>
          <w:sz w:val="26"/>
          <w:szCs w:val="26"/>
        </w:rPr>
        <w:t>INotificationsManager</w:t>
      </w:r>
      <w:r w:rsidR="00C52E38">
        <w:rPr>
          <w:rFonts w:ascii="Times New Roman" w:hAnsi="Times New Roman" w:cs="Times New Roman"/>
          <w:sz w:val="26"/>
          <w:szCs w:val="26"/>
        </w:rPr>
        <w:t xml:space="preserve"> ovvero il manager della tabella di sistema </w:t>
      </w:r>
      <w:r w:rsidR="00C52E38" w:rsidRPr="00C52E38">
        <w:rPr>
          <w:rFonts w:ascii="Times New Roman" w:hAnsi="Times New Roman" w:cs="Times New Roman"/>
          <w:i/>
          <w:sz w:val="26"/>
          <w:szCs w:val="26"/>
        </w:rPr>
        <w:t>Notifications</w:t>
      </w:r>
      <w:r w:rsidR="00AE25B6">
        <w:rPr>
          <w:rFonts w:ascii="Times New Roman" w:hAnsi="Times New Roman" w:cs="Times New Roman"/>
          <w:sz w:val="26"/>
          <w:szCs w:val="26"/>
        </w:rPr>
        <w:t xml:space="preserve">. </w:t>
      </w:r>
      <w:r w:rsidR="00C52E38">
        <w:rPr>
          <w:rFonts w:ascii="Times New Roman" w:hAnsi="Times New Roman" w:cs="Times New Roman"/>
          <w:sz w:val="26"/>
          <w:szCs w:val="26"/>
        </w:rPr>
        <w:t xml:space="preserve"> </w:t>
      </w:r>
      <w:r w:rsidR="00AE25B6">
        <w:rPr>
          <w:rFonts w:ascii="Times New Roman" w:hAnsi="Times New Roman" w:cs="Times New Roman"/>
          <w:sz w:val="26"/>
          <w:szCs w:val="26"/>
        </w:rPr>
        <w:t xml:space="preserve">Se in futuro </w:t>
      </w:r>
      <w:r w:rsidR="00C668ED">
        <w:rPr>
          <w:rFonts w:ascii="Times New Roman" w:hAnsi="Times New Roman" w:cs="Times New Roman"/>
          <w:sz w:val="26"/>
          <w:szCs w:val="26"/>
        </w:rPr>
        <w:t>si avrà la necessità</w:t>
      </w:r>
      <w:r w:rsidR="00C52E38">
        <w:rPr>
          <w:rFonts w:ascii="Times New Roman" w:hAnsi="Times New Roman" w:cs="Times New Roman"/>
          <w:sz w:val="26"/>
          <w:szCs w:val="26"/>
        </w:rPr>
        <w:t xml:space="preserve"> di </w:t>
      </w:r>
      <w:r w:rsidR="00C668ED">
        <w:rPr>
          <w:rFonts w:ascii="Times New Roman" w:hAnsi="Times New Roman" w:cs="Times New Roman"/>
          <w:sz w:val="26"/>
          <w:szCs w:val="26"/>
        </w:rPr>
        <w:t>utilizzare</w:t>
      </w:r>
      <w:r w:rsidR="00C52E38">
        <w:rPr>
          <w:rFonts w:ascii="Times New Roman" w:hAnsi="Times New Roman" w:cs="Times New Roman"/>
          <w:sz w:val="26"/>
          <w:szCs w:val="26"/>
        </w:rPr>
        <w:t xml:space="preserve"> nuove</w:t>
      </w:r>
      <w:r w:rsidR="00AE25B6">
        <w:rPr>
          <w:rFonts w:ascii="Times New Roman" w:hAnsi="Times New Roman" w:cs="Times New Roman"/>
          <w:sz w:val="26"/>
          <w:szCs w:val="26"/>
        </w:rPr>
        <w:t xml:space="preserve"> tabelle </w:t>
      </w:r>
      <w:r w:rsidR="00C52E38">
        <w:rPr>
          <w:rFonts w:ascii="Times New Roman" w:hAnsi="Times New Roman" w:cs="Times New Roman"/>
          <w:sz w:val="26"/>
          <w:szCs w:val="26"/>
        </w:rPr>
        <w:t>considerate dalla libreria “</w:t>
      </w:r>
      <w:r w:rsidR="00AE25B6">
        <w:rPr>
          <w:rFonts w:ascii="Times New Roman" w:hAnsi="Times New Roman" w:cs="Times New Roman"/>
          <w:sz w:val="26"/>
          <w:szCs w:val="26"/>
        </w:rPr>
        <w:t>di sistema</w:t>
      </w:r>
      <w:r w:rsidR="00C52E38">
        <w:rPr>
          <w:rFonts w:ascii="Times New Roman" w:hAnsi="Times New Roman" w:cs="Times New Roman"/>
          <w:sz w:val="26"/>
          <w:szCs w:val="26"/>
        </w:rPr>
        <w:t>”</w:t>
      </w:r>
      <w:r w:rsidR="00310BAB">
        <w:rPr>
          <w:rFonts w:ascii="Times New Roman" w:hAnsi="Times New Roman" w:cs="Times New Roman"/>
          <w:sz w:val="26"/>
          <w:szCs w:val="26"/>
        </w:rPr>
        <w:t>,</w:t>
      </w:r>
      <w:r w:rsidR="00AE25B6">
        <w:rPr>
          <w:rFonts w:ascii="Times New Roman" w:hAnsi="Times New Roman" w:cs="Times New Roman"/>
          <w:sz w:val="26"/>
          <w:szCs w:val="26"/>
        </w:rPr>
        <w:t xml:space="preserve"> </w:t>
      </w:r>
      <w:r w:rsidR="00C52E38">
        <w:rPr>
          <w:rFonts w:ascii="Times New Roman" w:hAnsi="Times New Roman" w:cs="Times New Roman"/>
          <w:sz w:val="26"/>
          <w:szCs w:val="26"/>
        </w:rPr>
        <w:t xml:space="preserve">sarà sufficiente </w:t>
      </w:r>
      <w:r w:rsidR="00AE25B6">
        <w:rPr>
          <w:rFonts w:ascii="Times New Roman" w:hAnsi="Times New Roman" w:cs="Times New Roman"/>
          <w:sz w:val="26"/>
          <w:szCs w:val="26"/>
        </w:rPr>
        <w:t>aggiungere a</w:t>
      </w:r>
      <w:r w:rsidR="00C52E38">
        <w:rPr>
          <w:rFonts w:ascii="Times New Roman" w:hAnsi="Times New Roman" w:cs="Times New Roman"/>
          <w:sz w:val="26"/>
          <w:szCs w:val="26"/>
        </w:rPr>
        <w:t xml:space="preserve">lla classe principale </w:t>
      </w:r>
      <w:r w:rsidR="00AE25B6" w:rsidRPr="00C90001">
        <w:rPr>
          <w:rFonts w:ascii="Times New Roman" w:hAnsi="Times New Roman" w:cs="Times New Roman"/>
          <w:i/>
          <w:sz w:val="26"/>
          <w:szCs w:val="26"/>
        </w:rPr>
        <w:t>UtilityRethink</w:t>
      </w:r>
      <w:r w:rsidR="00310BAB">
        <w:rPr>
          <w:rFonts w:ascii="Times New Roman" w:hAnsi="Times New Roman" w:cs="Times New Roman"/>
          <w:sz w:val="26"/>
          <w:szCs w:val="26"/>
        </w:rPr>
        <w:t xml:space="preserve"> </w:t>
      </w:r>
      <w:r w:rsidR="00C52E38">
        <w:rPr>
          <w:rFonts w:ascii="Times New Roman" w:hAnsi="Times New Roman" w:cs="Times New Roman"/>
          <w:sz w:val="26"/>
          <w:szCs w:val="26"/>
        </w:rPr>
        <w:t>un riferimento al</w:t>
      </w:r>
      <w:r w:rsidR="00AE25B6">
        <w:rPr>
          <w:rFonts w:ascii="Times New Roman" w:hAnsi="Times New Roman" w:cs="Times New Roman"/>
          <w:sz w:val="26"/>
          <w:szCs w:val="26"/>
        </w:rPr>
        <w:t xml:space="preserve"> suo nuovo </w:t>
      </w:r>
      <w:r w:rsidR="00C52E38">
        <w:rPr>
          <w:rFonts w:ascii="Times New Roman" w:hAnsi="Times New Roman" w:cs="Times New Roman"/>
          <w:sz w:val="26"/>
          <w:szCs w:val="26"/>
        </w:rPr>
        <w:t>“</w:t>
      </w:r>
      <w:r w:rsidR="00AE25B6">
        <w:rPr>
          <w:rFonts w:ascii="Times New Roman" w:hAnsi="Times New Roman" w:cs="Times New Roman"/>
          <w:sz w:val="26"/>
          <w:szCs w:val="26"/>
        </w:rPr>
        <w:t>manager</w:t>
      </w:r>
      <w:r w:rsidR="00C52E38">
        <w:rPr>
          <w:rFonts w:ascii="Times New Roman" w:hAnsi="Times New Roman" w:cs="Times New Roman"/>
          <w:sz w:val="26"/>
          <w:szCs w:val="26"/>
        </w:rPr>
        <w:t xml:space="preserve">” </w:t>
      </w:r>
      <w:r w:rsidR="00C668ED">
        <w:rPr>
          <w:rFonts w:ascii="Times New Roman" w:hAnsi="Times New Roman" w:cs="Times New Roman"/>
          <w:sz w:val="26"/>
          <w:szCs w:val="26"/>
        </w:rPr>
        <w:t>nominandolo</w:t>
      </w:r>
      <w:r w:rsidR="00AE25B6">
        <w:rPr>
          <w:rFonts w:ascii="Times New Roman" w:hAnsi="Times New Roman" w:cs="Times New Roman"/>
          <w:sz w:val="26"/>
          <w:szCs w:val="26"/>
        </w:rPr>
        <w:t xml:space="preserve"> seguendo il formato “INomeTabellaManager”.</w:t>
      </w:r>
    </w:p>
    <w:p w14:paraId="2ECB819D" w14:textId="77777777" w:rsidR="00E46F9F" w:rsidRDefault="00E46F9F" w:rsidP="00821B06">
      <w:pPr>
        <w:jc w:val="both"/>
        <w:rPr>
          <w:rFonts w:ascii="Times New Roman" w:hAnsi="Times New Roman" w:cs="Times New Roman"/>
          <w:sz w:val="26"/>
          <w:szCs w:val="26"/>
        </w:rPr>
      </w:pPr>
      <w:r>
        <w:rPr>
          <w:rFonts w:ascii="Times New Roman" w:hAnsi="Times New Roman" w:cs="Times New Roman"/>
          <w:sz w:val="26"/>
          <w:szCs w:val="26"/>
        </w:rPr>
        <w:tab/>
      </w:r>
      <w:r w:rsidR="00C52E38">
        <w:rPr>
          <w:rFonts w:ascii="Times New Roman" w:hAnsi="Times New Roman" w:cs="Times New Roman"/>
          <w:sz w:val="26"/>
          <w:szCs w:val="26"/>
        </w:rPr>
        <w:t xml:space="preserve">Ogni volta che la classe principale di libreria </w:t>
      </w:r>
      <w:r w:rsidR="00C52E38" w:rsidRPr="00C52E38">
        <w:rPr>
          <w:rFonts w:ascii="Times New Roman" w:hAnsi="Times New Roman" w:cs="Times New Roman"/>
          <w:i/>
          <w:sz w:val="26"/>
          <w:szCs w:val="26"/>
        </w:rPr>
        <w:t>UtilityRethink</w:t>
      </w:r>
      <w:r w:rsidR="00C52E38">
        <w:rPr>
          <w:rFonts w:ascii="Times New Roman" w:hAnsi="Times New Roman" w:cs="Times New Roman"/>
          <w:sz w:val="26"/>
          <w:szCs w:val="26"/>
        </w:rPr>
        <w:t xml:space="preserve"> è istanziata, viene creata una nuova connessione </w:t>
      </w:r>
      <w:r>
        <w:rPr>
          <w:rFonts w:ascii="Times New Roman" w:hAnsi="Times New Roman" w:cs="Times New Roman"/>
          <w:sz w:val="26"/>
          <w:szCs w:val="26"/>
        </w:rPr>
        <w:t>ai</w:t>
      </w:r>
      <w:r w:rsidR="00C52E38">
        <w:rPr>
          <w:rFonts w:ascii="Times New Roman" w:hAnsi="Times New Roman" w:cs="Times New Roman"/>
          <w:sz w:val="26"/>
          <w:szCs w:val="26"/>
        </w:rPr>
        <w:t xml:space="preserve"> nodi del server RethinkDB in ascolto</w:t>
      </w:r>
      <w:r>
        <w:rPr>
          <w:rFonts w:ascii="Times New Roman" w:hAnsi="Times New Roman" w:cs="Times New Roman"/>
          <w:sz w:val="26"/>
          <w:szCs w:val="26"/>
        </w:rPr>
        <w:t xml:space="preserve"> sugli indirizzi specificati</w:t>
      </w:r>
      <w:r w:rsidR="00CD206F">
        <w:rPr>
          <w:rFonts w:ascii="Times New Roman" w:hAnsi="Times New Roman" w:cs="Times New Roman"/>
          <w:sz w:val="26"/>
          <w:szCs w:val="26"/>
        </w:rPr>
        <w:t>.</w:t>
      </w:r>
      <w:r w:rsidR="00C668ED">
        <w:rPr>
          <w:rFonts w:ascii="Times New Roman" w:hAnsi="Times New Roman" w:cs="Times New Roman"/>
          <w:sz w:val="26"/>
          <w:szCs w:val="26"/>
        </w:rPr>
        <w:t xml:space="preserve"> Come spiegato nell’esempio in figura</w:t>
      </w:r>
      <w:r w:rsidR="0093258C">
        <w:rPr>
          <w:rFonts w:ascii="Times New Roman" w:hAnsi="Times New Roman" w:cs="Times New Roman"/>
          <w:sz w:val="26"/>
          <w:szCs w:val="26"/>
        </w:rPr>
        <w:t xml:space="preserve"> 4.10</w:t>
      </w:r>
      <w:r w:rsidR="00C668ED">
        <w:rPr>
          <w:rFonts w:ascii="Times New Roman" w:hAnsi="Times New Roman" w:cs="Times New Roman"/>
          <w:sz w:val="26"/>
          <w:szCs w:val="26"/>
        </w:rPr>
        <w:t>, l’applicativo client viene fatto “connettere” al database specificato</w:t>
      </w:r>
      <w:r w:rsidR="006A6DFF">
        <w:rPr>
          <w:rFonts w:ascii="Times New Roman" w:hAnsi="Times New Roman" w:cs="Times New Roman"/>
          <w:sz w:val="26"/>
          <w:szCs w:val="26"/>
        </w:rPr>
        <w:t>. I</w:t>
      </w:r>
      <w:r w:rsidR="00C668ED">
        <w:rPr>
          <w:rFonts w:ascii="Times New Roman" w:hAnsi="Times New Roman" w:cs="Times New Roman"/>
          <w:sz w:val="26"/>
          <w:szCs w:val="26"/>
        </w:rPr>
        <w:t>l server</w:t>
      </w:r>
      <w:r w:rsidR="00CD206F">
        <w:rPr>
          <w:rFonts w:ascii="Times New Roman" w:hAnsi="Times New Roman" w:cs="Times New Roman"/>
          <w:sz w:val="26"/>
          <w:szCs w:val="26"/>
        </w:rPr>
        <w:t xml:space="preserve"> </w:t>
      </w:r>
      <w:r w:rsidR="00310BAB">
        <w:rPr>
          <w:rFonts w:ascii="Times New Roman" w:hAnsi="Times New Roman" w:cs="Times New Roman"/>
          <w:sz w:val="26"/>
          <w:szCs w:val="26"/>
        </w:rPr>
        <w:t>su</w:t>
      </w:r>
      <w:r>
        <w:rPr>
          <w:rFonts w:ascii="Times New Roman" w:hAnsi="Times New Roman" w:cs="Times New Roman"/>
          <w:sz w:val="26"/>
          <w:szCs w:val="26"/>
        </w:rPr>
        <w:t xml:space="preserve"> cui si connetterà l’applicativo</w:t>
      </w:r>
      <w:r w:rsidR="00C668ED">
        <w:rPr>
          <w:rFonts w:ascii="Times New Roman" w:hAnsi="Times New Roman" w:cs="Times New Roman"/>
          <w:sz w:val="26"/>
          <w:szCs w:val="26"/>
        </w:rPr>
        <w:t xml:space="preserve">, </w:t>
      </w:r>
      <w:r>
        <w:rPr>
          <w:rFonts w:ascii="Times New Roman" w:hAnsi="Times New Roman" w:cs="Times New Roman"/>
          <w:sz w:val="26"/>
          <w:szCs w:val="26"/>
        </w:rPr>
        <w:t xml:space="preserve"> è formato da cinque nodi RethinkDB in ascolto</w:t>
      </w:r>
      <w:r w:rsidR="006A6DFF">
        <w:rPr>
          <w:rFonts w:ascii="Times New Roman" w:hAnsi="Times New Roman" w:cs="Times New Roman"/>
          <w:sz w:val="26"/>
          <w:szCs w:val="26"/>
        </w:rPr>
        <w:t>,</w:t>
      </w:r>
      <w:r>
        <w:rPr>
          <w:rFonts w:ascii="Times New Roman" w:hAnsi="Times New Roman" w:cs="Times New Roman"/>
          <w:sz w:val="26"/>
          <w:szCs w:val="26"/>
        </w:rPr>
        <w:t xml:space="preserve"> mentre il database </w:t>
      </w:r>
      <w:r w:rsidR="00310BAB">
        <w:rPr>
          <w:rFonts w:ascii="Times New Roman" w:hAnsi="Times New Roman" w:cs="Times New Roman"/>
          <w:sz w:val="26"/>
          <w:szCs w:val="26"/>
        </w:rPr>
        <w:t>di</w:t>
      </w:r>
      <w:r>
        <w:rPr>
          <w:rFonts w:ascii="Times New Roman" w:hAnsi="Times New Roman" w:cs="Times New Roman"/>
          <w:sz w:val="26"/>
          <w:szCs w:val="26"/>
        </w:rPr>
        <w:t xml:space="preserve"> riferimento si chiama “test”. Se sul server RethinkDB non esiste quel </w:t>
      </w:r>
      <w:r w:rsidR="00310BAB">
        <w:rPr>
          <w:rFonts w:ascii="Times New Roman" w:hAnsi="Times New Roman" w:cs="Times New Roman"/>
          <w:sz w:val="26"/>
          <w:szCs w:val="26"/>
        </w:rPr>
        <w:t>database,</w:t>
      </w:r>
      <w:r>
        <w:rPr>
          <w:rFonts w:ascii="Times New Roman" w:hAnsi="Times New Roman" w:cs="Times New Roman"/>
          <w:sz w:val="26"/>
          <w:szCs w:val="26"/>
        </w:rPr>
        <w:t xml:space="preserve"> ne viene creato uno nuovo con quel nome e </w:t>
      </w:r>
      <w:r w:rsidR="00CD206F">
        <w:rPr>
          <w:rFonts w:ascii="Times New Roman" w:hAnsi="Times New Roman" w:cs="Times New Roman"/>
          <w:sz w:val="26"/>
          <w:szCs w:val="26"/>
        </w:rPr>
        <w:t>sono</w:t>
      </w:r>
      <w:r>
        <w:rPr>
          <w:rFonts w:ascii="Times New Roman" w:hAnsi="Times New Roman" w:cs="Times New Roman"/>
          <w:sz w:val="26"/>
          <w:szCs w:val="26"/>
        </w:rPr>
        <w:t xml:space="preserve"> inserite tutte le tabelle considerate dalla libreria di “sistema”. Come già specificato precedentemente, sarà inserita solamente la tabella </w:t>
      </w:r>
      <w:r w:rsidRPr="00E46F9F">
        <w:rPr>
          <w:rFonts w:ascii="Times New Roman" w:hAnsi="Times New Roman" w:cs="Times New Roman"/>
          <w:i/>
          <w:sz w:val="26"/>
          <w:szCs w:val="26"/>
        </w:rPr>
        <w:t>Notifications</w:t>
      </w:r>
      <w:r>
        <w:rPr>
          <w:rFonts w:ascii="Times New Roman" w:hAnsi="Times New Roman" w:cs="Times New Roman"/>
          <w:sz w:val="26"/>
          <w:szCs w:val="26"/>
        </w:rPr>
        <w:t xml:space="preserve"> </w:t>
      </w:r>
      <w:r w:rsidR="006A6DFF">
        <w:rPr>
          <w:rFonts w:ascii="Times New Roman" w:hAnsi="Times New Roman" w:cs="Times New Roman"/>
          <w:sz w:val="26"/>
          <w:szCs w:val="26"/>
        </w:rPr>
        <w:t xml:space="preserve">perché </w:t>
      </w:r>
      <w:r w:rsidR="00694219">
        <w:rPr>
          <w:rFonts w:ascii="Times New Roman" w:hAnsi="Times New Roman" w:cs="Times New Roman"/>
          <w:sz w:val="26"/>
          <w:szCs w:val="26"/>
        </w:rPr>
        <w:t xml:space="preserve">il contesto aziendale </w:t>
      </w:r>
      <w:r w:rsidR="006A6DFF">
        <w:rPr>
          <w:rFonts w:ascii="Times New Roman" w:hAnsi="Times New Roman" w:cs="Times New Roman"/>
          <w:sz w:val="26"/>
          <w:szCs w:val="26"/>
        </w:rPr>
        <w:t>richiedeva un</w:t>
      </w:r>
      <w:r w:rsidR="00694219">
        <w:rPr>
          <w:rFonts w:ascii="Times New Roman" w:hAnsi="Times New Roman" w:cs="Times New Roman"/>
          <w:sz w:val="26"/>
          <w:szCs w:val="26"/>
        </w:rPr>
        <w:t>’unica “tabella di sistema”.</w:t>
      </w:r>
    </w:p>
    <w:p w14:paraId="503823CC" w14:textId="77777777" w:rsidR="00E46F9F" w:rsidRPr="00C52E38" w:rsidRDefault="00694219" w:rsidP="00821B06">
      <w:pPr>
        <w:jc w:val="both"/>
        <w:rPr>
          <w:rFonts w:ascii="Times New Roman" w:hAnsi="Times New Roman" w:cs="Times New Roman"/>
          <w:sz w:val="26"/>
          <w:szCs w:val="26"/>
        </w:rPr>
      </w:pPr>
      <w:r>
        <w:rPr>
          <w:rFonts w:ascii="Times New Roman" w:hAnsi="Times New Roman" w:cs="Times New Roman"/>
          <w:sz w:val="26"/>
          <w:szCs w:val="26"/>
        </w:rPr>
        <w:tab/>
        <w:t xml:space="preserve">Lo stesso oggetto che rappresenta la connessione al database richiesto, generato in seguito all’istanziamento di </w:t>
      </w:r>
      <w:r w:rsidRPr="00694219">
        <w:rPr>
          <w:rFonts w:ascii="Times New Roman" w:hAnsi="Times New Roman" w:cs="Times New Roman"/>
          <w:i/>
          <w:sz w:val="26"/>
          <w:szCs w:val="26"/>
        </w:rPr>
        <w:t>UtilityRethink</w:t>
      </w:r>
      <w:r>
        <w:rPr>
          <w:rFonts w:ascii="Times New Roman" w:hAnsi="Times New Roman" w:cs="Times New Roman"/>
          <w:sz w:val="26"/>
          <w:szCs w:val="26"/>
        </w:rPr>
        <w:t>, viene infine “passato” a tutti i sotto-componenti principali di libreria (</w:t>
      </w:r>
      <w:r w:rsidRPr="00C90001">
        <w:rPr>
          <w:rFonts w:ascii="Times New Roman" w:hAnsi="Times New Roman" w:cs="Times New Roman"/>
          <w:i/>
          <w:sz w:val="26"/>
          <w:szCs w:val="26"/>
        </w:rPr>
        <w:t>DbManager</w:t>
      </w:r>
      <w:r w:rsidRPr="00D36FCD">
        <w:rPr>
          <w:rFonts w:ascii="Times New Roman" w:hAnsi="Times New Roman" w:cs="Times New Roman"/>
          <w:sz w:val="26"/>
          <w:szCs w:val="26"/>
        </w:rPr>
        <w:t xml:space="preserve"> e</w:t>
      </w:r>
      <w:r>
        <w:rPr>
          <w:rFonts w:ascii="Times New Roman" w:hAnsi="Times New Roman" w:cs="Times New Roman"/>
          <w:sz w:val="26"/>
          <w:szCs w:val="26"/>
        </w:rPr>
        <w:t xml:space="preserve"> </w:t>
      </w:r>
      <w:r w:rsidRPr="00C90001">
        <w:rPr>
          <w:rFonts w:ascii="Times New Roman" w:hAnsi="Times New Roman" w:cs="Times New Roman"/>
          <w:i/>
          <w:sz w:val="26"/>
          <w:szCs w:val="26"/>
        </w:rPr>
        <w:t>INotificationsManager</w:t>
      </w:r>
      <w:r>
        <w:rPr>
          <w:rFonts w:ascii="Times New Roman" w:hAnsi="Times New Roman" w:cs="Times New Roman"/>
          <w:i/>
          <w:sz w:val="26"/>
          <w:szCs w:val="26"/>
        </w:rPr>
        <w:t xml:space="preserve">) </w:t>
      </w:r>
      <w:r>
        <w:rPr>
          <w:rFonts w:ascii="Times New Roman" w:hAnsi="Times New Roman" w:cs="Times New Roman"/>
          <w:sz w:val="26"/>
          <w:szCs w:val="26"/>
        </w:rPr>
        <w:t xml:space="preserve">per poter essere utilizzato </w:t>
      </w:r>
      <w:r w:rsidR="006A6DFF">
        <w:rPr>
          <w:rFonts w:ascii="Times New Roman" w:hAnsi="Times New Roman" w:cs="Times New Roman"/>
          <w:sz w:val="26"/>
          <w:szCs w:val="26"/>
        </w:rPr>
        <w:t>come tramite con il</w:t>
      </w:r>
      <w:r>
        <w:rPr>
          <w:rFonts w:ascii="Times New Roman" w:hAnsi="Times New Roman" w:cs="Times New Roman"/>
          <w:sz w:val="26"/>
          <w:szCs w:val="26"/>
        </w:rPr>
        <w:t xml:space="preserve"> server RethinkDB.</w:t>
      </w:r>
    </w:p>
    <w:p w14:paraId="14C2390E" w14:textId="77777777" w:rsidR="00AE25B6" w:rsidRDefault="00AE25B6" w:rsidP="00DD04E8">
      <w:pPr>
        <w:rPr>
          <w:rFonts w:ascii="Times New Roman" w:hAnsi="Times New Roman" w:cs="Times New Roman"/>
          <w:sz w:val="26"/>
          <w:szCs w:val="26"/>
        </w:rPr>
      </w:pPr>
    </w:p>
    <w:p w14:paraId="7A138FCB" w14:textId="77777777" w:rsidR="00AE25B6" w:rsidRDefault="00AE25B6" w:rsidP="00DD04E8">
      <w:pPr>
        <w:rPr>
          <w:rFonts w:ascii="Times New Roman" w:hAnsi="Times New Roman" w:cs="Times New Roman"/>
          <w:sz w:val="26"/>
          <w:szCs w:val="26"/>
        </w:rPr>
      </w:pPr>
    </w:p>
    <w:p w14:paraId="5B806A69" w14:textId="77777777" w:rsidR="00C80224" w:rsidRDefault="00E46F9F" w:rsidP="00C80224">
      <w:pPr>
        <w:keepNext/>
      </w:pPr>
      <w:r w:rsidRPr="00E46F9F">
        <w:rPr>
          <w:rFonts w:ascii="Times New Roman" w:hAnsi="Times New Roman" w:cs="Times New Roman"/>
          <w:noProof/>
          <w:sz w:val="26"/>
          <w:szCs w:val="26"/>
          <w:lang w:bidi="ar-SA"/>
        </w:rPr>
        <w:drawing>
          <wp:inline distT="0" distB="0" distL="0" distR="0" wp14:anchorId="050C224C" wp14:editId="3D8C82EB">
            <wp:extent cx="6120130" cy="418324"/>
            <wp:effectExtent l="19050" t="0" r="0" b="0"/>
            <wp:docPr id="8" name="Immagine 1" descr="C:\Users\Utente\Desktop\francesco\Università\Tesi\rethinkdb\FotoCodice\UtilityRethinkCod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tente\Desktop\francesco\Università\Tesi\rethinkdb\FotoCodice\UtilityRethinkCodice.JPG"/>
                    <pic:cNvPicPr>
                      <a:picLocks noChangeAspect="1" noChangeArrowheads="1"/>
                    </pic:cNvPicPr>
                  </pic:nvPicPr>
                  <pic:blipFill>
                    <a:blip r:embed="rId32" cstate="print"/>
                    <a:srcRect/>
                    <a:stretch>
                      <a:fillRect/>
                    </a:stretch>
                  </pic:blipFill>
                  <pic:spPr bwMode="auto">
                    <a:xfrm>
                      <a:off x="0" y="0"/>
                      <a:ext cx="6120130" cy="418324"/>
                    </a:xfrm>
                    <a:prstGeom prst="rect">
                      <a:avLst/>
                    </a:prstGeom>
                    <a:noFill/>
                    <a:ln w="9525">
                      <a:noFill/>
                      <a:miter lim="800000"/>
                      <a:headEnd/>
                      <a:tailEnd/>
                    </a:ln>
                  </pic:spPr>
                </pic:pic>
              </a:graphicData>
            </a:graphic>
          </wp:inline>
        </w:drawing>
      </w:r>
    </w:p>
    <w:p w14:paraId="687F2E29" w14:textId="77777777" w:rsidR="00AE25B6" w:rsidRPr="00C80224" w:rsidRDefault="0093258C" w:rsidP="00C80224">
      <w:pPr>
        <w:pStyle w:val="Didascalia"/>
        <w:rPr>
          <w:rFonts w:ascii="Times New Roman" w:hAnsi="Times New Roman" w:cs="Times New Roman"/>
          <w:b w:val="0"/>
          <w:color w:val="auto"/>
          <w:sz w:val="26"/>
          <w:szCs w:val="26"/>
        </w:rPr>
      </w:pPr>
      <w:r>
        <w:rPr>
          <w:rFonts w:ascii="Times New Roman" w:hAnsi="Times New Roman" w:cs="Times New Roman"/>
          <w:b w:val="0"/>
          <w:color w:val="auto"/>
          <w:sz w:val="26"/>
          <w:szCs w:val="26"/>
        </w:rPr>
        <w:t>Figura 4</w:t>
      </w:r>
      <w:r w:rsidR="0079242D">
        <w:rPr>
          <w:rFonts w:ascii="Times New Roman" w:hAnsi="Times New Roman" w:cs="Times New Roman"/>
          <w:b w:val="0"/>
          <w:color w:val="auto"/>
          <w:sz w:val="26"/>
          <w:szCs w:val="26"/>
        </w:rPr>
        <w:t>.</w:t>
      </w:r>
      <w:r>
        <w:rPr>
          <w:rFonts w:ascii="Times New Roman" w:hAnsi="Times New Roman" w:cs="Times New Roman"/>
          <w:b w:val="0"/>
          <w:color w:val="auto"/>
          <w:sz w:val="26"/>
          <w:szCs w:val="26"/>
        </w:rPr>
        <w:t>10</w:t>
      </w:r>
      <w:r w:rsidR="00C80224" w:rsidRPr="00C80224">
        <w:rPr>
          <w:rFonts w:ascii="Times New Roman" w:hAnsi="Times New Roman" w:cs="Times New Roman"/>
          <w:b w:val="0"/>
          <w:color w:val="auto"/>
          <w:sz w:val="26"/>
          <w:szCs w:val="26"/>
        </w:rPr>
        <w:t xml:space="preserve"> </w:t>
      </w:r>
    </w:p>
    <w:p w14:paraId="721AC9EF" w14:textId="77777777" w:rsidR="00AE25B6" w:rsidRDefault="00AE25B6" w:rsidP="00DD04E8">
      <w:pPr>
        <w:rPr>
          <w:rFonts w:ascii="Times New Roman" w:hAnsi="Times New Roman" w:cs="Times New Roman"/>
          <w:sz w:val="26"/>
          <w:szCs w:val="26"/>
        </w:rPr>
      </w:pPr>
    </w:p>
    <w:p w14:paraId="08C1DD60" w14:textId="77777777" w:rsidR="00C80224" w:rsidRDefault="00C80224" w:rsidP="00DD04E8">
      <w:pPr>
        <w:pStyle w:val="Titolo4"/>
        <w:rPr>
          <w:rFonts w:ascii="Times New Roman" w:hAnsi="Times New Roman" w:cs="Times New Roman"/>
          <w:b w:val="0"/>
          <w:i w:val="0"/>
          <w:color w:val="auto"/>
          <w:sz w:val="30"/>
          <w:szCs w:val="30"/>
        </w:rPr>
      </w:pPr>
      <w:bookmarkStart w:id="52" w:name="_Toc58000384"/>
    </w:p>
    <w:p w14:paraId="10564F9E" w14:textId="77777777" w:rsidR="0079242D" w:rsidRDefault="0079242D" w:rsidP="0079242D"/>
    <w:p w14:paraId="5A392C86" w14:textId="77777777" w:rsidR="0079242D" w:rsidRPr="0079242D" w:rsidRDefault="0079242D" w:rsidP="0079242D"/>
    <w:p w14:paraId="5E6DFF7F" w14:textId="77777777" w:rsidR="00E96D26" w:rsidRPr="00E96D26" w:rsidRDefault="00E96D26" w:rsidP="00E96D26"/>
    <w:p w14:paraId="3CEF9DC7" w14:textId="77777777" w:rsidR="00143B0E" w:rsidRPr="0079242D" w:rsidRDefault="00143B0E" w:rsidP="0079242D">
      <w:pPr>
        <w:pStyle w:val="Titolo3"/>
        <w:ind w:left="0"/>
        <w:rPr>
          <w:rFonts w:ascii="Times New Roman" w:hAnsi="Times New Roman" w:cs="Times New Roman"/>
          <w:sz w:val="32"/>
          <w:szCs w:val="32"/>
        </w:rPr>
      </w:pPr>
      <w:bookmarkStart w:id="53" w:name="_Toc61196318"/>
      <w:r w:rsidRPr="0079242D">
        <w:rPr>
          <w:rFonts w:ascii="Times New Roman" w:hAnsi="Times New Roman" w:cs="Times New Roman"/>
          <w:sz w:val="32"/>
          <w:szCs w:val="32"/>
        </w:rPr>
        <w:lastRenderedPageBreak/>
        <w:t>Simple Injector</w:t>
      </w:r>
      <w:bookmarkEnd w:id="53"/>
      <w:r w:rsidRPr="0079242D">
        <w:rPr>
          <w:rFonts w:ascii="Times New Roman" w:hAnsi="Times New Roman" w:cs="Times New Roman"/>
          <w:sz w:val="32"/>
          <w:szCs w:val="32"/>
        </w:rPr>
        <w:t xml:space="preserve"> </w:t>
      </w:r>
    </w:p>
    <w:p w14:paraId="4F84B1AF" w14:textId="77777777" w:rsidR="00143B0E" w:rsidRDefault="00143B0E" w:rsidP="00143B0E">
      <w:pPr>
        <w:pStyle w:val="Titolo1"/>
        <w:ind w:left="0"/>
        <w:rPr>
          <w:sz w:val="24"/>
          <w:szCs w:val="24"/>
        </w:rPr>
      </w:pPr>
    </w:p>
    <w:p w14:paraId="30A170F9" w14:textId="77777777" w:rsidR="00143B0E" w:rsidRPr="00D36FCD" w:rsidRDefault="00143B0E" w:rsidP="00143B0E">
      <w:pPr>
        <w:jc w:val="both"/>
        <w:rPr>
          <w:rFonts w:ascii="Times New Roman" w:hAnsi="Times New Roman" w:cs="Times New Roman"/>
          <w:sz w:val="26"/>
          <w:szCs w:val="26"/>
        </w:rPr>
      </w:pPr>
      <w:r>
        <w:rPr>
          <w:rFonts w:ascii="Times New Roman" w:hAnsi="Times New Roman" w:cs="Times New Roman"/>
          <w:sz w:val="26"/>
          <w:szCs w:val="26"/>
        </w:rPr>
        <w:tab/>
        <w:t>Nel codice degli applicativi di frontend e backend</w:t>
      </w:r>
      <w:r w:rsidRPr="00D36FCD">
        <w:rPr>
          <w:rFonts w:ascii="Times New Roman" w:hAnsi="Times New Roman" w:cs="Times New Roman"/>
          <w:sz w:val="26"/>
          <w:szCs w:val="26"/>
        </w:rPr>
        <w:t xml:space="preserve"> aziendali serviva </w:t>
      </w:r>
      <w:r>
        <w:rPr>
          <w:rFonts w:ascii="Times New Roman" w:hAnsi="Times New Roman" w:cs="Times New Roman"/>
          <w:sz w:val="26"/>
          <w:szCs w:val="26"/>
        </w:rPr>
        <w:t xml:space="preserve">la possibilità di </w:t>
      </w:r>
      <w:r w:rsidRPr="00D36FCD">
        <w:rPr>
          <w:rFonts w:ascii="Times New Roman" w:hAnsi="Times New Roman" w:cs="Times New Roman"/>
          <w:sz w:val="26"/>
          <w:szCs w:val="26"/>
        </w:rPr>
        <w:t xml:space="preserve">richiamare la stessa istanza della libreria </w:t>
      </w:r>
      <w:r w:rsidRPr="00CB0D94">
        <w:rPr>
          <w:rFonts w:ascii="Times New Roman" w:hAnsi="Times New Roman" w:cs="Times New Roman"/>
          <w:i/>
          <w:sz w:val="26"/>
          <w:szCs w:val="26"/>
        </w:rPr>
        <w:t>UtilityRethink</w:t>
      </w:r>
      <w:r>
        <w:rPr>
          <w:rFonts w:ascii="Times New Roman" w:hAnsi="Times New Roman" w:cs="Times New Roman"/>
          <w:sz w:val="26"/>
          <w:szCs w:val="26"/>
        </w:rPr>
        <w:t xml:space="preserve"> in diversi punti del codice ed era, inoltre, necessario fornire un punto di accesso globale a tale istanza.</w:t>
      </w:r>
    </w:p>
    <w:p w14:paraId="3C77D799" w14:textId="77777777" w:rsidR="00143B0E" w:rsidRDefault="00143B0E" w:rsidP="00143B0E">
      <w:pPr>
        <w:jc w:val="both"/>
        <w:rPr>
          <w:rFonts w:ascii="Times New Roman" w:hAnsi="Times New Roman" w:cs="Times New Roman"/>
          <w:sz w:val="26"/>
          <w:szCs w:val="26"/>
        </w:rPr>
      </w:pPr>
      <w:r>
        <w:rPr>
          <w:rFonts w:ascii="Times New Roman" w:hAnsi="Times New Roman" w:cs="Times New Roman"/>
          <w:sz w:val="26"/>
          <w:szCs w:val="26"/>
        </w:rPr>
        <w:tab/>
        <w:t>A tal proposito, sono stati approfonditi il</w:t>
      </w:r>
      <w:r w:rsidRPr="00D36FCD">
        <w:rPr>
          <w:rFonts w:ascii="Times New Roman" w:hAnsi="Times New Roman" w:cs="Times New Roman"/>
          <w:sz w:val="26"/>
          <w:szCs w:val="26"/>
        </w:rPr>
        <w:t xml:space="preserve"> </w:t>
      </w:r>
      <w:r>
        <w:rPr>
          <w:rFonts w:ascii="Times New Roman" w:hAnsi="Times New Roman" w:cs="Times New Roman"/>
          <w:sz w:val="26"/>
          <w:szCs w:val="26"/>
        </w:rPr>
        <w:t xml:space="preserve">design </w:t>
      </w:r>
      <w:r w:rsidRPr="00D36FCD">
        <w:rPr>
          <w:rFonts w:ascii="Times New Roman" w:hAnsi="Times New Roman" w:cs="Times New Roman"/>
          <w:sz w:val="26"/>
          <w:szCs w:val="26"/>
        </w:rPr>
        <w:t xml:space="preserve">pattern </w:t>
      </w:r>
      <w:r w:rsidRPr="00CB0D94">
        <w:rPr>
          <w:rFonts w:ascii="Times New Roman" w:hAnsi="Times New Roman" w:cs="Times New Roman"/>
          <w:i/>
          <w:sz w:val="26"/>
          <w:szCs w:val="26"/>
        </w:rPr>
        <w:t>Singleton</w:t>
      </w:r>
      <w:r w:rsidRPr="00D36FCD">
        <w:rPr>
          <w:rFonts w:ascii="Times New Roman" w:hAnsi="Times New Roman" w:cs="Times New Roman"/>
          <w:sz w:val="26"/>
          <w:szCs w:val="26"/>
        </w:rPr>
        <w:t xml:space="preserve"> </w:t>
      </w:r>
      <w:r>
        <w:rPr>
          <w:rFonts w:ascii="Times New Roman" w:hAnsi="Times New Roman" w:cs="Times New Roman"/>
          <w:sz w:val="26"/>
          <w:szCs w:val="26"/>
        </w:rPr>
        <w:t xml:space="preserve">e il </w:t>
      </w:r>
      <w:r w:rsidRPr="00CB0D94">
        <w:rPr>
          <w:rFonts w:ascii="Times New Roman" w:hAnsi="Times New Roman" w:cs="Times New Roman"/>
          <w:i/>
          <w:sz w:val="26"/>
          <w:szCs w:val="26"/>
        </w:rPr>
        <w:t>Factory Method</w:t>
      </w:r>
      <w:r>
        <w:rPr>
          <w:rFonts w:ascii="Times New Roman" w:hAnsi="Times New Roman" w:cs="Times New Roman"/>
          <w:sz w:val="26"/>
          <w:szCs w:val="26"/>
        </w:rPr>
        <w:t>, tipici della programmazione a oggetti, per utilizzare</w:t>
      </w:r>
      <w:r w:rsidRPr="00D36FCD">
        <w:rPr>
          <w:rFonts w:ascii="Times New Roman" w:hAnsi="Times New Roman" w:cs="Times New Roman"/>
          <w:sz w:val="26"/>
          <w:szCs w:val="26"/>
        </w:rPr>
        <w:t xml:space="preserve"> corret</w:t>
      </w:r>
      <w:r>
        <w:rPr>
          <w:rFonts w:ascii="Times New Roman" w:hAnsi="Times New Roman" w:cs="Times New Roman"/>
          <w:sz w:val="26"/>
          <w:szCs w:val="26"/>
        </w:rPr>
        <w:t xml:space="preserve">tamente </w:t>
      </w:r>
      <w:r w:rsidRPr="00D36FCD">
        <w:rPr>
          <w:rFonts w:ascii="Times New Roman" w:hAnsi="Times New Roman" w:cs="Times New Roman"/>
          <w:sz w:val="26"/>
          <w:szCs w:val="26"/>
        </w:rPr>
        <w:t xml:space="preserve">la libreria </w:t>
      </w:r>
      <w:r w:rsidRPr="00CB0D94">
        <w:rPr>
          <w:rFonts w:ascii="Times New Roman" w:hAnsi="Times New Roman" w:cs="Times New Roman"/>
          <w:i/>
          <w:sz w:val="26"/>
          <w:szCs w:val="26"/>
        </w:rPr>
        <w:t>Simple Injector</w:t>
      </w:r>
      <w:r w:rsidRPr="00D36FCD">
        <w:rPr>
          <w:rFonts w:ascii="Times New Roman" w:hAnsi="Times New Roman" w:cs="Times New Roman"/>
          <w:sz w:val="26"/>
          <w:szCs w:val="26"/>
        </w:rPr>
        <w:t>.</w:t>
      </w:r>
      <w:r>
        <w:rPr>
          <w:rFonts w:ascii="Times New Roman" w:hAnsi="Times New Roman" w:cs="Times New Roman"/>
          <w:sz w:val="26"/>
          <w:szCs w:val="26"/>
        </w:rPr>
        <w:t xml:space="preserve"> Attraverso la classe </w:t>
      </w:r>
      <w:r w:rsidRPr="00CB0D94">
        <w:rPr>
          <w:rFonts w:ascii="Times New Roman" w:hAnsi="Times New Roman" w:cs="Times New Roman"/>
          <w:i/>
          <w:sz w:val="26"/>
          <w:szCs w:val="26"/>
        </w:rPr>
        <w:t>Container</w:t>
      </w:r>
      <w:r>
        <w:rPr>
          <w:rFonts w:ascii="Times New Roman" w:hAnsi="Times New Roman" w:cs="Times New Roman"/>
          <w:sz w:val="26"/>
          <w:szCs w:val="26"/>
        </w:rPr>
        <w:t xml:space="preserve">, di </w:t>
      </w:r>
      <w:r w:rsidRPr="00CB0D94">
        <w:rPr>
          <w:rFonts w:ascii="Times New Roman" w:hAnsi="Times New Roman" w:cs="Times New Roman"/>
          <w:i/>
          <w:sz w:val="26"/>
          <w:szCs w:val="26"/>
        </w:rPr>
        <w:t>Simple Injector</w:t>
      </w:r>
      <w:r>
        <w:rPr>
          <w:rFonts w:ascii="Times New Roman" w:hAnsi="Times New Roman" w:cs="Times New Roman"/>
          <w:sz w:val="26"/>
          <w:szCs w:val="26"/>
        </w:rPr>
        <w:t xml:space="preserve">, è possibile registrare </w:t>
      </w:r>
      <w:r w:rsidRPr="00D36FCD">
        <w:rPr>
          <w:rFonts w:ascii="Times New Roman" w:hAnsi="Times New Roman" w:cs="Times New Roman"/>
          <w:sz w:val="26"/>
          <w:szCs w:val="26"/>
        </w:rPr>
        <w:t>un’istanza di una classe</w:t>
      </w:r>
      <w:r>
        <w:rPr>
          <w:rFonts w:ascii="Times New Roman" w:hAnsi="Times New Roman" w:cs="Times New Roman"/>
          <w:sz w:val="26"/>
          <w:szCs w:val="26"/>
        </w:rPr>
        <w:t xml:space="preserve"> come se fosse un “oggetto singleton”</w:t>
      </w:r>
      <w:r w:rsidRPr="00D36FCD">
        <w:rPr>
          <w:rFonts w:ascii="Times New Roman" w:hAnsi="Times New Roman" w:cs="Times New Roman"/>
          <w:sz w:val="26"/>
          <w:szCs w:val="26"/>
        </w:rPr>
        <w:t>.</w:t>
      </w:r>
      <w:r>
        <w:rPr>
          <w:rFonts w:ascii="Times New Roman" w:hAnsi="Times New Roman" w:cs="Times New Roman"/>
          <w:sz w:val="26"/>
          <w:szCs w:val="26"/>
        </w:rPr>
        <w:t xml:space="preserve"> Successivamente alla r</w:t>
      </w:r>
      <w:r w:rsidR="006A6DFF">
        <w:rPr>
          <w:rFonts w:ascii="Times New Roman" w:hAnsi="Times New Roman" w:cs="Times New Roman"/>
          <w:sz w:val="26"/>
          <w:szCs w:val="26"/>
        </w:rPr>
        <w:t xml:space="preserve">egistrazione, la stessa istanza </w:t>
      </w:r>
      <w:r>
        <w:rPr>
          <w:rFonts w:ascii="Times New Roman" w:hAnsi="Times New Roman" w:cs="Times New Roman"/>
          <w:sz w:val="26"/>
          <w:szCs w:val="26"/>
        </w:rPr>
        <w:t>può essere richiamata in diversi punti del codice</w:t>
      </w:r>
      <w:r w:rsidR="0093258C">
        <w:rPr>
          <w:rFonts w:ascii="Times New Roman" w:hAnsi="Times New Roman" w:cs="Times New Roman"/>
          <w:sz w:val="26"/>
          <w:szCs w:val="26"/>
        </w:rPr>
        <w:t xml:space="preserve"> come mostrato in Figura 4</w:t>
      </w:r>
      <w:r w:rsidR="00A5739F">
        <w:rPr>
          <w:rFonts w:ascii="Times New Roman" w:hAnsi="Times New Roman" w:cs="Times New Roman"/>
          <w:sz w:val="26"/>
          <w:szCs w:val="26"/>
        </w:rPr>
        <w:t>.</w:t>
      </w:r>
      <w:r w:rsidR="0093258C">
        <w:rPr>
          <w:rFonts w:ascii="Times New Roman" w:hAnsi="Times New Roman" w:cs="Times New Roman"/>
          <w:sz w:val="26"/>
          <w:szCs w:val="26"/>
        </w:rPr>
        <w:t>11</w:t>
      </w:r>
      <w:r>
        <w:rPr>
          <w:rFonts w:ascii="Times New Roman" w:hAnsi="Times New Roman" w:cs="Times New Roman"/>
          <w:sz w:val="26"/>
          <w:szCs w:val="26"/>
        </w:rPr>
        <w:t xml:space="preserve">. </w:t>
      </w:r>
      <w:r w:rsidR="00BC7937">
        <w:rPr>
          <w:rFonts w:ascii="Times New Roman" w:hAnsi="Times New Roman" w:cs="Times New Roman"/>
          <w:sz w:val="26"/>
          <w:szCs w:val="26"/>
        </w:rPr>
        <w:t xml:space="preserve">Ho </w:t>
      </w:r>
      <w:r w:rsidRPr="00D36FCD">
        <w:rPr>
          <w:rFonts w:ascii="Times New Roman" w:hAnsi="Times New Roman" w:cs="Times New Roman"/>
          <w:sz w:val="26"/>
          <w:szCs w:val="26"/>
        </w:rPr>
        <w:t>sfruttato</w:t>
      </w:r>
      <w:r>
        <w:rPr>
          <w:rFonts w:ascii="Times New Roman" w:hAnsi="Times New Roman" w:cs="Times New Roman"/>
          <w:sz w:val="26"/>
          <w:szCs w:val="26"/>
        </w:rPr>
        <w:t>, quindi,</w:t>
      </w:r>
      <w:r w:rsidRPr="00D36FCD">
        <w:rPr>
          <w:rFonts w:ascii="Times New Roman" w:hAnsi="Times New Roman" w:cs="Times New Roman"/>
          <w:sz w:val="26"/>
          <w:szCs w:val="26"/>
        </w:rPr>
        <w:t xml:space="preserve"> questa caratteristica della libreria</w:t>
      </w:r>
      <w:r>
        <w:rPr>
          <w:rFonts w:ascii="Times New Roman" w:hAnsi="Times New Roman" w:cs="Times New Roman"/>
          <w:sz w:val="26"/>
          <w:szCs w:val="26"/>
        </w:rPr>
        <w:t xml:space="preserve"> </w:t>
      </w:r>
      <w:r w:rsidRPr="00CB0D94">
        <w:rPr>
          <w:rFonts w:ascii="Times New Roman" w:hAnsi="Times New Roman" w:cs="Times New Roman"/>
          <w:i/>
          <w:sz w:val="26"/>
          <w:szCs w:val="26"/>
        </w:rPr>
        <w:t>Simple Injector</w:t>
      </w:r>
      <w:r w:rsidRPr="00D36FCD">
        <w:rPr>
          <w:rFonts w:ascii="Times New Roman" w:hAnsi="Times New Roman" w:cs="Times New Roman"/>
          <w:sz w:val="26"/>
          <w:szCs w:val="26"/>
        </w:rPr>
        <w:t xml:space="preserve"> per </w:t>
      </w:r>
      <w:r>
        <w:rPr>
          <w:rFonts w:ascii="Times New Roman" w:hAnsi="Times New Roman" w:cs="Times New Roman"/>
          <w:sz w:val="26"/>
          <w:szCs w:val="26"/>
        </w:rPr>
        <w:t xml:space="preserve">simulare </w:t>
      </w:r>
      <w:r w:rsidRPr="00D36FCD">
        <w:rPr>
          <w:rFonts w:ascii="Times New Roman" w:hAnsi="Times New Roman" w:cs="Times New Roman"/>
          <w:sz w:val="26"/>
          <w:szCs w:val="26"/>
        </w:rPr>
        <w:t xml:space="preserve">il pattern </w:t>
      </w:r>
      <w:r w:rsidRPr="00CB0D94">
        <w:rPr>
          <w:rFonts w:ascii="Times New Roman" w:hAnsi="Times New Roman" w:cs="Times New Roman"/>
          <w:i/>
          <w:sz w:val="26"/>
          <w:szCs w:val="26"/>
        </w:rPr>
        <w:t>Singleton</w:t>
      </w:r>
      <w:r w:rsidRPr="00D36FCD">
        <w:rPr>
          <w:rFonts w:ascii="Times New Roman" w:hAnsi="Times New Roman" w:cs="Times New Roman"/>
          <w:sz w:val="26"/>
          <w:szCs w:val="26"/>
        </w:rPr>
        <w:t xml:space="preserve"> </w:t>
      </w:r>
      <w:r>
        <w:rPr>
          <w:rFonts w:ascii="Times New Roman" w:hAnsi="Times New Roman" w:cs="Times New Roman"/>
          <w:sz w:val="26"/>
          <w:szCs w:val="26"/>
        </w:rPr>
        <w:t xml:space="preserve">sulla classe </w:t>
      </w:r>
      <w:r w:rsidRPr="00D36FCD">
        <w:rPr>
          <w:rFonts w:ascii="Times New Roman" w:hAnsi="Times New Roman" w:cs="Times New Roman"/>
          <w:sz w:val="26"/>
          <w:szCs w:val="26"/>
        </w:rPr>
        <w:t>principale d</w:t>
      </w:r>
      <w:r>
        <w:rPr>
          <w:rFonts w:ascii="Times New Roman" w:hAnsi="Times New Roman" w:cs="Times New Roman"/>
          <w:sz w:val="26"/>
          <w:szCs w:val="26"/>
        </w:rPr>
        <w:t>ella</w:t>
      </w:r>
      <w:r w:rsidRPr="00D36FCD">
        <w:rPr>
          <w:rFonts w:ascii="Times New Roman" w:hAnsi="Times New Roman" w:cs="Times New Roman"/>
          <w:sz w:val="26"/>
          <w:szCs w:val="26"/>
        </w:rPr>
        <w:t xml:space="preserve"> libreria “UtilityRethink.cs”.</w:t>
      </w:r>
    </w:p>
    <w:p w14:paraId="5C96EBEF" w14:textId="77777777" w:rsidR="00143B0E" w:rsidRDefault="00143B0E" w:rsidP="00143B0E">
      <w:pPr>
        <w:rPr>
          <w:sz w:val="24"/>
          <w:szCs w:val="24"/>
        </w:rPr>
      </w:pPr>
    </w:p>
    <w:p w14:paraId="24E62A7C" w14:textId="77777777" w:rsidR="00143B0E" w:rsidRDefault="00143B0E" w:rsidP="00143B0E">
      <w:pPr>
        <w:pStyle w:val="Titolo1"/>
        <w:ind w:left="0"/>
        <w:rPr>
          <w:sz w:val="24"/>
          <w:szCs w:val="24"/>
        </w:rPr>
      </w:pPr>
    </w:p>
    <w:p w14:paraId="2CF897C9" w14:textId="77777777" w:rsidR="00143B0E" w:rsidRDefault="00143B0E" w:rsidP="00143B0E">
      <w:pPr>
        <w:pStyle w:val="Titolo1"/>
        <w:keepNext/>
        <w:ind w:left="0"/>
      </w:pPr>
      <w:r>
        <w:rPr>
          <w:noProof/>
          <w:lang w:bidi="ar-SA"/>
        </w:rPr>
        <w:drawing>
          <wp:inline distT="0" distB="0" distL="0" distR="0" wp14:anchorId="52874BE2" wp14:editId="2B770720">
            <wp:extent cx="6235700" cy="662940"/>
            <wp:effectExtent l="0" t="0" r="0" b="0"/>
            <wp:docPr id="13"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05251" cy="670334"/>
                    </a:xfrm>
                    <a:prstGeom prst="rect">
                      <a:avLst/>
                    </a:prstGeom>
                    <a:noFill/>
                    <a:ln>
                      <a:noFill/>
                    </a:ln>
                  </pic:spPr>
                </pic:pic>
              </a:graphicData>
            </a:graphic>
          </wp:inline>
        </w:drawing>
      </w:r>
    </w:p>
    <w:p w14:paraId="57E3D176" w14:textId="77777777" w:rsidR="00143B0E" w:rsidRPr="003A1B28" w:rsidRDefault="0093258C" w:rsidP="00143B0E">
      <w:pPr>
        <w:pStyle w:val="Didascalia"/>
        <w:rPr>
          <w:rFonts w:ascii="Times New Roman" w:hAnsi="Times New Roman" w:cs="Times New Roman"/>
          <w:b w:val="0"/>
          <w:color w:val="auto"/>
          <w:sz w:val="26"/>
          <w:szCs w:val="26"/>
        </w:rPr>
      </w:pPr>
      <w:r>
        <w:rPr>
          <w:rFonts w:ascii="Times New Roman" w:hAnsi="Times New Roman" w:cs="Times New Roman"/>
          <w:b w:val="0"/>
          <w:color w:val="auto"/>
          <w:sz w:val="26"/>
          <w:szCs w:val="26"/>
        </w:rPr>
        <w:t>Figura 4.11</w:t>
      </w:r>
      <w:r w:rsidR="00143B0E" w:rsidRPr="003A1B28">
        <w:rPr>
          <w:rFonts w:ascii="Times New Roman" w:hAnsi="Times New Roman" w:cs="Times New Roman"/>
          <w:b w:val="0"/>
          <w:color w:val="auto"/>
          <w:sz w:val="26"/>
          <w:szCs w:val="26"/>
        </w:rPr>
        <w:t xml:space="preserve"> </w:t>
      </w:r>
    </w:p>
    <w:p w14:paraId="59E774BB" w14:textId="77777777" w:rsidR="00143B0E" w:rsidRDefault="00143B0E" w:rsidP="00DD04E8">
      <w:pPr>
        <w:pStyle w:val="Titolo4"/>
        <w:rPr>
          <w:rFonts w:ascii="Times New Roman" w:hAnsi="Times New Roman" w:cs="Times New Roman"/>
          <w:b w:val="0"/>
          <w:i w:val="0"/>
          <w:color w:val="auto"/>
          <w:sz w:val="30"/>
          <w:szCs w:val="30"/>
        </w:rPr>
      </w:pPr>
    </w:p>
    <w:p w14:paraId="1F76141C" w14:textId="77777777" w:rsidR="00143B0E" w:rsidRDefault="00143B0E" w:rsidP="00DD04E8">
      <w:pPr>
        <w:pStyle w:val="Titolo4"/>
        <w:rPr>
          <w:rFonts w:ascii="Times New Roman" w:hAnsi="Times New Roman" w:cs="Times New Roman"/>
          <w:b w:val="0"/>
          <w:i w:val="0"/>
          <w:color w:val="auto"/>
          <w:sz w:val="30"/>
          <w:szCs w:val="30"/>
        </w:rPr>
      </w:pPr>
    </w:p>
    <w:p w14:paraId="0FEE3869" w14:textId="77777777" w:rsidR="00143B0E" w:rsidRDefault="00143B0E" w:rsidP="00DD04E8">
      <w:pPr>
        <w:pStyle w:val="Titolo4"/>
        <w:rPr>
          <w:rFonts w:ascii="Times New Roman" w:hAnsi="Times New Roman" w:cs="Times New Roman"/>
          <w:b w:val="0"/>
          <w:i w:val="0"/>
          <w:color w:val="auto"/>
          <w:sz w:val="30"/>
          <w:szCs w:val="30"/>
        </w:rPr>
      </w:pPr>
    </w:p>
    <w:p w14:paraId="40F6DD80" w14:textId="77777777" w:rsidR="00143B0E" w:rsidRDefault="00143B0E" w:rsidP="00DD04E8">
      <w:pPr>
        <w:pStyle w:val="Titolo4"/>
        <w:rPr>
          <w:rFonts w:ascii="Times New Roman" w:hAnsi="Times New Roman" w:cs="Times New Roman"/>
          <w:b w:val="0"/>
          <w:i w:val="0"/>
          <w:color w:val="auto"/>
          <w:sz w:val="30"/>
          <w:szCs w:val="30"/>
        </w:rPr>
      </w:pPr>
    </w:p>
    <w:p w14:paraId="599C4AAB" w14:textId="77777777" w:rsidR="00143B0E" w:rsidRDefault="00143B0E" w:rsidP="00DD04E8">
      <w:pPr>
        <w:pStyle w:val="Titolo4"/>
        <w:rPr>
          <w:rFonts w:ascii="Times New Roman" w:hAnsi="Times New Roman" w:cs="Times New Roman"/>
          <w:b w:val="0"/>
          <w:i w:val="0"/>
          <w:color w:val="auto"/>
          <w:sz w:val="30"/>
          <w:szCs w:val="30"/>
        </w:rPr>
      </w:pPr>
    </w:p>
    <w:p w14:paraId="5BE973C9" w14:textId="77777777" w:rsidR="00143B0E" w:rsidRDefault="00143B0E" w:rsidP="00DD04E8">
      <w:pPr>
        <w:pStyle w:val="Titolo4"/>
        <w:rPr>
          <w:rFonts w:ascii="Times New Roman" w:hAnsi="Times New Roman" w:cs="Times New Roman"/>
          <w:b w:val="0"/>
          <w:i w:val="0"/>
          <w:color w:val="auto"/>
          <w:sz w:val="30"/>
          <w:szCs w:val="30"/>
        </w:rPr>
      </w:pPr>
    </w:p>
    <w:p w14:paraId="260BD4EA" w14:textId="77777777" w:rsidR="00143B0E" w:rsidRDefault="00143B0E" w:rsidP="00DD04E8">
      <w:pPr>
        <w:pStyle w:val="Titolo4"/>
        <w:rPr>
          <w:rFonts w:ascii="Times New Roman" w:hAnsi="Times New Roman" w:cs="Times New Roman"/>
          <w:b w:val="0"/>
          <w:i w:val="0"/>
          <w:color w:val="auto"/>
          <w:sz w:val="30"/>
          <w:szCs w:val="30"/>
        </w:rPr>
      </w:pPr>
    </w:p>
    <w:p w14:paraId="2EF3E841" w14:textId="77777777" w:rsidR="00143B0E" w:rsidRDefault="00143B0E" w:rsidP="00DD04E8">
      <w:pPr>
        <w:pStyle w:val="Titolo4"/>
        <w:rPr>
          <w:rFonts w:ascii="Times New Roman" w:hAnsi="Times New Roman" w:cs="Times New Roman"/>
          <w:b w:val="0"/>
          <w:i w:val="0"/>
          <w:color w:val="auto"/>
          <w:sz w:val="30"/>
          <w:szCs w:val="30"/>
        </w:rPr>
      </w:pPr>
    </w:p>
    <w:p w14:paraId="5E21D7E2" w14:textId="77777777" w:rsidR="00143B0E" w:rsidRDefault="00143B0E" w:rsidP="00DD04E8">
      <w:pPr>
        <w:pStyle w:val="Titolo4"/>
        <w:rPr>
          <w:rFonts w:ascii="Times New Roman" w:hAnsi="Times New Roman" w:cs="Times New Roman"/>
          <w:b w:val="0"/>
          <w:i w:val="0"/>
          <w:color w:val="auto"/>
          <w:sz w:val="30"/>
          <w:szCs w:val="30"/>
        </w:rPr>
      </w:pPr>
    </w:p>
    <w:p w14:paraId="5363E3E0" w14:textId="77777777" w:rsidR="00143B0E" w:rsidRDefault="00143B0E" w:rsidP="00DD04E8">
      <w:pPr>
        <w:pStyle w:val="Titolo4"/>
        <w:rPr>
          <w:rFonts w:ascii="Times New Roman" w:hAnsi="Times New Roman" w:cs="Times New Roman"/>
          <w:b w:val="0"/>
          <w:i w:val="0"/>
          <w:color w:val="auto"/>
          <w:sz w:val="30"/>
          <w:szCs w:val="30"/>
        </w:rPr>
      </w:pPr>
    </w:p>
    <w:p w14:paraId="3A29DBFF" w14:textId="77777777" w:rsidR="00143B0E" w:rsidRDefault="00143B0E" w:rsidP="00DD04E8">
      <w:pPr>
        <w:pStyle w:val="Titolo4"/>
        <w:rPr>
          <w:rFonts w:ascii="Times New Roman" w:hAnsi="Times New Roman" w:cs="Times New Roman"/>
          <w:b w:val="0"/>
          <w:i w:val="0"/>
          <w:color w:val="auto"/>
          <w:sz w:val="30"/>
          <w:szCs w:val="30"/>
        </w:rPr>
      </w:pPr>
    </w:p>
    <w:p w14:paraId="72E99462" w14:textId="77777777" w:rsidR="00143B0E" w:rsidRDefault="00143B0E" w:rsidP="00DD04E8">
      <w:pPr>
        <w:pStyle w:val="Titolo4"/>
        <w:rPr>
          <w:rFonts w:ascii="Times New Roman" w:hAnsi="Times New Roman" w:cs="Times New Roman"/>
          <w:b w:val="0"/>
          <w:i w:val="0"/>
          <w:color w:val="auto"/>
          <w:sz w:val="30"/>
          <w:szCs w:val="30"/>
        </w:rPr>
      </w:pPr>
    </w:p>
    <w:p w14:paraId="05EE7023" w14:textId="77777777" w:rsidR="00143B0E" w:rsidRDefault="00143B0E" w:rsidP="00143B0E"/>
    <w:p w14:paraId="27509DFF" w14:textId="77777777" w:rsidR="00143B0E" w:rsidRDefault="00143B0E" w:rsidP="00143B0E"/>
    <w:p w14:paraId="5ACA0AB7" w14:textId="77777777" w:rsidR="00143B0E" w:rsidRDefault="00143B0E" w:rsidP="00143B0E"/>
    <w:p w14:paraId="1409E879" w14:textId="77777777" w:rsidR="00143B0E" w:rsidRDefault="00143B0E" w:rsidP="00143B0E"/>
    <w:p w14:paraId="5B282333" w14:textId="77777777" w:rsidR="0079242D" w:rsidRDefault="0079242D" w:rsidP="00143B0E"/>
    <w:p w14:paraId="2DDB530A" w14:textId="77777777" w:rsidR="00143B0E" w:rsidRDefault="00143B0E" w:rsidP="00143B0E"/>
    <w:p w14:paraId="520D759B" w14:textId="77777777" w:rsidR="00143B0E" w:rsidRPr="00143B0E" w:rsidRDefault="00143B0E" w:rsidP="00143B0E"/>
    <w:p w14:paraId="6965A661" w14:textId="77777777" w:rsidR="00DD04E8" w:rsidRPr="0079242D" w:rsidRDefault="00DD04E8" w:rsidP="0079242D">
      <w:pPr>
        <w:pStyle w:val="Titolo3"/>
        <w:ind w:left="0"/>
        <w:rPr>
          <w:rFonts w:ascii="Times New Roman" w:hAnsi="Times New Roman" w:cs="Times New Roman"/>
          <w:sz w:val="32"/>
          <w:szCs w:val="32"/>
        </w:rPr>
      </w:pPr>
      <w:bookmarkStart w:id="54" w:name="_Toc61196319"/>
      <w:r w:rsidRPr="0079242D">
        <w:rPr>
          <w:rFonts w:ascii="Times New Roman" w:hAnsi="Times New Roman" w:cs="Times New Roman"/>
          <w:sz w:val="32"/>
          <w:szCs w:val="32"/>
        </w:rPr>
        <w:t>DbManager</w:t>
      </w:r>
      <w:bookmarkEnd w:id="52"/>
      <w:bookmarkEnd w:id="54"/>
    </w:p>
    <w:p w14:paraId="7BACC6BA" w14:textId="77777777" w:rsidR="00DD04E8" w:rsidRDefault="00DD04E8" w:rsidP="00DD04E8">
      <w:pPr>
        <w:pStyle w:val="Titolo1"/>
        <w:ind w:left="0"/>
        <w:rPr>
          <w:sz w:val="24"/>
          <w:szCs w:val="24"/>
        </w:rPr>
      </w:pPr>
    </w:p>
    <w:p w14:paraId="2E50D890" w14:textId="77777777" w:rsidR="006E5AD8" w:rsidRPr="0093258C" w:rsidRDefault="00DD04E8" w:rsidP="0093258C">
      <w:pPr>
        <w:pStyle w:val="Titolo1"/>
        <w:keepNext/>
        <w:ind w:left="0"/>
      </w:pPr>
      <w:r>
        <w:rPr>
          <w:noProof/>
          <w:sz w:val="24"/>
          <w:szCs w:val="24"/>
          <w:lang w:bidi="ar-SA"/>
        </w:rPr>
        <w:drawing>
          <wp:inline distT="0" distB="0" distL="0" distR="0" wp14:anchorId="1059314B" wp14:editId="48C4B57B">
            <wp:extent cx="6235700" cy="1861882"/>
            <wp:effectExtent l="19050" t="0" r="0" b="0"/>
            <wp:docPr id="17" name="Immagine 4" descr="C:\Users\Utente\Desktop\francesco\Università\Tesi\rethinkdb\Uml\Db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tente\Desktop\francesco\Università\Tesi\rethinkdb\Uml\DbManager.JPG"/>
                    <pic:cNvPicPr>
                      <a:picLocks noChangeAspect="1" noChangeArrowheads="1"/>
                    </pic:cNvPicPr>
                  </pic:nvPicPr>
                  <pic:blipFill>
                    <a:blip r:embed="rId34" cstate="print"/>
                    <a:srcRect/>
                    <a:stretch>
                      <a:fillRect/>
                    </a:stretch>
                  </pic:blipFill>
                  <pic:spPr bwMode="auto">
                    <a:xfrm>
                      <a:off x="0" y="0"/>
                      <a:ext cx="6235700" cy="1861882"/>
                    </a:xfrm>
                    <a:prstGeom prst="rect">
                      <a:avLst/>
                    </a:prstGeom>
                    <a:noFill/>
                    <a:ln w="9525">
                      <a:noFill/>
                      <a:miter lim="800000"/>
                      <a:headEnd/>
                      <a:tailEnd/>
                    </a:ln>
                  </pic:spPr>
                </pic:pic>
              </a:graphicData>
            </a:graphic>
          </wp:inline>
        </w:drawing>
      </w:r>
    </w:p>
    <w:p w14:paraId="6E90E40D" w14:textId="77777777" w:rsidR="00C80224" w:rsidRDefault="00DD04E8" w:rsidP="00C80224">
      <w:pPr>
        <w:pStyle w:val="Titolo1"/>
        <w:keepNext/>
        <w:ind w:left="0"/>
      </w:pPr>
      <w:r>
        <w:rPr>
          <w:noProof/>
          <w:sz w:val="24"/>
          <w:szCs w:val="24"/>
          <w:lang w:bidi="ar-SA"/>
        </w:rPr>
        <w:drawing>
          <wp:inline distT="0" distB="0" distL="0" distR="0" wp14:anchorId="3D73021B" wp14:editId="00249829">
            <wp:extent cx="3181350" cy="208613"/>
            <wp:effectExtent l="19050" t="0" r="0" b="0"/>
            <wp:docPr id="19" name="Immagine 2" descr="C:\Users\Utente\Desktop\francesco\Università\Tesi\rethinkdb\FotoCodice\DbManagerCod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tente\Desktop\francesco\Università\Tesi\rethinkdb\FotoCodice\DbManagerCodice.JPG"/>
                    <pic:cNvPicPr>
                      <a:picLocks noChangeAspect="1" noChangeArrowheads="1"/>
                    </pic:cNvPicPr>
                  </pic:nvPicPr>
                  <pic:blipFill>
                    <a:blip r:embed="rId35" cstate="print"/>
                    <a:srcRect/>
                    <a:stretch>
                      <a:fillRect/>
                    </a:stretch>
                  </pic:blipFill>
                  <pic:spPr bwMode="auto">
                    <a:xfrm>
                      <a:off x="0" y="0"/>
                      <a:ext cx="3181350" cy="208613"/>
                    </a:xfrm>
                    <a:prstGeom prst="rect">
                      <a:avLst/>
                    </a:prstGeom>
                    <a:noFill/>
                    <a:ln w="9525">
                      <a:noFill/>
                      <a:miter lim="800000"/>
                      <a:headEnd/>
                      <a:tailEnd/>
                    </a:ln>
                  </pic:spPr>
                </pic:pic>
              </a:graphicData>
            </a:graphic>
          </wp:inline>
        </w:drawing>
      </w:r>
    </w:p>
    <w:p w14:paraId="4789BB76" w14:textId="77777777" w:rsidR="00DD04E8" w:rsidRPr="00C80224" w:rsidRDefault="0093258C" w:rsidP="00C80224">
      <w:pPr>
        <w:pStyle w:val="Didascalia"/>
        <w:rPr>
          <w:rFonts w:ascii="Times New Roman" w:hAnsi="Times New Roman" w:cs="Times New Roman"/>
          <w:b w:val="0"/>
          <w:color w:val="auto"/>
          <w:sz w:val="26"/>
          <w:szCs w:val="26"/>
        </w:rPr>
      </w:pPr>
      <w:r>
        <w:rPr>
          <w:rFonts w:ascii="Times New Roman" w:hAnsi="Times New Roman" w:cs="Times New Roman"/>
          <w:b w:val="0"/>
          <w:color w:val="auto"/>
          <w:sz w:val="26"/>
          <w:szCs w:val="26"/>
        </w:rPr>
        <w:t>Figura 4</w:t>
      </w:r>
      <w:r w:rsidR="0079242D">
        <w:rPr>
          <w:rFonts w:ascii="Times New Roman" w:hAnsi="Times New Roman" w:cs="Times New Roman"/>
          <w:b w:val="0"/>
          <w:color w:val="auto"/>
          <w:sz w:val="26"/>
          <w:szCs w:val="26"/>
        </w:rPr>
        <w:t>.1</w:t>
      </w:r>
      <w:r>
        <w:rPr>
          <w:rFonts w:ascii="Times New Roman" w:hAnsi="Times New Roman" w:cs="Times New Roman"/>
          <w:b w:val="0"/>
          <w:color w:val="auto"/>
          <w:sz w:val="26"/>
          <w:szCs w:val="26"/>
        </w:rPr>
        <w:t>2</w:t>
      </w:r>
    </w:p>
    <w:p w14:paraId="09E977B6" w14:textId="77777777" w:rsidR="006E5AD8" w:rsidRDefault="006E5AD8" w:rsidP="00DD04E8">
      <w:pPr>
        <w:rPr>
          <w:sz w:val="24"/>
          <w:szCs w:val="24"/>
        </w:rPr>
      </w:pPr>
    </w:p>
    <w:p w14:paraId="5CA22C6D" w14:textId="77777777" w:rsidR="00DD04E8" w:rsidRDefault="00477802" w:rsidP="00821B06">
      <w:pPr>
        <w:jc w:val="both"/>
        <w:rPr>
          <w:rFonts w:ascii="Times New Roman" w:hAnsi="Times New Roman" w:cs="Times New Roman"/>
          <w:sz w:val="26"/>
          <w:szCs w:val="26"/>
        </w:rPr>
      </w:pPr>
      <w:r>
        <w:rPr>
          <w:rFonts w:ascii="Times New Roman" w:hAnsi="Times New Roman" w:cs="Times New Roman"/>
          <w:sz w:val="26"/>
          <w:szCs w:val="26"/>
        </w:rPr>
        <w:tab/>
      </w:r>
      <w:r w:rsidR="00DD04E8">
        <w:rPr>
          <w:rFonts w:ascii="Times New Roman" w:hAnsi="Times New Roman" w:cs="Times New Roman"/>
          <w:sz w:val="26"/>
          <w:szCs w:val="26"/>
        </w:rPr>
        <w:t xml:space="preserve">Il </w:t>
      </w:r>
      <w:r w:rsidR="00DD04E8" w:rsidRPr="006E5AD8">
        <w:rPr>
          <w:rFonts w:ascii="Times New Roman" w:hAnsi="Times New Roman" w:cs="Times New Roman"/>
          <w:i/>
          <w:sz w:val="26"/>
          <w:szCs w:val="26"/>
        </w:rPr>
        <w:t>DbManager</w:t>
      </w:r>
      <w:r w:rsidR="00DD04E8">
        <w:rPr>
          <w:rFonts w:ascii="Times New Roman" w:hAnsi="Times New Roman" w:cs="Times New Roman"/>
          <w:sz w:val="26"/>
          <w:szCs w:val="26"/>
        </w:rPr>
        <w:t xml:space="preserve"> </w:t>
      </w:r>
      <w:r w:rsidR="006836F7">
        <w:rPr>
          <w:rFonts w:ascii="Times New Roman" w:hAnsi="Times New Roman" w:cs="Times New Roman"/>
          <w:sz w:val="26"/>
          <w:szCs w:val="26"/>
        </w:rPr>
        <w:t>permette</w:t>
      </w:r>
      <w:r w:rsidR="00793CC0">
        <w:rPr>
          <w:rFonts w:ascii="Times New Roman" w:hAnsi="Times New Roman" w:cs="Times New Roman"/>
          <w:sz w:val="26"/>
          <w:szCs w:val="26"/>
        </w:rPr>
        <w:t xml:space="preserve"> all’utente di libreria</w:t>
      </w:r>
      <w:r w:rsidR="006836F7">
        <w:rPr>
          <w:rFonts w:ascii="Times New Roman" w:hAnsi="Times New Roman" w:cs="Times New Roman"/>
          <w:sz w:val="26"/>
          <w:szCs w:val="26"/>
        </w:rPr>
        <w:t xml:space="preserve"> di gestire il database </w:t>
      </w:r>
      <w:r w:rsidR="00DD04E8">
        <w:rPr>
          <w:rFonts w:ascii="Times New Roman" w:hAnsi="Times New Roman" w:cs="Times New Roman"/>
          <w:sz w:val="26"/>
          <w:szCs w:val="26"/>
        </w:rPr>
        <w:t>specificato inizialmente</w:t>
      </w:r>
      <w:r w:rsidR="006E5AD8">
        <w:rPr>
          <w:rFonts w:ascii="Times New Roman" w:hAnsi="Times New Roman" w:cs="Times New Roman"/>
          <w:sz w:val="26"/>
          <w:szCs w:val="26"/>
        </w:rPr>
        <w:t xml:space="preserve"> </w:t>
      </w:r>
      <w:r w:rsidR="006836F7">
        <w:rPr>
          <w:rFonts w:ascii="Times New Roman" w:hAnsi="Times New Roman" w:cs="Times New Roman"/>
          <w:sz w:val="26"/>
          <w:szCs w:val="26"/>
        </w:rPr>
        <w:t>al</w:t>
      </w:r>
      <w:r w:rsidR="006E5AD8">
        <w:rPr>
          <w:rFonts w:ascii="Times New Roman" w:hAnsi="Times New Roman" w:cs="Times New Roman"/>
          <w:sz w:val="26"/>
          <w:szCs w:val="26"/>
        </w:rPr>
        <w:t xml:space="preserve">l’istanziamento di </w:t>
      </w:r>
      <w:r w:rsidR="006E5AD8" w:rsidRPr="006E5AD8">
        <w:rPr>
          <w:rFonts w:ascii="Times New Roman" w:hAnsi="Times New Roman" w:cs="Times New Roman"/>
          <w:i/>
          <w:sz w:val="26"/>
          <w:szCs w:val="26"/>
        </w:rPr>
        <w:t>UtilityRethink</w:t>
      </w:r>
      <w:r w:rsidR="00DD04E8">
        <w:rPr>
          <w:rFonts w:ascii="Times New Roman" w:hAnsi="Times New Roman" w:cs="Times New Roman"/>
          <w:sz w:val="26"/>
          <w:szCs w:val="26"/>
        </w:rPr>
        <w:t>.</w:t>
      </w:r>
      <w:r>
        <w:rPr>
          <w:rFonts w:ascii="Times New Roman" w:hAnsi="Times New Roman" w:cs="Times New Roman"/>
          <w:sz w:val="26"/>
          <w:szCs w:val="26"/>
        </w:rPr>
        <w:t xml:space="preserve"> </w:t>
      </w:r>
      <w:r w:rsidR="00DD04E8">
        <w:rPr>
          <w:rFonts w:ascii="Times New Roman" w:hAnsi="Times New Roman" w:cs="Times New Roman"/>
          <w:sz w:val="26"/>
          <w:szCs w:val="26"/>
        </w:rPr>
        <w:t>Tra le funzionalità offerte troviamo la possibilità di creare e eliminare tabelle e indici</w:t>
      </w:r>
      <w:r w:rsidR="0093258C">
        <w:rPr>
          <w:rFonts w:ascii="Times New Roman" w:hAnsi="Times New Roman" w:cs="Times New Roman"/>
          <w:sz w:val="26"/>
          <w:szCs w:val="26"/>
        </w:rPr>
        <w:t xml:space="preserve"> come indicato in figura 4</w:t>
      </w:r>
      <w:r w:rsidR="006A6DFF">
        <w:rPr>
          <w:rFonts w:ascii="Times New Roman" w:hAnsi="Times New Roman" w:cs="Times New Roman"/>
          <w:sz w:val="26"/>
          <w:szCs w:val="26"/>
        </w:rPr>
        <w:t>.1</w:t>
      </w:r>
      <w:r w:rsidR="0093258C">
        <w:rPr>
          <w:rFonts w:ascii="Times New Roman" w:hAnsi="Times New Roman" w:cs="Times New Roman"/>
          <w:sz w:val="26"/>
          <w:szCs w:val="26"/>
        </w:rPr>
        <w:t>2</w:t>
      </w:r>
      <w:r w:rsidR="00DD04E8">
        <w:rPr>
          <w:rFonts w:ascii="Times New Roman" w:hAnsi="Times New Roman" w:cs="Times New Roman"/>
          <w:sz w:val="26"/>
          <w:szCs w:val="26"/>
        </w:rPr>
        <w:t>.</w:t>
      </w:r>
    </w:p>
    <w:p w14:paraId="548F2AFC" w14:textId="77777777" w:rsidR="006A6DFF" w:rsidRPr="00D36FCD" w:rsidRDefault="006A6DFF" w:rsidP="006A6DFF">
      <w:pPr>
        <w:jc w:val="both"/>
        <w:rPr>
          <w:rFonts w:ascii="Times New Roman" w:hAnsi="Times New Roman" w:cs="Times New Roman"/>
          <w:sz w:val="26"/>
          <w:szCs w:val="26"/>
        </w:rPr>
      </w:pPr>
      <w:r>
        <w:rPr>
          <w:rFonts w:ascii="Times New Roman" w:hAnsi="Times New Roman" w:cs="Times New Roman"/>
          <w:sz w:val="26"/>
          <w:szCs w:val="26"/>
        </w:rPr>
        <w:tab/>
        <w:t xml:space="preserve">Il </w:t>
      </w:r>
      <w:r w:rsidRPr="006E5AD8">
        <w:rPr>
          <w:rFonts w:ascii="Times New Roman" w:hAnsi="Times New Roman" w:cs="Times New Roman"/>
          <w:i/>
          <w:sz w:val="26"/>
          <w:szCs w:val="26"/>
        </w:rPr>
        <w:t>DbManager</w:t>
      </w:r>
      <w:r>
        <w:rPr>
          <w:rFonts w:ascii="Times New Roman" w:hAnsi="Times New Roman" w:cs="Times New Roman"/>
          <w:sz w:val="26"/>
          <w:szCs w:val="26"/>
        </w:rPr>
        <w:t xml:space="preserve"> offre, infine, anche la possibilità di riconfigurazione delle repliche e delle shard dei dati di una tabella del database.</w:t>
      </w:r>
    </w:p>
    <w:p w14:paraId="1370FA23" w14:textId="77777777" w:rsidR="006A6DFF" w:rsidRDefault="006A6DFF" w:rsidP="00821B06">
      <w:pPr>
        <w:jc w:val="both"/>
        <w:rPr>
          <w:rFonts w:ascii="Times New Roman" w:hAnsi="Times New Roman" w:cs="Times New Roman"/>
          <w:sz w:val="26"/>
          <w:szCs w:val="26"/>
        </w:rPr>
      </w:pPr>
    </w:p>
    <w:p w14:paraId="7038DC77" w14:textId="77777777" w:rsidR="00DD04E8" w:rsidRDefault="00DD04E8" w:rsidP="00821B06">
      <w:pPr>
        <w:jc w:val="both"/>
        <w:rPr>
          <w:rFonts w:ascii="Times New Roman" w:hAnsi="Times New Roman" w:cs="Times New Roman"/>
          <w:sz w:val="26"/>
          <w:szCs w:val="26"/>
        </w:rPr>
      </w:pPr>
    </w:p>
    <w:p w14:paraId="506EB392" w14:textId="77777777" w:rsidR="00DD04E8" w:rsidRPr="00D36FCD" w:rsidRDefault="00DD04E8" w:rsidP="00821B06">
      <w:pPr>
        <w:jc w:val="both"/>
        <w:rPr>
          <w:rFonts w:ascii="Times New Roman" w:hAnsi="Times New Roman" w:cs="Times New Roman"/>
          <w:sz w:val="26"/>
          <w:szCs w:val="26"/>
        </w:rPr>
      </w:pPr>
      <w:r>
        <w:rPr>
          <w:rFonts w:ascii="Times New Roman" w:hAnsi="Times New Roman" w:cs="Times New Roman"/>
          <w:sz w:val="26"/>
          <w:szCs w:val="26"/>
        </w:rPr>
        <w:t xml:space="preserve">Attenzione: </w:t>
      </w:r>
      <w:r w:rsidRPr="00D36FCD">
        <w:rPr>
          <w:rFonts w:ascii="Times New Roman" w:hAnsi="Times New Roman" w:cs="Times New Roman"/>
          <w:sz w:val="26"/>
          <w:szCs w:val="26"/>
        </w:rPr>
        <w:t xml:space="preserve">Non è possibile eliminare le tabelle </w:t>
      </w:r>
      <w:r w:rsidR="006836F7">
        <w:rPr>
          <w:rFonts w:ascii="Times New Roman" w:hAnsi="Times New Roman" w:cs="Times New Roman"/>
          <w:sz w:val="26"/>
          <w:szCs w:val="26"/>
        </w:rPr>
        <w:t xml:space="preserve">considerate </w:t>
      </w:r>
      <w:r w:rsidRPr="00D36FCD">
        <w:rPr>
          <w:rFonts w:ascii="Times New Roman" w:hAnsi="Times New Roman" w:cs="Times New Roman"/>
          <w:sz w:val="26"/>
          <w:szCs w:val="26"/>
        </w:rPr>
        <w:t>di sistema</w:t>
      </w:r>
      <w:r w:rsidR="006836F7">
        <w:rPr>
          <w:rFonts w:ascii="Times New Roman" w:hAnsi="Times New Roman" w:cs="Times New Roman"/>
          <w:sz w:val="26"/>
          <w:szCs w:val="26"/>
        </w:rPr>
        <w:t xml:space="preserve"> dalla libreria presenti sul</w:t>
      </w:r>
      <w:r>
        <w:rPr>
          <w:rFonts w:ascii="Times New Roman" w:hAnsi="Times New Roman" w:cs="Times New Roman"/>
          <w:sz w:val="26"/>
          <w:szCs w:val="26"/>
        </w:rPr>
        <w:t xml:space="preserve"> d</w:t>
      </w:r>
      <w:r w:rsidR="006836F7">
        <w:rPr>
          <w:rFonts w:ascii="Times New Roman" w:hAnsi="Times New Roman" w:cs="Times New Roman"/>
          <w:sz w:val="26"/>
          <w:szCs w:val="26"/>
        </w:rPr>
        <w:t>ata</w:t>
      </w:r>
      <w:r>
        <w:rPr>
          <w:rFonts w:ascii="Times New Roman" w:hAnsi="Times New Roman" w:cs="Times New Roman"/>
          <w:sz w:val="26"/>
          <w:szCs w:val="26"/>
        </w:rPr>
        <w:t>b</w:t>
      </w:r>
      <w:r w:rsidR="006836F7">
        <w:rPr>
          <w:rFonts w:ascii="Times New Roman" w:hAnsi="Times New Roman" w:cs="Times New Roman"/>
          <w:sz w:val="26"/>
          <w:szCs w:val="26"/>
        </w:rPr>
        <w:t>ase</w:t>
      </w:r>
      <w:r>
        <w:rPr>
          <w:rFonts w:ascii="Times New Roman" w:hAnsi="Times New Roman" w:cs="Times New Roman"/>
          <w:sz w:val="26"/>
          <w:szCs w:val="26"/>
        </w:rPr>
        <w:t xml:space="preserve"> </w:t>
      </w:r>
      <w:r w:rsidR="006E5AD8">
        <w:rPr>
          <w:rFonts w:ascii="Times New Roman" w:hAnsi="Times New Roman" w:cs="Times New Roman"/>
          <w:sz w:val="26"/>
          <w:szCs w:val="26"/>
        </w:rPr>
        <w:t xml:space="preserve"> (es. </w:t>
      </w:r>
      <w:r w:rsidR="006E5AD8" w:rsidRPr="006E5AD8">
        <w:rPr>
          <w:rFonts w:ascii="Times New Roman" w:hAnsi="Times New Roman" w:cs="Times New Roman"/>
          <w:i/>
          <w:sz w:val="26"/>
          <w:szCs w:val="26"/>
        </w:rPr>
        <w:t>Notification</w:t>
      </w:r>
      <w:r w:rsidR="006836F7">
        <w:rPr>
          <w:rFonts w:ascii="Times New Roman" w:hAnsi="Times New Roman" w:cs="Times New Roman"/>
          <w:i/>
          <w:sz w:val="26"/>
          <w:szCs w:val="26"/>
        </w:rPr>
        <w:t>s</w:t>
      </w:r>
      <w:r w:rsidRPr="00D36FCD">
        <w:rPr>
          <w:rFonts w:ascii="Times New Roman" w:hAnsi="Times New Roman" w:cs="Times New Roman"/>
          <w:sz w:val="26"/>
          <w:szCs w:val="26"/>
        </w:rPr>
        <w:t xml:space="preserve">).  </w:t>
      </w:r>
    </w:p>
    <w:p w14:paraId="41EBC912" w14:textId="77777777" w:rsidR="00DD04E8" w:rsidRDefault="00DD04E8" w:rsidP="00821B06">
      <w:pPr>
        <w:jc w:val="both"/>
        <w:rPr>
          <w:rFonts w:ascii="Times New Roman" w:hAnsi="Times New Roman" w:cs="Times New Roman"/>
          <w:sz w:val="26"/>
          <w:szCs w:val="26"/>
        </w:rPr>
      </w:pPr>
    </w:p>
    <w:p w14:paraId="0D8D9A00" w14:textId="77777777" w:rsidR="00DD04E8" w:rsidRPr="00D36FCD" w:rsidRDefault="000E2A07" w:rsidP="00821B06">
      <w:pPr>
        <w:jc w:val="both"/>
        <w:rPr>
          <w:rFonts w:ascii="Times New Roman" w:hAnsi="Times New Roman" w:cs="Times New Roman"/>
          <w:sz w:val="26"/>
          <w:szCs w:val="26"/>
        </w:rPr>
      </w:pPr>
      <w:r>
        <w:rPr>
          <w:rFonts w:ascii="Times New Roman" w:hAnsi="Times New Roman" w:cs="Times New Roman"/>
          <w:sz w:val="26"/>
          <w:szCs w:val="26"/>
        </w:rPr>
        <w:tab/>
      </w:r>
    </w:p>
    <w:p w14:paraId="0C59990B" w14:textId="77777777" w:rsidR="00DD04E8" w:rsidRDefault="00DD04E8" w:rsidP="00DD04E8">
      <w:pPr>
        <w:pStyle w:val="Titolo1"/>
        <w:ind w:left="0"/>
        <w:rPr>
          <w:sz w:val="24"/>
          <w:szCs w:val="24"/>
        </w:rPr>
      </w:pPr>
    </w:p>
    <w:p w14:paraId="6450E075" w14:textId="77777777" w:rsidR="00DD04E8" w:rsidRDefault="00DD04E8" w:rsidP="00DD04E8">
      <w:pPr>
        <w:pStyle w:val="Titolo1"/>
        <w:ind w:left="0"/>
        <w:rPr>
          <w:sz w:val="24"/>
          <w:szCs w:val="24"/>
        </w:rPr>
      </w:pPr>
    </w:p>
    <w:p w14:paraId="0DBFE1D1" w14:textId="77777777" w:rsidR="00DD04E8" w:rsidRDefault="00DD04E8" w:rsidP="00DD04E8">
      <w:pPr>
        <w:pStyle w:val="Titolo1"/>
        <w:ind w:left="0"/>
        <w:rPr>
          <w:sz w:val="24"/>
          <w:szCs w:val="24"/>
        </w:rPr>
      </w:pPr>
    </w:p>
    <w:p w14:paraId="1546C554" w14:textId="77777777" w:rsidR="00DD04E8" w:rsidRDefault="00DD04E8" w:rsidP="00DD04E8">
      <w:pPr>
        <w:pStyle w:val="Titolo1"/>
        <w:ind w:left="0"/>
        <w:rPr>
          <w:sz w:val="24"/>
          <w:szCs w:val="24"/>
        </w:rPr>
      </w:pPr>
    </w:p>
    <w:p w14:paraId="570CD60C" w14:textId="77777777" w:rsidR="00DD04E8" w:rsidRDefault="00DD04E8" w:rsidP="00DD04E8">
      <w:pPr>
        <w:pStyle w:val="Titolo1"/>
        <w:ind w:left="0"/>
        <w:rPr>
          <w:sz w:val="24"/>
          <w:szCs w:val="24"/>
        </w:rPr>
      </w:pPr>
    </w:p>
    <w:p w14:paraId="227C5C7C" w14:textId="77777777" w:rsidR="00DD04E8" w:rsidRDefault="00DD04E8" w:rsidP="00DD04E8">
      <w:pPr>
        <w:pStyle w:val="Titolo1"/>
        <w:ind w:left="0"/>
        <w:rPr>
          <w:sz w:val="24"/>
          <w:szCs w:val="24"/>
        </w:rPr>
      </w:pPr>
    </w:p>
    <w:p w14:paraId="17F4B786" w14:textId="77777777" w:rsidR="00DD04E8" w:rsidRDefault="00DD04E8" w:rsidP="00DD04E8">
      <w:pPr>
        <w:pStyle w:val="Titolo1"/>
        <w:ind w:left="0"/>
        <w:rPr>
          <w:sz w:val="24"/>
          <w:szCs w:val="24"/>
        </w:rPr>
      </w:pPr>
    </w:p>
    <w:p w14:paraId="2231452E" w14:textId="77777777" w:rsidR="00DD04E8" w:rsidRDefault="00DD04E8" w:rsidP="00DD04E8">
      <w:pPr>
        <w:pStyle w:val="Titolo1"/>
        <w:ind w:left="0"/>
        <w:rPr>
          <w:sz w:val="24"/>
          <w:szCs w:val="24"/>
        </w:rPr>
      </w:pPr>
    </w:p>
    <w:p w14:paraId="5737C3B6" w14:textId="77777777" w:rsidR="00DD04E8" w:rsidRDefault="00DD04E8" w:rsidP="00DD04E8">
      <w:pPr>
        <w:pStyle w:val="Titolo1"/>
        <w:ind w:left="0"/>
        <w:rPr>
          <w:sz w:val="24"/>
          <w:szCs w:val="24"/>
        </w:rPr>
      </w:pPr>
    </w:p>
    <w:p w14:paraId="115BFA55" w14:textId="77777777" w:rsidR="00DD04E8" w:rsidRDefault="00DD04E8" w:rsidP="00DD04E8">
      <w:pPr>
        <w:pStyle w:val="Titolo1"/>
        <w:ind w:left="0"/>
        <w:rPr>
          <w:sz w:val="24"/>
          <w:szCs w:val="24"/>
        </w:rPr>
      </w:pPr>
    </w:p>
    <w:p w14:paraId="109F40DC" w14:textId="77777777" w:rsidR="00DD04E8" w:rsidRDefault="00DD04E8" w:rsidP="00DD04E8">
      <w:pPr>
        <w:pStyle w:val="Titolo1"/>
        <w:ind w:left="0"/>
        <w:rPr>
          <w:sz w:val="24"/>
          <w:szCs w:val="24"/>
        </w:rPr>
      </w:pPr>
    </w:p>
    <w:p w14:paraId="4887F151" w14:textId="77777777" w:rsidR="00DD04E8" w:rsidRDefault="00DD04E8" w:rsidP="00DD04E8">
      <w:pPr>
        <w:pStyle w:val="Titolo1"/>
        <w:ind w:left="0"/>
        <w:rPr>
          <w:sz w:val="24"/>
          <w:szCs w:val="24"/>
        </w:rPr>
      </w:pPr>
    </w:p>
    <w:p w14:paraId="22418F83" w14:textId="77777777" w:rsidR="00DD04E8" w:rsidRDefault="00DD04E8" w:rsidP="00DD04E8">
      <w:pPr>
        <w:pStyle w:val="Titolo1"/>
        <w:ind w:left="0"/>
        <w:rPr>
          <w:sz w:val="24"/>
          <w:szCs w:val="24"/>
        </w:rPr>
      </w:pPr>
    </w:p>
    <w:p w14:paraId="482B5B52" w14:textId="77777777" w:rsidR="00DD04E8" w:rsidRDefault="00DD04E8" w:rsidP="00DD04E8">
      <w:pPr>
        <w:pStyle w:val="Titolo1"/>
        <w:ind w:left="0"/>
        <w:rPr>
          <w:sz w:val="24"/>
          <w:szCs w:val="24"/>
        </w:rPr>
      </w:pPr>
    </w:p>
    <w:p w14:paraId="425B449C" w14:textId="77777777" w:rsidR="00DD04E8" w:rsidRDefault="00DD04E8" w:rsidP="00DD04E8">
      <w:pPr>
        <w:pStyle w:val="Titolo1"/>
        <w:ind w:left="0"/>
        <w:rPr>
          <w:sz w:val="24"/>
          <w:szCs w:val="24"/>
        </w:rPr>
      </w:pPr>
    </w:p>
    <w:p w14:paraId="4263FD1F" w14:textId="77777777" w:rsidR="00DD04E8" w:rsidRDefault="00DD04E8" w:rsidP="00DD04E8">
      <w:pPr>
        <w:pStyle w:val="Titolo1"/>
        <w:ind w:left="0"/>
        <w:rPr>
          <w:color w:val="C0504D"/>
          <w:sz w:val="32"/>
          <w:szCs w:val="32"/>
        </w:rPr>
      </w:pPr>
    </w:p>
    <w:p w14:paraId="10F2700C" w14:textId="77777777" w:rsidR="00DD04E8" w:rsidRPr="0079242D" w:rsidRDefault="00DD04E8" w:rsidP="0079242D">
      <w:pPr>
        <w:pStyle w:val="Titolo3"/>
        <w:ind w:left="0"/>
        <w:rPr>
          <w:rFonts w:ascii="Times New Roman" w:hAnsi="Times New Roman" w:cs="Times New Roman"/>
          <w:sz w:val="32"/>
          <w:szCs w:val="32"/>
        </w:rPr>
      </w:pPr>
      <w:bookmarkStart w:id="55" w:name="_Toc58000385"/>
      <w:bookmarkStart w:id="56" w:name="_Toc61196320"/>
      <w:r w:rsidRPr="0079242D">
        <w:rPr>
          <w:rFonts w:ascii="Times New Roman" w:hAnsi="Times New Roman" w:cs="Times New Roman"/>
          <w:sz w:val="32"/>
          <w:szCs w:val="32"/>
        </w:rPr>
        <w:lastRenderedPageBreak/>
        <w:t>NotificationsManager</w:t>
      </w:r>
      <w:bookmarkEnd w:id="55"/>
      <w:bookmarkEnd w:id="56"/>
    </w:p>
    <w:p w14:paraId="3FC13169" w14:textId="77777777" w:rsidR="00DD04E8" w:rsidRDefault="00DD04E8" w:rsidP="00DD04E8">
      <w:pPr>
        <w:pStyle w:val="Titolo1"/>
        <w:ind w:left="0"/>
        <w:rPr>
          <w:sz w:val="24"/>
          <w:szCs w:val="24"/>
        </w:rPr>
      </w:pPr>
    </w:p>
    <w:p w14:paraId="719153B2" w14:textId="77777777" w:rsidR="006E5AD8" w:rsidRPr="0093258C" w:rsidRDefault="00DD04E8" w:rsidP="0093258C">
      <w:pPr>
        <w:pStyle w:val="Titolo1"/>
        <w:keepNext/>
        <w:ind w:left="0"/>
        <w:rPr>
          <w:rFonts w:ascii="Times New Roman" w:hAnsi="Times New Roman" w:cs="Times New Roman"/>
          <w:sz w:val="26"/>
          <w:szCs w:val="26"/>
        </w:rPr>
      </w:pPr>
      <w:r w:rsidRPr="00C80224">
        <w:rPr>
          <w:rFonts w:ascii="Times New Roman" w:hAnsi="Times New Roman" w:cs="Times New Roman"/>
          <w:noProof/>
          <w:sz w:val="26"/>
          <w:szCs w:val="26"/>
          <w:lang w:bidi="ar-SA"/>
        </w:rPr>
        <w:drawing>
          <wp:inline distT="0" distB="0" distL="0" distR="0" wp14:anchorId="16EE01E9" wp14:editId="43CC1725">
            <wp:extent cx="6235700" cy="2823446"/>
            <wp:effectExtent l="19050" t="0" r="0" b="0"/>
            <wp:docPr id="21" name="Immagine 5" descr="C:\Users\Utente\Desktop\francesco\Università\Tesi\rethinkdb\Uml\Notification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tente\Desktop\francesco\Università\Tesi\rethinkdb\Uml\NotificationManager.JPG"/>
                    <pic:cNvPicPr>
                      <a:picLocks noChangeAspect="1" noChangeArrowheads="1"/>
                    </pic:cNvPicPr>
                  </pic:nvPicPr>
                  <pic:blipFill>
                    <a:blip r:embed="rId36" cstate="print"/>
                    <a:srcRect/>
                    <a:stretch>
                      <a:fillRect/>
                    </a:stretch>
                  </pic:blipFill>
                  <pic:spPr bwMode="auto">
                    <a:xfrm>
                      <a:off x="0" y="0"/>
                      <a:ext cx="6235700" cy="2823446"/>
                    </a:xfrm>
                    <a:prstGeom prst="rect">
                      <a:avLst/>
                    </a:prstGeom>
                    <a:noFill/>
                    <a:ln w="9525">
                      <a:noFill/>
                      <a:miter lim="800000"/>
                      <a:headEnd/>
                      <a:tailEnd/>
                    </a:ln>
                  </pic:spPr>
                </pic:pic>
              </a:graphicData>
            </a:graphic>
          </wp:inline>
        </w:drawing>
      </w:r>
    </w:p>
    <w:p w14:paraId="6F44C999" w14:textId="77777777" w:rsidR="00C80224" w:rsidRDefault="00DD04E8" w:rsidP="00C80224">
      <w:pPr>
        <w:pStyle w:val="Titolo1"/>
        <w:keepNext/>
        <w:ind w:left="0"/>
      </w:pPr>
      <w:r>
        <w:rPr>
          <w:noProof/>
          <w:sz w:val="24"/>
          <w:szCs w:val="24"/>
          <w:lang w:bidi="ar-SA"/>
        </w:rPr>
        <w:drawing>
          <wp:inline distT="0" distB="0" distL="0" distR="0" wp14:anchorId="07A0C3F0" wp14:editId="3D897D8B">
            <wp:extent cx="4448175" cy="192518"/>
            <wp:effectExtent l="19050" t="0" r="9525" b="0"/>
            <wp:docPr id="22" name="Immagine 3" descr="C:\Users\Utente\Desktop\francesco\Università\Tesi\rethinkdb\FotoCodice\Notifications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tente\Desktop\francesco\Università\Tesi\rethinkdb\FotoCodice\NotificationsManager.JPG"/>
                    <pic:cNvPicPr>
                      <a:picLocks noChangeAspect="1" noChangeArrowheads="1"/>
                    </pic:cNvPicPr>
                  </pic:nvPicPr>
                  <pic:blipFill>
                    <a:blip r:embed="rId37" cstate="print"/>
                    <a:srcRect/>
                    <a:stretch>
                      <a:fillRect/>
                    </a:stretch>
                  </pic:blipFill>
                  <pic:spPr bwMode="auto">
                    <a:xfrm>
                      <a:off x="0" y="0"/>
                      <a:ext cx="4448175" cy="192518"/>
                    </a:xfrm>
                    <a:prstGeom prst="rect">
                      <a:avLst/>
                    </a:prstGeom>
                    <a:noFill/>
                    <a:ln w="9525">
                      <a:noFill/>
                      <a:miter lim="800000"/>
                      <a:headEnd/>
                      <a:tailEnd/>
                    </a:ln>
                  </pic:spPr>
                </pic:pic>
              </a:graphicData>
            </a:graphic>
          </wp:inline>
        </w:drawing>
      </w:r>
    </w:p>
    <w:p w14:paraId="3CF6EF30" w14:textId="77777777" w:rsidR="00DD04E8" w:rsidRPr="00C80224" w:rsidRDefault="0093258C" w:rsidP="00C80224">
      <w:pPr>
        <w:pStyle w:val="Didascalia"/>
        <w:rPr>
          <w:rFonts w:ascii="Times New Roman" w:hAnsi="Times New Roman" w:cs="Times New Roman"/>
          <w:b w:val="0"/>
          <w:color w:val="auto"/>
          <w:sz w:val="26"/>
          <w:szCs w:val="26"/>
        </w:rPr>
      </w:pPr>
      <w:r>
        <w:rPr>
          <w:rFonts w:ascii="Times New Roman" w:hAnsi="Times New Roman" w:cs="Times New Roman"/>
          <w:b w:val="0"/>
          <w:color w:val="auto"/>
          <w:sz w:val="26"/>
          <w:szCs w:val="26"/>
        </w:rPr>
        <w:t>Figura 4</w:t>
      </w:r>
      <w:r w:rsidR="0079242D">
        <w:rPr>
          <w:rFonts w:ascii="Times New Roman" w:hAnsi="Times New Roman" w:cs="Times New Roman"/>
          <w:b w:val="0"/>
          <w:color w:val="auto"/>
          <w:sz w:val="26"/>
          <w:szCs w:val="26"/>
        </w:rPr>
        <w:t>.13</w:t>
      </w:r>
    </w:p>
    <w:p w14:paraId="6842E0F9" w14:textId="77777777" w:rsidR="00DD04E8" w:rsidRDefault="00DD04E8" w:rsidP="00DD04E8">
      <w:pPr>
        <w:pStyle w:val="Titolo1"/>
        <w:ind w:left="0"/>
        <w:rPr>
          <w:sz w:val="24"/>
          <w:szCs w:val="24"/>
        </w:rPr>
      </w:pPr>
    </w:p>
    <w:p w14:paraId="68BD96CF" w14:textId="77777777" w:rsidR="00DD04E8" w:rsidRPr="00D36FCD" w:rsidRDefault="000E2A07" w:rsidP="00821B06">
      <w:pPr>
        <w:jc w:val="both"/>
        <w:rPr>
          <w:rFonts w:ascii="Times New Roman" w:hAnsi="Times New Roman" w:cs="Times New Roman"/>
          <w:sz w:val="26"/>
          <w:szCs w:val="26"/>
        </w:rPr>
      </w:pPr>
      <w:r>
        <w:rPr>
          <w:rFonts w:ascii="Times New Roman" w:hAnsi="Times New Roman" w:cs="Times New Roman"/>
          <w:sz w:val="26"/>
          <w:szCs w:val="26"/>
        </w:rPr>
        <w:tab/>
      </w:r>
      <w:r w:rsidR="00DD04E8">
        <w:rPr>
          <w:rFonts w:ascii="Times New Roman" w:hAnsi="Times New Roman" w:cs="Times New Roman"/>
          <w:sz w:val="26"/>
          <w:szCs w:val="26"/>
        </w:rPr>
        <w:t xml:space="preserve">Il </w:t>
      </w:r>
      <w:r w:rsidR="00DD04E8" w:rsidRPr="000E2A07">
        <w:rPr>
          <w:rFonts w:ascii="Times New Roman" w:hAnsi="Times New Roman" w:cs="Times New Roman"/>
          <w:i/>
          <w:sz w:val="26"/>
          <w:szCs w:val="26"/>
        </w:rPr>
        <w:t xml:space="preserve">NotificationsManager </w:t>
      </w:r>
      <w:r w:rsidR="006836F7">
        <w:rPr>
          <w:rFonts w:ascii="Times New Roman" w:hAnsi="Times New Roman" w:cs="Times New Roman"/>
          <w:sz w:val="26"/>
          <w:szCs w:val="26"/>
        </w:rPr>
        <w:t xml:space="preserve">è il componente della libreria utile alla gestione </w:t>
      </w:r>
      <w:r w:rsidR="00DD04E8">
        <w:rPr>
          <w:rFonts w:ascii="Times New Roman" w:hAnsi="Times New Roman" w:cs="Times New Roman"/>
          <w:sz w:val="26"/>
          <w:szCs w:val="26"/>
        </w:rPr>
        <w:t>della ta</w:t>
      </w:r>
      <w:r w:rsidR="006836F7">
        <w:rPr>
          <w:rFonts w:ascii="Times New Roman" w:hAnsi="Times New Roman" w:cs="Times New Roman"/>
          <w:sz w:val="26"/>
          <w:szCs w:val="26"/>
        </w:rPr>
        <w:t xml:space="preserve">bella di sistema </w:t>
      </w:r>
      <w:r w:rsidR="006836F7" w:rsidRPr="006836F7">
        <w:rPr>
          <w:rFonts w:ascii="Times New Roman" w:hAnsi="Times New Roman" w:cs="Times New Roman"/>
          <w:i/>
          <w:sz w:val="26"/>
          <w:szCs w:val="26"/>
        </w:rPr>
        <w:t>Notifications</w:t>
      </w:r>
      <w:r>
        <w:rPr>
          <w:rFonts w:ascii="Times New Roman" w:hAnsi="Times New Roman" w:cs="Times New Roman"/>
          <w:sz w:val="26"/>
          <w:szCs w:val="26"/>
        </w:rPr>
        <w:t xml:space="preserve">. </w:t>
      </w:r>
      <w:r w:rsidR="00DD04E8">
        <w:rPr>
          <w:rFonts w:ascii="Times New Roman" w:hAnsi="Times New Roman" w:cs="Times New Roman"/>
          <w:sz w:val="26"/>
          <w:szCs w:val="26"/>
        </w:rPr>
        <w:t xml:space="preserve">Come sottolineato precedentemente, se in futuro si </w:t>
      </w:r>
      <w:r w:rsidR="006836F7">
        <w:rPr>
          <w:rFonts w:ascii="Times New Roman" w:hAnsi="Times New Roman" w:cs="Times New Roman"/>
          <w:sz w:val="26"/>
          <w:szCs w:val="26"/>
        </w:rPr>
        <w:t xml:space="preserve">dovesse avere </w:t>
      </w:r>
      <w:r w:rsidR="00DD04E8">
        <w:rPr>
          <w:rFonts w:ascii="Times New Roman" w:hAnsi="Times New Roman" w:cs="Times New Roman"/>
          <w:sz w:val="26"/>
          <w:szCs w:val="26"/>
        </w:rPr>
        <w:t xml:space="preserve">la necessità di </w:t>
      </w:r>
      <w:r w:rsidR="006836F7">
        <w:rPr>
          <w:rFonts w:ascii="Times New Roman" w:hAnsi="Times New Roman" w:cs="Times New Roman"/>
          <w:sz w:val="26"/>
          <w:szCs w:val="26"/>
        </w:rPr>
        <w:t>mantenere</w:t>
      </w:r>
      <w:r w:rsidR="00DD04E8">
        <w:rPr>
          <w:rFonts w:ascii="Times New Roman" w:hAnsi="Times New Roman" w:cs="Times New Roman"/>
          <w:sz w:val="26"/>
          <w:szCs w:val="26"/>
        </w:rPr>
        <w:t xml:space="preserve"> </w:t>
      </w:r>
      <w:r w:rsidR="006836F7">
        <w:rPr>
          <w:rFonts w:ascii="Times New Roman" w:hAnsi="Times New Roman" w:cs="Times New Roman"/>
          <w:sz w:val="26"/>
          <w:szCs w:val="26"/>
        </w:rPr>
        <w:t xml:space="preserve">anche altre </w:t>
      </w:r>
      <w:r w:rsidR="00DD04E8">
        <w:rPr>
          <w:rFonts w:ascii="Times New Roman" w:hAnsi="Times New Roman" w:cs="Times New Roman"/>
          <w:sz w:val="26"/>
          <w:szCs w:val="26"/>
        </w:rPr>
        <w:t>“tabelle di sistema”</w:t>
      </w:r>
      <w:r w:rsidR="006836F7">
        <w:rPr>
          <w:rFonts w:ascii="Times New Roman" w:hAnsi="Times New Roman" w:cs="Times New Roman"/>
          <w:sz w:val="26"/>
          <w:szCs w:val="26"/>
        </w:rPr>
        <w:t xml:space="preserve"> oltre a </w:t>
      </w:r>
      <w:r w:rsidR="006836F7" w:rsidRPr="006836F7">
        <w:rPr>
          <w:rFonts w:ascii="Times New Roman" w:hAnsi="Times New Roman" w:cs="Times New Roman"/>
          <w:i/>
          <w:sz w:val="26"/>
          <w:szCs w:val="26"/>
        </w:rPr>
        <w:t>Notifications</w:t>
      </w:r>
      <w:r w:rsidR="006836F7">
        <w:rPr>
          <w:rFonts w:ascii="Times New Roman" w:hAnsi="Times New Roman" w:cs="Times New Roman"/>
          <w:sz w:val="26"/>
          <w:szCs w:val="26"/>
        </w:rPr>
        <w:t xml:space="preserve"> </w:t>
      </w:r>
      <w:r>
        <w:rPr>
          <w:rFonts w:ascii="Times New Roman" w:hAnsi="Times New Roman" w:cs="Times New Roman"/>
          <w:sz w:val="26"/>
          <w:szCs w:val="26"/>
        </w:rPr>
        <w:t>,</w:t>
      </w:r>
      <w:r w:rsidR="00DD04E8">
        <w:rPr>
          <w:rFonts w:ascii="Times New Roman" w:hAnsi="Times New Roman" w:cs="Times New Roman"/>
          <w:sz w:val="26"/>
          <w:szCs w:val="26"/>
        </w:rPr>
        <w:t xml:space="preserve"> si potrà</w:t>
      </w:r>
      <w:r w:rsidR="006836F7">
        <w:rPr>
          <w:rFonts w:ascii="Times New Roman" w:hAnsi="Times New Roman" w:cs="Times New Roman"/>
          <w:sz w:val="26"/>
          <w:szCs w:val="26"/>
        </w:rPr>
        <w:t xml:space="preserve"> semplicemente</w:t>
      </w:r>
      <w:r w:rsidR="00DD04E8">
        <w:rPr>
          <w:rFonts w:ascii="Times New Roman" w:hAnsi="Times New Roman" w:cs="Times New Roman"/>
          <w:sz w:val="26"/>
          <w:szCs w:val="26"/>
        </w:rPr>
        <w:t xml:space="preserve"> </w:t>
      </w:r>
      <w:r w:rsidR="006836F7">
        <w:rPr>
          <w:rFonts w:ascii="Times New Roman" w:hAnsi="Times New Roman" w:cs="Times New Roman"/>
          <w:sz w:val="26"/>
          <w:szCs w:val="26"/>
        </w:rPr>
        <w:t xml:space="preserve">aggiungere </w:t>
      </w:r>
      <w:r w:rsidR="00BC7937">
        <w:rPr>
          <w:rFonts w:ascii="Times New Roman" w:hAnsi="Times New Roman" w:cs="Times New Roman"/>
          <w:sz w:val="26"/>
          <w:szCs w:val="26"/>
        </w:rPr>
        <w:t xml:space="preserve">il suo </w:t>
      </w:r>
      <w:r w:rsidR="00793CC0">
        <w:rPr>
          <w:rFonts w:ascii="Times New Roman" w:hAnsi="Times New Roman" w:cs="Times New Roman"/>
          <w:sz w:val="26"/>
          <w:szCs w:val="26"/>
        </w:rPr>
        <w:t xml:space="preserve">nuovo </w:t>
      </w:r>
      <w:r w:rsidR="00DD04E8">
        <w:rPr>
          <w:rFonts w:ascii="Times New Roman" w:hAnsi="Times New Roman" w:cs="Times New Roman"/>
          <w:sz w:val="26"/>
          <w:szCs w:val="26"/>
        </w:rPr>
        <w:t>m</w:t>
      </w:r>
      <w:r w:rsidR="00DD04E8" w:rsidRPr="00D36FCD">
        <w:rPr>
          <w:rFonts w:ascii="Times New Roman" w:hAnsi="Times New Roman" w:cs="Times New Roman"/>
          <w:sz w:val="26"/>
          <w:szCs w:val="26"/>
        </w:rPr>
        <w:t xml:space="preserve">anager per </w:t>
      </w:r>
      <w:r w:rsidR="00793CC0">
        <w:rPr>
          <w:rFonts w:ascii="Times New Roman" w:hAnsi="Times New Roman" w:cs="Times New Roman"/>
          <w:sz w:val="26"/>
          <w:szCs w:val="26"/>
        </w:rPr>
        <w:t>poter</w:t>
      </w:r>
      <w:r w:rsidR="006A6DFF">
        <w:rPr>
          <w:rFonts w:ascii="Times New Roman" w:hAnsi="Times New Roman" w:cs="Times New Roman"/>
          <w:sz w:val="26"/>
          <w:szCs w:val="26"/>
        </w:rPr>
        <w:t xml:space="preserve"> </w:t>
      </w:r>
      <w:r w:rsidR="00793CC0">
        <w:rPr>
          <w:rFonts w:ascii="Times New Roman" w:hAnsi="Times New Roman" w:cs="Times New Roman"/>
          <w:sz w:val="26"/>
          <w:szCs w:val="26"/>
        </w:rPr>
        <w:t xml:space="preserve">essere gestito </w:t>
      </w:r>
      <w:r w:rsidR="00DD04E8">
        <w:rPr>
          <w:rFonts w:ascii="Times New Roman" w:hAnsi="Times New Roman" w:cs="Times New Roman"/>
          <w:sz w:val="26"/>
          <w:szCs w:val="26"/>
        </w:rPr>
        <w:t>da</w:t>
      </w:r>
      <w:r>
        <w:rPr>
          <w:rFonts w:ascii="Times New Roman" w:hAnsi="Times New Roman" w:cs="Times New Roman"/>
          <w:sz w:val="26"/>
          <w:szCs w:val="26"/>
        </w:rPr>
        <w:t>lla classe principale</w:t>
      </w:r>
      <w:r w:rsidR="00DD04E8">
        <w:rPr>
          <w:rFonts w:ascii="Times New Roman" w:hAnsi="Times New Roman" w:cs="Times New Roman"/>
          <w:sz w:val="26"/>
          <w:szCs w:val="26"/>
        </w:rPr>
        <w:t xml:space="preserve"> </w:t>
      </w:r>
      <w:r w:rsidR="00793CC0">
        <w:rPr>
          <w:rFonts w:ascii="Times New Roman" w:hAnsi="Times New Roman" w:cs="Times New Roman"/>
          <w:sz w:val="26"/>
          <w:szCs w:val="26"/>
        </w:rPr>
        <w:t xml:space="preserve">di libreria </w:t>
      </w:r>
      <w:r w:rsidR="00DD04E8" w:rsidRPr="006836F7">
        <w:rPr>
          <w:rFonts w:ascii="Times New Roman" w:hAnsi="Times New Roman" w:cs="Times New Roman"/>
          <w:i/>
          <w:sz w:val="26"/>
          <w:szCs w:val="26"/>
        </w:rPr>
        <w:t>UtilityRethink</w:t>
      </w:r>
      <w:r w:rsidR="00DD04E8" w:rsidRPr="00D36FCD">
        <w:rPr>
          <w:rFonts w:ascii="Times New Roman" w:hAnsi="Times New Roman" w:cs="Times New Roman"/>
          <w:sz w:val="26"/>
          <w:szCs w:val="26"/>
        </w:rPr>
        <w:t>.</w:t>
      </w:r>
    </w:p>
    <w:p w14:paraId="4C4F61AF" w14:textId="77777777" w:rsidR="00DD04E8" w:rsidRPr="00D36FCD" w:rsidRDefault="000E2A07" w:rsidP="00821B06">
      <w:pPr>
        <w:jc w:val="both"/>
        <w:rPr>
          <w:rFonts w:ascii="Times New Roman" w:hAnsi="Times New Roman" w:cs="Times New Roman"/>
          <w:sz w:val="26"/>
          <w:szCs w:val="26"/>
        </w:rPr>
      </w:pPr>
      <w:r>
        <w:rPr>
          <w:rFonts w:ascii="Times New Roman" w:hAnsi="Times New Roman" w:cs="Times New Roman"/>
          <w:i/>
          <w:sz w:val="26"/>
          <w:szCs w:val="26"/>
        </w:rPr>
        <w:tab/>
      </w:r>
      <w:r w:rsidR="00DD04E8" w:rsidRPr="000E2A07">
        <w:rPr>
          <w:rFonts w:ascii="Times New Roman" w:hAnsi="Times New Roman" w:cs="Times New Roman"/>
          <w:i/>
          <w:sz w:val="26"/>
          <w:szCs w:val="26"/>
        </w:rPr>
        <w:t>NotificationsManager</w:t>
      </w:r>
      <w:r w:rsidR="002A0110">
        <w:rPr>
          <w:rFonts w:ascii="Times New Roman" w:hAnsi="Times New Roman" w:cs="Times New Roman"/>
          <w:sz w:val="26"/>
          <w:szCs w:val="26"/>
        </w:rPr>
        <w:t xml:space="preserve">  può restituire all’utente di libreria</w:t>
      </w:r>
      <w:r w:rsidR="006836F7">
        <w:rPr>
          <w:rFonts w:ascii="Times New Roman" w:hAnsi="Times New Roman" w:cs="Times New Roman"/>
          <w:sz w:val="26"/>
          <w:szCs w:val="26"/>
        </w:rPr>
        <w:t>, c</w:t>
      </w:r>
      <w:r w:rsidR="0093258C">
        <w:rPr>
          <w:rFonts w:ascii="Times New Roman" w:hAnsi="Times New Roman" w:cs="Times New Roman"/>
          <w:sz w:val="26"/>
          <w:szCs w:val="26"/>
        </w:rPr>
        <w:t>ome mostrato in figura 4.13</w:t>
      </w:r>
      <w:r w:rsidR="002A0110">
        <w:rPr>
          <w:rFonts w:ascii="Times New Roman" w:hAnsi="Times New Roman" w:cs="Times New Roman"/>
          <w:sz w:val="26"/>
          <w:szCs w:val="26"/>
        </w:rPr>
        <w:t xml:space="preserve">, </w:t>
      </w:r>
      <w:r w:rsidR="00DD04E8" w:rsidRPr="00D36FCD">
        <w:rPr>
          <w:rFonts w:ascii="Times New Roman" w:hAnsi="Times New Roman" w:cs="Times New Roman"/>
          <w:sz w:val="26"/>
          <w:szCs w:val="26"/>
        </w:rPr>
        <w:t xml:space="preserve">due sotto componenti </w:t>
      </w:r>
      <w:r w:rsidR="00DD04E8">
        <w:rPr>
          <w:rFonts w:ascii="Times New Roman" w:hAnsi="Times New Roman" w:cs="Times New Roman"/>
          <w:sz w:val="26"/>
          <w:szCs w:val="26"/>
        </w:rPr>
        <w:t xml:space="preserve">fondamentali </w:t>
      </w:r>
      <w:r w:rsidR="002A0110">
        <w:rPr>
          <w:rFonts w:ascii="Times New Roman" w:hAnsi="Times New Roman" w:cs="Times New Roman"/>
          <w:sz w:val="26"/>
          <w:szCs w:val="26"/>
        </w:rPr>
        <w:t xml:space="preserve">alla </w:t>
      </w:r>
      <w:r w:rsidR="00DD04E8">
        <w:rPr>
          <w:rFonts w:ascii="Times New Roman" w:hAnsi="Times New Roman" w:cs="Times New Roman"/>
          <w:sz w:val="26"/>
          <w:szCs w:val="26"/>
        </w:rPr>
        <w:t>gestione delle notifiche</w:t>
      </w:r>
      <w:r w:rsidR="006836F7">
        <w:rPr>
          <w:rFonts w:ascii="Times New Roman" w:hAnsi="Times New Roman" w:cs="Times New Roman"/>
          <w:sz w:val="26"/>
          <w:szCs w:val="26"/>
        </w:rPr>
        <w:t xml:space="preserve"> del sistema</w:t>
      </w:r>
      <w:r w:rsidR="00DD04E8" w:rsidRPr="00D36FCD">
        <w:rPr>
          <w:rFonts w:ascii="Times New Roman" w:hAnsi="Times New Roman" w:cs="Times New Roman"/>
          <w:sz w:val="26"/>
          <w:szCs w:val="26"/>
        </w:rPr>
        <w:t xml:space="preserve">: </w:t>
      </w:r>
      <w:r w:rsidR="00DD04E8" w:rsidRPr="000E2A07">
        <w:rPr>
          <w:rFonts w:ascii="Times New Roman" w:hAnsi="Times New Roman" w:cs="Times New Roman"/>
          <w:i/>
          <w:sz w:val="26"/>
          <w:szCs w:val="26"/>
        </w:rPr>
        <w:t>IQueryNotification</w:t>
      </w:r>
      <w:r w:rsidR="00DD04E8" w:rsidRPr="00D36FCD">
        <w:rPr>
          <w:rFonts w:ascii="Times New Roman" w:hAnsi="Times New Roman" w:cs="Times New Roman"/>
          <w:sz w:val="26"/>
          <w:szCs w:val="26"/>
        </w:rPr>
        <w:t xml:space="preserve"> e </w:t>
      </w:r>
      <w:r w:rsidR="00DD04E8" w:rsidRPr="000E2A07">
        <w:rPr>
          <w:rFonts w:ascii="Times New Roman" w:hAnsi="Times New Roman" w:cs="Times New Roman"/>
          <w:i/>
          <w:sz w:val="26"/>
          <w:szCs w:val="26"/>
        </w:rPr>
        <w:t>IRXNotifier</w:t>
      </w:r>
      <w:r w:rsidR="00DD04E8" w:rsidRPr="00D36FCD">
        <w:rPr>
          <w:rFonts w:ascii="Times New Roman" w:hAnsi="Times New Roman" w:cs="Times New Roman"/>
          <w:sz w:val="26"/>
          <w:szCs w:val="26"/>
        </w:rPr>
        <w:t>.</w:t>
      </w:r>
    </w:p>
    <w:p w14:paraId="1C63524A" w14:textId="77777777" w:rsidR="00DD04E8" w:rsidRDefault="00DD04E8" w:rsidP="00821B06">
      <w:pPr>
        <w:jc w:val="both"/>
        <w:rPr>
          <w:sz w:val="24"/>
          <w:szCs w:val="24"/>
        </w:rPr>
      </w:pPr>
    </w:p>
    <w:p w14:paraId="2958A0F3" w14:textId="77777777" w:rsidR="00C80224" w:rsidRDefault="00C80224" w:rsidP="00821B06">
      <w:pPr>
        <w:pStyle w:val="Titolo4"/>
        <w:jc w:val="both"/>
        <w:rPr>
          <w:rFonts w:ascii="Times New Roman" w:hAnsi="Times New Roman" w:cs="Times New Roman"/>
          <w:b w:val="0"/>
          <w:i w:val="0"/>
          <w:color w:val="auto"/>
          <w:sz w:val="30"/>
          <w:szCs w:val="30"/>
        </w:rPr>
      </w:pPr>
      <w:bookmarkStart w:id="57" w:name="_Toc58000386"/>
    </w:p>
    <w:p w14:paraId="4823495E" w14:textId="77777777" w:rsidR="00C80224" w:rsidRDefault="00C80224" w:rsidP="00C80224"/>
    <w:p w14:paraId="0CC272BE" w14:textId="77777777" w:rsidR="00C80224" w:rsidRDefault="00C80224" w:rsidP="00C80224"/>
    <w:p w14:paraId="1AB8A377" w14:textId="77777777" w:rsidR="00C80224" w:rsidRDefault="00C80224" w:rsidP="00C80224"/>
    <w:p w14:paraId="3863C7CD" w14:textId="77777777" w:rsidR="00C80224" w:rsidRDefault="00C80224" w:rsidP="00C80224"/>
    <w:p w14:paraId="66F4C675" w14:textId="77777777" w:rsidR="00C80224" w:rsidRDefault="00C80224" w:rsidP="00C80224"/>
    <w:p w14:paraId="576E5F2D" w14:textId="77777777" w:rsidR="00C80224" w:rsidRDefault="00C80224" w:rsidP="00C80224"/>
    <w:p w14:paraId="40463809" w14:textId="77777777" w:rsidR="00C80224" w:rsidRDefault="00C80224" w:rsidP="00C80224"/>
    <w:p w14:paraId="60E08051" w14:textId="77777777" w:rsidR="00E96D26" w:rsidRDefault="00E96D26" w:rsidP="00C80224"/>
    <w:p w14:paraId="1FA79578" w14:textId="77777777" w:rsidR="00E96D26" w:rsidRPr="00C80224" w:rsidRDefault="00E96D26" w:rsidP="00C80224"/>
    <w:p w14:paraId="7B1DE199" w14:textId="77777777" w:rsidR="00C80224" w:rsidRDefault="00C80224" w:rsidP="00DD04E8">
      <w:pPr>
        <w:pStyle w:val="Titolo4"/>
        <w:rPr>
          <w:rFonts w:ascii="Times New Roman" w:hAnsi="Times New Roman" w:cs="Times New Roman"/>
          <w:b w:val="0"/>
          <w:i w:val="0"/>
          <w:color w:val="auto"/>
          <w:sz w:val="30"/>
          <w:szCs w:val="30"/>
        </w:rPr>
      </w:pPr>
    </w:p>
    <w:p w14:paraId="4464B5F3" w14:textId="77777777" w:rsidR="0093258C" w:rsidRDefault="0093258C" w:rsidP="0093258C"/>
    <w:p w14:paraId="66A4FF6B" w14:textId="77777777" w:rsidR="0093258C" w:rsidRDefault="0093258C" w:rsidP="0093258C"/>
    <w:p w14:paraId="62E7AB66" w14:textId="77777777" w:rsidR="0093258C" w:rsidRDefault="0093258C" w:rsidP="0093258C"/>
    <w:p w14:paraId="6CA747BC" w14:textId="77777777" w:rsidR="0093258C" w:rsidRDefault="0093258C" w:rsidP="0093258C"/>
    <w:p w14:paraId="6877F5C6" w14:textId="77777777" w:rsidR="0093258C" w:rsidRPr="0093258C" w:rsidRDefault="0093258C" w:rsidP="0093258C"/>
    <w:p w14:paraId="5D1C9E25" w14:textId="77777777" w:rsidR="0079242D" w:rsidRPr="0079242D" w:rsidRDefault="0079242D" w:rsidP="0079242D"/>
    <w:p w14:paraId="2DEBDCE4" w14:textId="77777777" w:rsidR="00DD04E8" w:rsidRPr="0079242D" w:rsidRDefault="00DD04E8" w:rsidP="0079242D">
      <w:pPr>
        <w:pStyle w:val="Titolo3"/>
        <w:ind w:left="0"/>
        <w:rPr>
          <w:rFonts w:ascii="Times New Roman" w:hAnsi="Times New Roman" w:cs="Times New Roman"/>
          <w:sz w:val="32"/>
          <w:szCs w:val="32"/>
        </w:rPr>
      </w:pPr>
      <w:bookmarkStart w:id="58" w:name="_Toc61196321"/>
      <w:r w:rsidRPr="0079242D">
        <w:rPr>
          <w:rFonts w:ascii="Times New Roman" w:hAnsi="Times New Roman" w:cs="Times New Roman"/>
          <w:sz w:val="32"/>
          <w:szCs w:val="32"/>
        </w:rPr>
        <w:lastRenderedPageBreak/>
        <w:t>IQueryNotification</w:t>
      </w:r>
      <w:bookmarkEnd w:id="57"/>
      <w:bookmarkEnd w:id="58"/>
    </w:p>
    <w:p w14:paraId="4C85DC70" w14:textId="77777777" w:rsidR="00DD04E8" w:rsidRPr="00D36FCD" w:rsidRDefault="00DD04E8" w:rsidP="00DD04E8"/>
    <w:p w14:paraId="466684B6" w14:textId="77777777" w:rsidR="00C80224" w:rsidRDefault="00DD04E8" w:rsidP="00C80224">
      <w:pPr>
        <w:pStyle w:val="Titolo1"/>
        <w:keepNext/>
        <w:ind w:left="0"/>
      </w:pPr>
      <w:r>
        <w:rPr>
          <w:noProof/>
          <w:sz w:val="24"/>
          <w:szCs w:val="24"/>
          <w:lang w:bidi="ar-SA"/>
        </w:rPr>
        <w:drawing>
          <wp:inline distT="0" distB="0" distL="0" distR="0" wp14:anchorId="5EA20F8B" wp14:editId="0A3B1D5E">
            <wp:extent cx="6238875" cy="1610147"/>
            <wp:effectExtent l="19050" t="0" r="9525" b="0"/>
            <wp:docPr id="23" name="Immagine 7" descr="C:\Users\Utente\Desktop\francesco\Università\Tesi\rethinkdb\Uml\QueryNotific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tente\Desktop\francesco\Università\Tesi\rethinkdb\Uml\QueryNotifications.JPG"/>
                    <pic:cNvPicPr>
                      <a:picLocks noChangeAspect="1" noChangeArrowheads="1"/>
                    </pic:cNvPicPr>
                  </pic:nvPicPr>
                  <pic:blipFill>
                    <a:blip r:embed="rId38" cstate="print"/>
                    <a:srcRect r="-26" b="2849"/>
                    <a:stretch>
                      <a:fillRect/>
                    </a:stretch>
                  </pic:blipFill>
                  <pic:spPr bwMode="auto">
                    <a:xfrm>
                      <a:off x="0" y="0"/>
                      <a:ext cx="6238875" cy="1610147"/>
                    </a:xfrm>
                    <a:prstGeom prst="rect">
                      <a:avLst/>
                    </a:prstGeom>
                    <a:noFill/>
                    <a:ln w="9525">
                      <a:noFill/>
                      <a:miter lim="800000"/>
                      <a:headEnd/>
                      <a:tailEnd/>
                    </a:ln>
                  </pic:spPr>
                </pic:pic>
              </a:graphicData>
            </a:graphic>
          </wp:inline>
        </w:drawing>
      </w:r>
    </w:p>
    <w:p w14:paraId="65FE13A8" w14:textId="77777777" w:rsidR="00477802" w:rsidRPr="00477802" w:rsidRDefault="00477802" w:rsidP="00DD04E8">
      <w:pPr>
        <w:pStyle w:val="Titolo1"/>
        <w:ind w:left="0"/>
        <w:rPr>
          <w:rFonts w:ascii="Times New Roman" w:hAnsi="Times New Roman" w:cs="Times New Roman"/>
          <w:sz w:val="26"/>
          <w:szCs w:val="26"/>
        </w:rPr>
      </w:pPr>
    </w:p>
    <w:p w14:paraId="5F44F031" w14:textId="77777777" w:rsidR="00C80224" w:rsidRDefault="00DD04E8" w:rsidP="00C80224">
      <w:pPr>
        <w:pStyle w:val="Titolo1"/>
        <w:keepNext/>
        <w:ind w:left="0"/>
      </w:pPr>
      <w:r>
        <w:rPr>
          <w:noProof/>
          <w:sz w:val="24"/>
          <w:szCs w:val="24"/>
          <w:lang w:bidi="ar-SA"/>
        </w:rPr>
        <w:drawing>
          <wp:inline distT="0" distB="0" distL="0" distR="0" wp14:anchorId="18E258C5" wp14:editId="3E744B31">
            <wp:extent cx="5305425" cy="190500"/>
            <wp:effectExtent l="19050" t="0" r="9525" b="0"/>
            <wp:docPr id="24" name="Immagine 4" descr="C:\Users\Utente\Desktop\francesco\Università\Tesi\rethinkdb\FotoCodice\QueryNotificationCod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tente\Desktop\francesco\Università\Tesi\rethinkdb\FotoCodice\QueryNotificationCodice.JPG"/>
                    <pic:cNvPicPr>
                      <a:picLocks noChangeAspect="1" noChangeArrowheads="1"/>
                    </pic:cNvPicPr>
                  </pic:nvPicPr>
                  <pic:blipFill>
                    <a:blip r:embed="rId39" cstate="print"/>
                    <a:srcRect/>
                    <a:stretch>
                      <a:fillRect/>
                    </a:stretch>
                  </pic:blipFill>
                  <pic:spPr bwMode="auto">
                    <a:xfrm>
                      <a:off x="0" y="0"/>
                      <a:ext cx="5305425" cy="190500"/>
                    </a:xfrm>
                    <a:prstGeom prst="rect">
                      <a:avLst/>
                    </a:prstGeom>
                    <a:noFill/>
                    <a:ln w="9525">
                      <a:noFill/>
                      <a:miter lim="800000"/>
                      <a:headEnd/>
                      <a:tailEnd/>
                    </a:ln>
                  </pic:spPr>
                </pic:pic>
              </a:graphicData>
            </a:graphic>
          </wp:inline>
        </w:drawing>
      </w:r>
    </w:p>
    <w:p w14:paraId="72BF71AC" w14:textId="77777777" w:rsidR="00DD04E8" w:rsidRPr="00C80224" w:rsidRDefault="0093258C" w:rsidP="00C80224">
      <w:pPr>
        <w:pStyle w:val="Didascalia"/>
        <w:rPr>
          <w:rFonts w:ascii="Times New Roman" w:hAnsi="Times New Roman" w:cs="Times New Roman"/>
          <w:b w:val="0"/>
          <w:color w:val="auto"/>
          <w:sz w:val="26"/>
          <w:szCs w:val="26"/>
        </w:rPr>
      </w:pPr>
      <w:r>
        <w:rPr>
          <w:rFonts w:ascii="Times New Roman" w:hAnsi="Times New Roman" w:cs="Times New Roman"/>
          <w:b w:val="0"/>
          <w:color w:val="auto"/>
          <w:sz w:val="26"/>
          <w:szCs w:val="26"/>
        </w:rPr>
        <w:t>Figura 4.14</w:t>
      </w:r>
      <w:r w:rsidR="00C80224" w:rsidRPr="00C80224">
        <w:rPr>
          <w:rFonts w:ascii="Times New Roman" w:hAnsi="Times New Roman" w:cs="Times New Roman"/>
          <w:b w:val="0"/>
          <w:color w:val="auto"/>
          <w:sz w:val="26"/>
          <w:szCs w:val="26"/>
        </w:rPr>
        <w:t xml:space="preserve"> </w:t>
      </w:r>
    </w:p>
    <w:p w14:paraId="3578C693" w14:textId="77777777" w:rsidR="00477802" w:rsidRDefault="00477802" w:rsidP="00DD04E8">
      <w:pPr>
        <w:pStyle w:val="Titolo1"/>
        <w:ind w:left="0"/>
        <w:rPr>
          <w:sz w:val="24"/>
          <w:szCs w:val="24"/>
        </w:rPr>
      </w:pPr>
    </w:p>
    <w:p w14:paraId="7566CF3D" w14:textId="77777777" w:rsidR="008878E2" w:rsidRDefault="000E2A07" w:rsidP="00821B06">
      <w:pPr>
        <w:jc w:val="both"/>
        <w:rPr>
          <w:rFonts w:ascii="Times New Roman" w:hAnsi="Times New Roman" w:cs="Times New Roman"/>
          <w:sz w:val="26"/>
          <w:szCs w:val="26"/>
        </w:rPr>
      </w:pPr>
      <w:r>
        <w:rPr>
          <w:rFonts w:ascii="Times New Roman" w:hAnsi="Times New Roman" w:cs="Times New Roman"/>
          <w:sz w:val="26"/>
          <w:szCs w:val="26"/>
        </w:rPr>
        <w:tab/>
      </w:r>
      <w:r w:rsidRPr="000E2A07">
        <w:rPr>
          <w:rFonts w:ascii="Times New Roman" w:hAnsi="Times New Roman" w:cs="Times New Roman"/>
          <w:sz w:val="26"/>
          <w:szCs w:val="26"/>
        </w:rPr>
        <w:t>Il</w:t>
      </w:r>
      <w:r>
        <w:rPr>
          <w:rFonts w:ascii="Times New Roman" w:hAnsi="Times New Roman" w:cs="Times New Roman"/>
          <w:i/>
          <w:sz w:val="26"/>
          <w:szCs w:val="26"/>
        </w:rPr>
        <w:t xml:space="preserve"> </w:t>
      </w:r>
      <w:r w:rsidR="00DD04E8" w:rsidRPr="00477802">
        <w:rPr>
          <w:rFonts w:ascii="Times New Roman" w:hAnsi="Times New Roman" w:cs="Times New Roman"/>
          <w:i/>
          <w:sz w:val="26"/>
          <w:szCs w:val="26"/>
        </w:rPr>
        <w:t>QueryNotification</w:t>
      </w:r>
      <w:r>
        <w:rPr>
          <w:rFonts w:ascii="Times New Roman" w:hAnsi="Times New Roman" w:cs="Times New Roman"/>
          <w:sz w:val="26"/>
          <w:szCs w:val="26"/>
        </w:rPr>
        <w:t xml:space="preserve"> è una funzion</w:t>
      </w:r>
      <w:r w:rsidR="008878E2">
        <w:rPr>
          <w:rFonts w:ascii="Times New Roman" w:hAnsi="Times New Roman" w:cs="Times New Roman"/>
          <w:sz w:val="26"/>
          <w:szCs w:val="26"/>
        </w:rPr>
        <w:t xml:space="preserve">e </w:t>
      </w:r>
      <w:r w:rsidR="006836F7">
        <w:rPr>
          <w:rFonts w:ascii="Times New Roman" w:hAnsi="Times New Roman" w:cs="Times New Roman"/>
          <w:sz w:val="26"/>
          <w:szCs w:val="26"/>
        </w:rPr>
        <w:t>specifica offerta da</w:t>
      </w:r>
      <w:r>
        <w:rPr>
          <w:rFonts w:ascii="Times New Roman" w:hAnsi="Times New Roman" w:cs="Times New Roman"/>
          <w:sz w:val="26"/>
          <w:szCs w:val="26"/>
        </w:rPr>
        <w:t xml:space="preserve"> </w:t>
      </w:r>
      <w:r w:rsidR="00DD04E8" w:rsidRPr="000E2A07">
        <w:rPr>
          <w:rFonts w:ascii="Times New Roman" w:hAnsi="Times New Roman" w:cs="Times New Roman"/>
          <w:i/>
          <w:sz w:val="26"/>
          <w:szCs w:val="26"/>
        </w:rPr>
        <w:t>NotificationsManager</w:t>
      </w:r>
      <w:r w:rsidR="00DD04E8">
        <w:rPr>
          <w:rFonts w:ascii="Times New Roman" w:hAnsi="Times New Roman" w:cs="Times New Roman"/>
          <w:sz w:val="26"/>
          <w:szCs w:val="26"/>
        </w:rPr>
        <w:t xml:space="preserve"> che </w:t>
      </w:r>
      <w:r w:rsidR="006836F7">
        <w:rPr>
          <w:rFonts w:ascii="Times New Roman" w:hAnsi="Times New Roman" w:cs="Times New Roman"/>
          <w:sz w:val="26"/>
          <w:szCs w:val="26"/>
        </w:rPr>
        <w:t>garantisce</w:t>
      </w:r>
      <w:r w:rsidR="008878E2">
        <w:rPr>
          <w:rFonts w:ascii="Times New Roman" w:hAnsi="Times New Roman" w:cs="Times New Roman"/>
          <w:sz w:val="26"/>
          <w:szCs w:val="26"/>
        </w:rPr>
        <w:t>,</w:t>
      </w:r>
      <w:r>
        <w:rPr>
          <w:rFonts w:ascii="Times New Roman" w:hAnsi="Times New Roman" w:cs="Times New Roman"/>
          <w:sz w:val="26"/>
          <w:szCs w:val="26"/>
        </w:rPr>
        <w:t xml:space="preserve"> all’utente di</w:t>
      </w:r>
      <w:r w:rsidR="00DD04E8">
        <w:rPr>
          <w:rFonts w:ascii="Times New Roman" w:hAnsi="Times New Roman" w:cs="Times New Roman"/>
          <w:sz w:val="26"/>
          <w:szCs w:val="26"/>
        </w:rPr>
        <w:t xml:space="preserve"> libreria</w:t>
      </w:r>
      <w:r w:rsidR="008878E2">
        <w:rPr>
          <w:rFonts w:ascii="Times New Roman" w:hAnsi="Times New Roman" w:cs="Times New Roman"/>
          <w:sz w:val="26"/>
          <w:szCs w:val="26"/>
        </w:rPr>
        <w:t>,</w:t>
      </w:r>
      <w:r w:rsidR="00DD04E8" w:rsidRPr="00154705">
        <w:rPr>
          <w:rFonts w:ascii="Times New Roman" w:hAnsi="Times New Roman" w:cs="Times New Roman"/>
          <w:sz w:val="26"/>
          <w:szCs w:val="26"/>
        </w:rPr>
        <w:t xml:space="preserve"> </w:t>
      </w:r>
      <w:r w:rsidR="006836F7">
        <w:rPr>
          <w:rFonts w:ascii="Times New Roman" w:hAnsi="Times New Roman" w:cs="Times New Roman"/>
          <w:sz w:val="26"/>
          <w:szCs w:val="26"/>
        </w:rPr>
        <w:t xml:space="preserve">la possibilità di </w:t>
      </w:r>
      <w:r>
        <w:rPr>
          <w:rFonts w:ascii="Times New Roman" w:hAnsi="Times New Roman" w:cs="Times New Roman"/>
          <w:sz w:val="26"/>
          <w:szCs w:val="26"/>
        </w:rPr>
        <w:t xml:space="preserve">interrogare </w:t>
      </w:r>
      <w:r w:rsidR="00DD04E8" w:rsidRPr="00154705">
        <w:rPr>
          <w:rFonts w:ascii="Times New Roman" w:hAnsi="Times New Roman" w:cs="Times New Roman"/>
          <w:sz w:val="26"/>
          <w:szCs w:val="26"/>
        </w:rPr>
        <w:t xml:space="preserve">la tabella di sistema </w:t>
      </w:r>
      <w:r w:rsidR="00DD04E8" w:rsidRPr="000E2A07">
        <w:rPr>
          <w:rFonts w:ascii="Times New Roman" w:hAnsi="Times New Roman" w:cs="Times New Roman"/>
          <w:i/>
          <w:sz w:val="26"/>
          <w:szCs w:val="26"/>
        </w:rPr>
        <w:t>Notifications</w:t>
      </w:r>
      <w:r w:rsidR="008878E2">
        <w:rPr>
          <w:rFonts w:ascii="Times New Roman" w:hAnsi="Times New Roman" w:cs="Times New Roman"/>
          <w:sz w:val="26"/>
          <w:szCs w:val="26"/>
        </w:rPr>
        <w:t xml:space="preserve"> ed, inoltre, o</w:t>
      </w:r>
      <w:r w:rsidR="00DD04E8">
        <w:rPr>
          <w:rFonts w:ascii="Times New Roman" w:hAnsi="Times New Roman" w:cs="Times New Roman"/>
          <w:sz w:val="26"/>
          <w:szCs w:val="26"/>
        </w:rPr>
        <w:t>ffre le funzionalità di i</w:t>
      </w:r>
      <w:r w:rsidR="00DD04E8" w:rsidRPr="00154705">
        <w:rPr>
          <w:rFonts w:ascii="Times New Roman" w:hAnsi="Times New Roman" w:cs="Times New Roman"/>
          <w:sz w:val="26"/>
          <w:szCs w:val="26"/>
        </w:rPr>
        <w:t>nseriment</w:t>
      </w:r>
      <w:r w:rsidR="00DD04E8">
        <w:rPr>
          <w:rFonts w:ascii="Times New Roman" w:hAnsi="Times New Roman" w:cs="Times New Roman"/>
          <w:sz w:val="26"/>
          <w:szCs w:val="26"/>
        </w:rPr>
        <w:t xml:space="preserve">o </w:t>
      </w:r>
      <w:r w:rsidR="008878E2">
        <w:rPr>
          <w:rFonts w:ascii="Times New Roman" w:hAnsi="Times New Roman" w:cs="Times New Roman"/>
          <w:sz w:val="26"/>
          <w:szCs w:val="26"/>
        </w:rPr>
        <w:t>e</w:t>
      </w:r>
      <w:r w:rsidR="00DD04E8">
        <w:rPr>
          <w:rFonts w:ascii="Times New Roman" w:hAnsi="Times New Roman" w:cs="Times New Roman"/>
          <w:sz w:val="26"/>
          <w:szCs w:val="26"/>
        </w:rPr>
        <w:t xml:space="preserve"> cancellazione di</w:t>
      </w:r>
      <w:r>
        <w:rPr>
          <w:rFonts w:ascii="Times New Roman" w:hAnsi="Times New Roman" w:cs="Times New Roman"/>
          <w:sz w:val="26"/>
          <w:szCs w:val="26"/>
        </w:rPr>
        <w:t xml:space="preserve"> notifiche</w:t>
      </w:r>
      <w:r w:rsidR="008878E2">
        <w:rPr>
          <w:rFonts w:ascii="Times New Roman" w:hAnsi="Times New Roman" w:cs="Times New Roman"/>
          <w:sz w:val="26"/>
          <w:szCs w:val="26"/>
        </w:rPr>
        <w:t>. Nel caso della cancellazione occorre specificare l’</w:t>
      </w:r>
      <w:r w:rsidR="006836F7">
        <w:rPr>
          <w:rFonts w:ascii="Times New Roman" w:hAnsi="Times New Roman" w:cs="Times New Roman"/>
          <w:sz w:val="26"/>
          <w:szCs w:val="26"/>
        </w:rPr>
        <w:t>“</w:t>
      </w:r>
      <w:r w:rsidR="00DD04E8" w:rsidRPr="00154705">
        <w:rPr>
          <w:rFonts w:ascii="Times New Roman" w:hAnsi="Times New Roman" w:cs="Times New Roman"/>
          <w:sz w:val="26"/>
          <w:szCs w:val="26"/>
        </w:rPr>
        <w:t>id</w:t>
      </w:r>
      <w:r w:rsidR="006836F7">
        <w:rPr>
          <w:rFonts w:ascii="Times New Roman" w:hAnsi="Times New Roman" w:cs="Times New Roman"/>
          <w:sz w:val="26"/>
          <w:szCs w:val="26"/>
        </w:rPr>
        <w:t>”</w:t>
      </w:r>
      <w:r w:rsidR="008878E2">
        <w:rPr>
          <w:rFonts w:ascii="Times New Roman" w:hAnsi="Times New Roman" w:cs="Times New Roman"/>
          <w:sz w:val="26"/>
          <w:szCs w:val="26"/>
        </w:rPr>
        <w:t>della notifica da eliminare e,</w:t>
      </w:r>
      <w:r w:rsidR="00DD04E8" w:rsidRPr="00154705">
        <w:rPr>
          <w:rFonts w:ascii="Times New Roman" w:hAnsi="Times New Roman" w:cs="Times New Roman"/>
          <w:sz w:val="26"/>
          <w:szCs w:val="26"/>
        </w:rPr>
        <w:t xml:space="preserve"> </w:t>
      </w:r>
      <w:r w:rsidR="006836F7">
        <w:rPr>
          <w:rFonts w:ascii="Times New Roman" w:hAnsi="Times New Roman" w:cs="Times New Roman"/>
          <w:sz w:val="26"/>
          <w:szCs w:val="26"/>
        </w:rPr>
        <w:t xml:space="preserve">permette, infine, </w:t>
      </w:r>
      <w:r>
        <w:rPr>
          <w:rFonts w:ascii="Times New Roman" w:hAnsi="Times New Roman" w:cs="Times New Roman"/>
          <w:sz w:val="26"/>
          <w:szCs w:val="26"/>
        </w:rPr>
        <w:t>di richiedere n</w:t>
      </w:r>
      <w:r w:rsidR="00DD04E8" w:rsidRPr="00154705">
        <w:rPr>
          <w:rFonts w:ascii="Times New Roman" w:hAnsi="Times New Roman" w:cs="Times New Roman"/>
          <w:sz w:val="26"/>
          <w:szCs w:val="26"/>
        </w:rPr>
        <w:t xml:space="preserve">otifiche </w:t>
      </w:r>
      <w:r>
        <w:rPr>
          <w:rFonts w:ascii="Times New Roman" w:hAnsi="Times New Roman" w:cs="Times New Roman"/>
          <w:sz w:val="26"/>
          <w:szCs w:val="26"/>
        </w:rPr>
        <w:t xml:space="preserve">con </w:t>
      </w:r>
      <w:r w:rsidR="008878E2">
        <w:rPr>
          <w:rFonts w:ascii="Times New Roman" w:hAnsi="Times New Roman" w:cs="Times New Roman"/>
          <w:sz w:val="26"/>
          <w:szCs w:val="26"/>
        </w:rPr>
        <w:t>determinate caratteri</w:t>
      </w:r>
      <w:r w:rsidR="0093258C">
        <w:rPr>
          <w:rFonts w:ascii="Times New Roman" w:hAnsi="Times New Roman" w:cs="Times New Roman"/>
          <w:sz w:val="26"/>
          <w:szCs w:val="26"/>
        </w:rPr>
        <w:t>stiche come mostrato in figura 4</w:t>
      </w:r>
      <w:r w:rsidR="008878E2">
        <w:rPr>
          <w:rFonts w:ascii="Times New Roman" w:hAnsi="Times New Roman" w:cs="Times New Roman"/>
          <w:sz w:val="26"/>
          <w:szCs w:val="26"/>
        </w:rPr>
        <w:t>.14.</w:t>
      </w:r>
    </w:p>
    <w:p w14:paraId="04294F33" w14:textId="77777777" w:rsidR="003547E8" w:rsidRDefault="008878E2" w:rsidP="00821B06">
      <w:pPr>
        <w:jc w:val="both"/>
        <w:rPr>
          <w:rFonts w:ascii="Times New Roman" w:hAnsi="Times New Roman" w:cs="Times New Roman"/>
          <w:sz w:val="26"/>
          <w:szCs w:val="26"/>
        </w:rPr>
      </w:pPr>
      <w:r>
        <w:rPr>
          <w:rFonts w:ascii="Times New Roman" w:hAnsi="Times New Roman" w:cs="Times New Roman"/>
          <w:i/>
          <w:sz w:val="26"/>
          <w:szCs w:val="26"/>
        </w:rPr>
        <w:tab/>
      </w:r>
      <w:r w:rsidR="001D3876" w:rsidRPr="006E475F">
        <w:rPr>
          <w:rFonts w:ascii="Times New Roman" w:hAnsi="Times New Roman" w:cs="Times New Roman"/>
          <w:i/>
          <w:sz w:val="26"/>
          <w:szCs w:val="26"/>
        </w:rPr>
        <w:t>IQueryNotification</w:t>
      </w:r>
      <w:r w:rsidR="001D3876">
        <w:rPr>
          <w:rFonts w:ascii="Times New Roman" w:hAnsi="Times New Roman" w:cs="Times New Roman"/>
          <w:sz w:val="26"/>
          <w:szCs w:val="26"/>
        </w:rPr>
        <w:t xml:space="preserve"> </w:t>
      </w:r>
      <w:r w:rsidR="003547E8">
        <w:rPr>
          <w:rFonts w:ascii="Times New Roman" w:hAnsi="Times New Roman" w:cs="Times New Roman"/>
          <w:sz w:val="26"/>
          <w:szCs w:val="26"/>
        </w:rPr>
        <w:t xml:space="preserve">gestisce </w:t>
      </w:r>
      <w:r w:rsidR="001D3876">
        <w:rPr>
          <w:rFonts w:ascii="Times New Roman" w:hAnsi="Times New Roman" w:cs="Times New Roman"/>
          <w:sz w:val="26"/>
          <w:szCs w:val="26"/>
        </w:rPr>
        <w:t>qualsiasi tipo di notifica presente su</w:t>
      </w:r>
      <w:r w:rsidR="003547E8">
        <w:rPr>
          <w:rFonts w:ascii="Times New Roman" w:hAnsi="Times New Roman" w:cs="Times New Roman"/>
          <w:sz w:val="26"/>
          <w:szCs w:val="26"/>
        </w:rPr>
        <w:t>lla tabella</w:t>
      </w:r>
      <w:r w:rsidR="001D3876">
        <w:rPr>
          <w:rFonts w:ascii="Times New Roman" w:hAnsi="Times New Roman" w:cs="Times New Roman"/>
          <w:sz w:val="26"/>
          <w:szCs w:val="26"/>
        </w:rPr>
        <w:t xml:space="preserve"> </w:t>
      </w:r>
      <w:r w:rsidR="001D3876" w:rsidRPr="003547E8">
        <w:rPr>
          <w:rFonts w:ascii="Times New Roman" w:hAnsi="Times New Roman" w:cs="Times New Roman"/>
          <w:i/>
          <w:sz w:val="26"/>
          <w:szCs w:val="26"/>
        </w:rPr>
        <w:t>Notification</w:t>
      </w:r>
      <w:r w:rsidR="003547E8" w:rsidRPr="003547E8">
        <w:rPr>
          <w:rFonts w:ascii="Times New Roman" w:hAnsi="Times New Roman" w:cs="Times New Roman"/>
          <w:i/>
          <w:sz w:val="26"/>
          <w:szCs w:val="26"/>
        </w:rPr>
        <w:t>s</w:t>
      </w:r>
      <w:r>
        <w:rPr>
          <w:rFonts w:ascii="Times New Roman" w:hAnsi="Times New Roman" w:cs="Times New Roman"/>
          <w:sz w:val="26"/>
          <w:szCs w:val="26"/>
        </w:rPr>
        <w:t xml:space="preserve">. </w:t>
      </w:r>
      <w:r w:rsidR="0093258C">
        <w:rPr>
          <w:rFonts w:ascii="Times New Roman" w:hAnsi="Times New Roman" w:cs="Times New Roman"/>
          <w:sz w:val="26"/>
          <w:szCs w:val="26"/>
        </w:rPr>
        <w:t>In figura</w:t>
      </w:r>
      <w:r>
        <w:rPr>
          <w:rFonts w:ascii="Times New Roman" w:hAnsi="Times New Roman" w:cs="Times New Roman"/>
          <w:sz w:val="26"/>
          <w:szCs w:val="26"/>
        </w:rPr>
        <w:t xml:space="preserve"> </w:t>
      </w:r>
      <w:r w:rsidR="0093258C">
        <w:rPr>
          <w:rFonts w:ascii="Times New Roman" w:hAnsi="Times New Roman" w:cs="Times New Roman"/>
          <w:sz w:val="26"/>
          <w:szCs w:val="26"/>
        </w:rPr>
        <w:t xml:space="preserve">4.15 </w:t>
      </w:r>
      <w:r w:rsidR="003547E8">
        <w:rPr>
          <w:rFonts w:ascii="Times New Roman" w:hAnsi="Times New Roman" w:cs="Times New Roman"/>
          <w:sz w:val="26"/>
          <w:szCs w:val="26"/>
        </w:rPr>
        <w:t>sono illustrati</w:t>
      </w:r>
      <w:r w:rsidR="001D3876">
        <w:rPr>
          <w:rFonts w:ascii="Times New Roman" w:hAnsi="Times New Roman" w:cs="Times New Roman"/>
          <w:sz w:val="26"/>
          <w:szCs w:val="26"/>
        </w:rPr>
        <w:t xml:space="preserve"> due esempi in cui si richiedono </w:t>
      </w:r>
      <w:r w:rsidR="003547E8">
        <w:rPr>
          <w:rFonts w:ascii="Times New Roman" w:hAnsi="Times New Roman" w:cs="Times New Roman"/>
          <w:sz w:val="26"/>
          <w:szCs w:val="26"/>
        </w:rPr>
        <w:t xml:space="preserve">le notifiche </w:t>
      </w:r>
      <w:r w:rsidR="001D3876">
        <w:rPr>
          <w:rFonts w:ascii="Times New Roman" w:hAnsi="Times New Roman" w:cs="Times New Roman"/>
          <w:sz w:val="26"/>
          <w:szCs w:val="26"/>
        </w:rPr>
        <w:t xml:space="preserve">di esecuzione e </w:t>
      </w:r>
      <w:r w:rsidR="002A0110">
        <w:rPr>
          <w:rFonts w:ascii="Times New Roman" w:hAnsi="Times New Roman" w:cs="Times New Roman"/>
          <w:sz w:val="26"/>
          <w:szCs w:val="26"/>
        </w:rPr>
        <w:t xml:space="preserve">le notifiche </w:t>
      </w:r>
      <w:r w:rsidR="001D3876">
        <w:rPr>
          <w:rFonts w:ascii="Times New Roman" w:hAnsi="Times New Roman" w:cs="Times New Roman"/>
          <w:sz w:val="26"/>
          <w:szCs w:val="26"/>
        </w:rPr>
        <w:t xml:space="preserve">di nuovo dato </w:t>
      </w:r>
      <w:r w:rsidR="003547E8">
        <w:rPr>
          <w:rFonts w:ascii="Times New Roman" w:hAnsi="Times New Roman" w:cs="Times New Roman"/>
          <w:sz w:val="26"/>
          <w:szCs w:val="26"/>
        </w:rPr>
        <w:t>appartenenti ad una certa data. Come precisato precedentemente nel capitolo delle notifiche, questa soluzione è stata implementata utilizzando le proprietà dei generici e della Reflection tipiche della programmazione a oggetti.</w:t>
      </w:r>
    </w:p>
    <w:p w14:paraId="3FD00AB4" w14:textId="77777777" w:rsidR="00DD04E8" w:rsidRDefault="00DD04E8" w:rsidP="00DD04E8">
      <w:pPr>
        <w:rPr>
          <w:sz w:val="24"/>
          <w:szCs w:val="24"/>
        </w:rPr>
      </w:pPr>
    </w:p>
    <w:p w14:paraId="2B37778E" w14:textId="77777777" w:rsidR="00DD04E8" w:rsidRPr="00EC48A1" w:rsidRDefault="00DD04E8" w:rsidP="00DD04E8">
      <w:pPr>
        <w:rPr>
          <w:rFonts w:ascii="Times New Roman" w:hAnsi="Times New Roman" w:cs="Times New Roman"/>
          <w:sz w:val="26"/>
          <w:szCs w:val="26"/>
        </w:rPr>
      </w:pPr>
    </w:p>
    <w:p w14:paraId="09F2461A" w14:textId="77777777" w:rsidR="00C80224" w:rsidRDefault="001D3876" w:rsidP="00C80224">
      <w:pPr>
        <w:keepNext/>
      </w:pPr>
      <w:r>
        <w:rPr>
          <w:rFonts w:ascii="Times New Roman" w:hAnsi="Times New Roman" w:cs="Times New Roman"/>
          <w:noProof/>
          <w:sz w:val="26"/>
          <w:szCs w:val="26"/>
          <w:lang w:bidi="ar-SA"/>
        </w:rPr>
        <w:drawing>
          <wp:inline distT="0" distB="0" distL="0" distR="0" wp14:anchorId="0E757789" wp14:editId="4B77895A">
            <wp:extent cx="6120130" cy="306856"/>
            <wp:effectExtent l="19050" t="0" r="0" b="0"/>
            <wp:docPr id="10" name="Immagine 5" descr="C:\Users\Utente\Desktop\francesco\Università\Tesi\rethinkdb\FotoCodice\GetNotificationsNew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tente\Desktop\francesco\Università\Tesi\rethinkdb\FotoCodice\GetNotificationsNewData.JPG"/>
                    <pic:cNvPicPr>
                      <a:picLocks noChangeAspect="1" noChangeArrowheads="1"/>
                    </pic:cNvPicPr>
                  </pic:nvPicPr>
                  <pic:blipFill>
                    <a:blip r:embed="rId40" cstate="print"/>
                    <a:srcRect/>
                    <a:stretch>
                      <a:fillRect/>
                    </a:stretch>
                  </pic:blipFill>
                  <pic:spPr bwMode="auto">
                    <a:xfrm>
                      <a:off x="0" y="0"/>
                      <a:ext cx="6120130" cy="306856"/>
                    </a:xfrm>
                    <a:prstGeom prst="rect">
                      <a:avLst/>
                    </a:prstGeom>
                    <a:noFill/>
                    <a:ln w="9525">
                      <a:noFill/>
                      <a:miter lim="800000"/>
                      <a:headEnd/>
                      <a:tailEnd/>
                    </a:ln>
                  </pic:spPr>
                </pic:pic>
              </a:graphicData>
            </a:graphic>
          </wp:inline>
        </w:drawing>
      </w:r>
    </w:p>
    <w:p w14:paraId="2E77F9CF" w14:textId="77777777" w:rsidR="00DD04E8" w:rsidRPr="00EC48A1" w:rsidRDefault="00DD04E8" w:rsidP="00DD04E8">
      <w:pPr>
        <w:rPr>
          <w:rFonts w:ascii="Times New Roman" w:hAnsi="Times New Roman" w:cs="Times New Roman"/>
          <w:sz w:val="26"/>
          <w:szCs w:val="26"/>
        </w:rPr>
      </w:pPr>
    </w:p>
    <w:p w14:paraId="4BB7540A" w14:textId="77777777" w:rsidR="00C80224" w:rsidRDefault="001D3876" w:rsidP="00C80224">
      <w:pPr>
        <w:keepNext/>
      </w:pPr>
      <w:r>
        <w:rPr>
          <w:noProof/>
          <w:sz w:val="24"/>
          <w:szCs w:val="24"/>
          <w:lang w:bidi="ar-SA"/>
        </w:rPr>
        <w:drawing>
          <wp:inline distT="0" distB="0" distL="0" distR="0" wp14:anchorId="43DD1F95" wp14:editId="15116176">
            <wp:extent cx="6120130" cy="272052"/>
            <wp:effectExtent l="19050" t="0" r="0" b="0"/>
            <wp:docPr id="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srcRect/>
                    <a:stretch>
                      <a:fillRect/>
                    </a:stretch>
                  </pic:blipFill>
                  <pic:spPr bwMode="auto">
                    <a:xfrm>
                      <a:off x="0" y="0"/>
                      <a:ext cx="6120130" cy="272052"/>
                    </a:xfrm>
                    <a:prstGeom prst="rect">
                      <a:avLst/>
                    </a:prstGeom>
                    <a:noFill/>
                    <a:ln w="9525">
                      <a:noFill/>
                      <a:miter lim="800000"/>
                      <a:headEnd/>
                      <a:tailEnd/>
                    </a:ln>
                  </pic:spPr>
                </pic:pic>
              </a:graphicData>
            </a:graphic>
          </wp:inline>
        </w:drawing>
      </w:r>
    </w:p>
    <w:p w14:paraId="531FD54E" w14:textId="77777777" w:rsidR="00DD04E8" w:rsidRPr="003A1B28" w:rsidRDefault="0093258C" w:rsidP="00C80224">
      <w:pPr>
        <w:pStyle w:val="Didascalia"/>
        <w:rPr>
          <w:rFonts w:ascii="Times New Roman" w:hAnsi="Times New Roman" w:cs="Times New Roman"/>
          <w:b w:val="0"/>
          <w:color w:val="auto"/>
          <w:sz w:val="26"/>
          <w:szCs w:val="26"/>
        </w:rPr>
      </w:pPr>
      <w:r>
        <w:rPr>
          <w:rFonts w:ascii="Times New Roman" w:hAnsi="Times New Roman" w:cs="Times New Roman"/>
          <w:b w:val="0"/>
          <w:color w:val="auto"/>
          <w:sz w:val="26"/>
          <w:szCs w:val="26"/>
        </w:rPr>
        <w:t>Figura 4</w:t>
      </w:r>
      <w:r w:rsidR="0079242D">
        <w:rPr>
          <w:rFonts w:ascii="Times New Roman" w:hAnsi="Times New Roman" w:cs="Times New Roman"/>
          <w:b w:val="0"/>
          <w:color w:val="auto"/>
          <w:sz w:val="26"/>
          <w:szCs w:val="26"/>
        </w:rPr>
        <w:t>.1</w:t>
      </w:r>
      <w:r>
        <w:rPr>
          <w:rFonts w:ascii="Times New Roman" w:hAnsi="Times New Roman" w:cs="Times New Roman"/>
          <w:b w:val="0"/>
          <w:color w:val="auto"/>
          <w:sz w:val="26"/>
          <w:szCs w:val="26"/>
        </w:rPr>
        <w:t>5</w:t>
      </w:r>
      <w:r w:rsidR="00C80224" w:rsidRPr="003A1B28">
        <w:rPr>
          <w:rFonts w:ascii="Times New Roman" w:hAnsi="Times New Roman" w:cs="Times New Roman"/>
          <w:b w:val="0"/>
          <w:color w:val="auto"/>
          <w:sz w:val="26"/>
          <w:szCs w:val="26"/>
        </w:rPr>
        <w:t xml:space="preserve">: </w:t>
      </w:r>
      <w:r w:rsidR="003A1B28" w:rsidRPr="003A1B28">
        <w:rPr>
          <w:rFonts w:ascii="Times New Roman" w:hAnsi="Times New Roman" w:cs="Times New Roman"/>
          <w:b w:val="0"/>
          <w:color w:val="auto"/>
          <w:sz w:val="26"/>
          <w:szCs w:val="26"/>
        </w:rPr>
        <w:t>QueryNotification per le notifiche</w:t>
      </w:r>
      <w:r>
        <w:rPr>
          <w:rFonts w:ascii="Times New Roman" w:hAnsi="Times New Roman" w:cs="Times New Roman"/>
          <w:b w:val="0"/>
          <w:color w:val="auto"/>
          <w:sz w:val="26"/>
          <w:szCs w:val="26"/>
        </w:rPr>
        <w:t xml:space="preserve"> di nuovo dato e</w:t>
      </w:r>
      <w:r w:rsidR="003A1B28" w:rsidRPr="003A1B28">
        <w:rPr>
          <w:rFonts w:ascii="Times New Roman" w:hAnsi="Times New Roman" w:cs="Times New Roman"/>
          <w:b w:val="0"/>
          <w:color w:val="auto"/>
          <w:sz w:val="26"/>
          <w:szCs w:val="26"/>
        </w:rPr>
        <w:t xml:space="preserve"> di </w:t>
      </w:r>
      <w:r w:rsidR="00D016AA">
        <w:rPr>
          <w:rFonts w:ascii="Times New Roman" w:hAnsi="Times New Roman" w:cs="Times New Roman"/>
          <w:b w:val="0"/>
          <w:color w:val="auto"/>
          <w:sz w:val="26"/>
          <w:szCs w:val="26"/>
        </w:rPr>
        <w:t>esecuzione</w:t>
      </w:r>
    </w:p>
    <w:p w14:paraId="0746EABB" w14:textId="77777777" w:rsidR="003547E8" w:rsidRDefault="003547E8" w:rsidP="00DD04E8">
      <w:pPr>
        <w:rPr>
          <w:sz w:val="24"/>
          <w:szCs w:val="24"/>
        </w:rPr>
      </w:pPr>
    </w:p>
    <w:p w14:paraId="46A7AFCC" w14:textId="77777777" w:rsidR="00DD04E8" w:rsidRDefault="00DD04E8" w:rsidP="00DD04E8">
      <w:pPr>
        <w:pStyle w:val="Titolo4"/>
        <w:rPr>
          <w:rFonts w:ascii="Times New Roman" w:hAnsi="Times New Roman" w:cs="Times New Roman"/>
          <w:b w:val="0"/>
          <w:i w:val="0"/>
          <w:color w:val="auto"/>
          <w:sz w:val="30"/>
          <w:szCs w:val="30"/>
        </w:rPr>
      </w:pPr>
    </w:p>
    <w:p w14:paraId="2A0FF0DD" w14:textId="77777777" w:rsidR="00DD04E8" w:rsidRDefault="00DD04E8" w:rsidP="00DD04E8">
      <w:pPr>
        <w:rPr>
          <w:rFonts w:ascii="Times New Roman" w:eastAsiaTheme="majorEastAsia" w:hAnsi="Times New Roman" w:cs="Times New Roman"/>
          <w:bCs/>
          <w:iCs/>
          <w:sz w:val="30"/>
          <w:szCs w:val="30"/>
        </w:rPr>
      </w:pPr>
    </w:p>
    <w:p w14:paraId="40981A43" w14:textId="77777777" w:rsidR="00C80224" w:rsidRDefault="00C80224" w:rsidP="00DD04E8">
      <w:pPr>
        <w:rPr>
          <w:rFonts w:ascii="Times New Roman" w:eastAsiaTheme="majorEastAsia" w:hAnsi="Times New Roman" w:cs="Times New Roman"/>
          <w:bCs/>
          <w:iCs/>
          <w:sz w:val="30"/>
          <w:szCs w:val="30"/>
        </w:rPr>
      </w:pPr>
    </w:p>
    <w:p w14:paraId="26345D39" w14:textId="77777777" w:rsidR="003547E8" w:rsidRDefault="003547E8" w:rsidP="00DD04E8">
      <w:pPr>
        <w:rPr>
          <w:rFonts w:ascii="Times New Roman" w:eastAsiaTheme="majorEastAsia" w:hAnsi="Times New Roman" w:cs="Times New Roman"/>
          <w:bCs/>
          <w:iCs/>
          <w:sz w:val="30"/>
          <w:szCs w:val="30"/>
        </w:rPr>
      </w:pPr>
    </w:p>
    <w:p w14:paraId="41E9283A" w14:textId="77777777" w:rsidR="0093258C" w:rsidRDefault="0093258C" w:rsidP="00DD04E8">
      <w:pPr>
        <w:rPr>
          <w:rFonts w:ascii="Times New Roman" w:eastAsiaTheme="majorEastAsia" w:hAnsi="Times New Roman" w:cs="Times New Roman"/>
          <w:bCs/>
          <w:iCs/>
          <w:sz w:val="30"/>
          <w:szCs w:val="30"/>
        </w:rPr>
      </w:pPr>
    </w:p>
    <w:p w14:paraId="28B90EB7" w14:textId="77777777" w:rsidR="0093258C" w:rsidRDefault="0093258C" w:rsidP="00DD04E8">
      <w:pPr>
        <w:rPr>
          <w:rFonts w:ascii="Times New Roman" w:eastAsiaTheme="majorEastAsia" w:hAnsi="Times New Roman" w:cs="Times New Roman"/>
          <w:bCs/>
          <w:iCs/>
          <w:sz w:val="30"/>
          <w:szCs w:val="30"/>
        </w:rPr>
      </w:pPr>
    </w:p>
    <w:p w14:paraId="5E764D8F" w14:textId="77777777" w:rsidR="003547E8" w:rsidRDefault="003547E8" w:rsidP="00DD04E8"/>
    <w:p w14:paraId="7B8A40EF" w14:textId="77777777" w:rsidR="0093258C" w:rsidRDefault="0093258C" w:rsidP="00DD04E8"/>
    <w:p w14:paraId="01EA16CD" w14:textId="77777777" w:rsidR="0093258C" w:rsidRPr="00EC48A1" w:rsidRDefault="0093258C" w:rsidP="00DD04E8"/>
    <w:p w14:paraId="0C796143" w14:textId="77777777" w:rsidR="00DD04E8" w:rsidRPr="0079242D" w:rsidRDefault="00DD04E8" w:rsidP="0079242D">
      <w:pPr>
        <w:pStyle w:val="Titolo3"/>
        <w:ind w:left="0"/>
        <w:rPr>
          <w:rFonts w:ascii="Times New Roman" w:hAnsi="Times New Roman" w:cs="Times New Roman"/>
          <w:sz w:val="32"/>
          <w:szCs w:val="32"/>
        </w:rPr>
      </w:pPr>
      <w:bookmarkStart w:id="59" w:name="_Toc58000387"/>
      <w:bookmarkStart w:id="60" w:name="_Toc61196322"/>
      <w:r w:rsidRPr="0079242D">
        <w:rPr>
          <w:rFonts w:ascii="Times New Roman" w:hAnsi="Times New Roman" w:cs="Times New Roman"/>
          <w:sz w:val="32"/>
          <w:szCs w:val="32"/>
        </w:rPr>
        <w:lastRenderedPageBreak/>
        <w:t>IRXNotifier</w:t>
      </w:r>
      <w:bookmarkEnd w:id="59"/>
      <w:bookmarkEnd w:id="60"/>
    </w:p>
    <w:p w14:paraId="2794EFF5" w14:textId="77777777" w:rsidR="00DD04E8" w:rsidRDefault="00DD04E8" w:rsidP="00DD04E8">
      <w:pPr>
        <w:pStyle w:val="Titolo1"/>
        <w:ind w:left="0"/>
        <w:rPr>
          <w:sz w:val="24"/>
          <w:szCs w:val="24"/>
        </w:rPr>
      </w:pPr>
    </w:p>
    <w:p w14:paraId="17C63F59" w14:textId="77777777" w:rsidR="003A1B28" w:rsidRDefault="00DD04E8" w:rsidP="003A1B28">
      <w:pPr>
        <w:pStyle w:val="Titolo1"/>
        <w:keepNext/>
        <w:ind w:left="0"/>
      </w:pPr>
      <w:r>
        <w:rPr>
          <w:noProof/>
          <w:sz w:val="24"/>
          <w:szCs w:val="24"/>
          <w:lang w:bidi="ar-SA"/>
        </w:rPr>
        <w:drawing>
          <wp:inline distT="0" distB="0" distL="0" distR="0" wp14:anchorId="56D4A689" wp14:editId="3705B83A">
            <wp:extent cx="6523793" cy="2733675"/>
            <wp:effectExtent l="19050" t="0" r="0" b="0"/>
            <wp:docPr id="25" name="Immagine 10" descr="C:\Users\Utente\Desktop\francesco\Università\Tesi\rethinkdb\Uml\RXNotif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tente\Desktop\francesco\Università\Tesi\rethinkdb\Uml\RXNotifier.JPG"/>
                    <pic:cNvPicPr>
                      <a:picLocks noChangeAspect="1" noChangeArrowheads="1"/>
                    </pic:cNvPicPr>
                  </pic:nvPicPr>
                  <pic:blipFill>
                    <a:blip r:embed="rId42" cstate="print"/>
                    <a:srcRect/>
                    <a:stretch>
                      <a:fillRect/>
                    </a:stretch>
                  </pic:blipFill>
                  <pic:spPr bwMode="auto">
                    <a:xfrm>
                      <a:off x="0" y="0"/>
                      <a:ext cx="6526347" cy="2734745"/>
                    </a:xfrm>
                    <a:prstGeom prst="rect">
                      <a:avLst/>
                    </a:prstGeom>
                    <a:noFill/>
                    <a:ln w="9525">
                      <a:noFill/>
                      <a:miter lim="800000"/>
                      <a:headEnd/>
                      <a:tailEnd/>
                    </a:ln>
                  </pic:spPr>
                </pic:pic>
              </a:graphicData>
            </a:graphic>
          </wp:inline>
        </w:drawing>
      </w:r>
    </w:p>
    <w:p w14:paraId="2B78EA26" w14:textId="77777777" w:rsidR="00DD04E8" w:rsidRPr="003A1B28" w:rsidRDefault="0079242D" w:rsidP="003A1B28">
      <w:pPr>
        <w:pStyle w:val="Didascalia"/>
        <w:rPr>
          <w:rFonts w:ascii="Times New Roman" w:hAnsi="Times New Roman" w:cs="Times New Roman"/>
          <w:b w:val="0"/>
          <w:color w:val="auto"/>
          <w:sz w:val="26"/>
          <w:szCs w:val="26"/>
        </w:rPr>
      </w:pPr>
      <w:r>
        <w:rPr>
          <w:rFonts w:ascii="Times New Roman" w:hAnsi="Times New Roman" w:cs="Times New Roman"/>
          <w:b w:val="0"/>
          <w:color w:val="auto"/>
          <w:sz w:val="26"/>
          <w:szCs w:val="26"/>
        </w:rPr>
        <w:t xml:space="preserve">Figura </w:t>
      </w:r>
      <w:r w:rsidR="0093258C">
        <w:rPr>
          <w:rFonts w:ascii="Times New Roman" w:hAnsi="Times New Roman" w:cs="Times New Roman"/>
          <w:b w:val="0"/>
          <w:color w:val="auto"/>
          <w:sz w:val="26"/>
          <w:szCs w:val="26"/>
        </w:rPr>
        <w:t>4.16</w:t>
      </w:r>
      <w:r w:rsidR="003A1B28" w:rsidRPr="003A1B28">
        <w:rPr>
          <w:rFonts w:ascii="Times New Roman" w:hAnsi="Times New Roman" w:cs="Times New Roman"/>
          <w:b w:val="0"/>
          <w:color w:val="auto"/>
          <w:sz w:val="26"/>
          <w:szCs w:val="26"/>
        </w:rPr>
        <w:t xml:space="preserve"> </w:t>
      </w:r>
    </w:p>
    <w:p w14:paraId="58BB8776" w14:textId="77777777" w:rsidR="00813760" w:rsidRDefault="00813760" w:rsidP="00DD04E8">
      <w:pPr>
        <w:rPr>
          <w:rFonts w:ascii="Times New Roman" w:hAnsi="Times New Roman" w:cs="Times New Roman"/>
          <w:sz w:val="26"/>
          <w:szCs w:val="26"/>
        </w:rPr>
      </w:pPr>
    </w:p>
    <w:p w14:paraId="2D489F49" w14:textId="77777777" w:rsidR="00736813" w:rsidRDefault="00736813" w:rsidP="00821B06">
      <w:pPr>
        <w:jc w:val="both"/>
        <w:rPr>
          <w:rFonts w:ascii="Times New Roman" w:hAnsi="Times New Roman" w:cs="Times New Roman"/>
          <w:sz w:val="26"/>
          <w:szCs w:val="26"/>
        </w:rPr>
      </w:pPr>
      <w:r>
        <w:rPr>
          <w:rFonts w:ascii="Times New Roman" w:hAnsi="Times New Roman" w:cs="Times New Roman"/>
          <w:i/>
          <w:sz w:val="26"/>
          <w:szCs w:val="26"/>
        </w:rPr>
        <w:tab/>
      </w:r>
      <w:r w:rsidR="00EB585B" w:rsidRPr="006E475F">
        <w:rPr>
          <w:rFonts w:ascii="Times New Roman" w:hAnsi="Times New Roman" w:cs="Times New Roman"/>
          <w:i/>
          <w:sz w:val="26"/>
          <w:szCs w:val="26"/>
        </w:rPr>
        <w:t>IRXNotifier</w:t>
      </w:r>
      <w:r w:rsidR="00EB585B">
        <w:rPr>
          <w:rFonts w:ascii="Times New Roman" w:hAnsi="Times New Roman" w:cs="Times New Roman"/>
          <w:sz w:val="26"/>
          <w:szCs w:val="26"/>
        </w:rPr>
        <w:t xml:space="preserve"> è la classe di libreria che svolge il </w:t>
      </w:r>
      <w:r w:rsidR="002A0110">
        <w:rPr>
          <w:rFonts w:ascii="Times New Roman" w:hAnsi="Times New Roman" w:cs="Times New Roman"/>
          <w:sz w:val="26"/>
          <w:szCs w:val="26"/>
        </w:rPr>
        <w:t xml:space="preserve">fondamentale </w:t>
      </w:r>
      <w:r w:rsidR="00EB585B">
        <w:rPr>
          <w:rFonts w:ascii="Times New Roman" w:hAnsi="Times New Roman" w:cs="Times New Roman"/>
          <w:sz w:val="26"/>
          <w:szCs w:val="26"/>
        </w:rPr>
        <w:t xml:space="preserve">ruolo di notificatore degli eventi </w:t>
      </w:r>
      <w:r w:rsidR="002A0110">
        <w:rPr>
          <w:rFonts w:ascii="Times New Roman" w:hAnsi="Times New Roman" w:cs="Times New Roman"/>
          <w:sz w:val="26"/>
          <w:szCs w:val="26"/>
        </w:rPr>
        <w:t xml:space="preserve">del </w:t>
      </w:r>
      <w:r w:rsidR="00EB585B">
        <w:rPr>
          <w:rFonts w:ascii="Times New Roman" w:hAnsi="Times New Roman" w:cs="Times New Roman"/>
          <w:sz w:val="26"/>
          <w:szCs w:val="26"/>
        </w:rPr>
        <w:t xml:space="preserve">sistema. </w:t>
      </w:r>
    </w:p>
    <w:p w14:paraId="56137468" w14:textId="77777777" w:rsidR="00DD04E8" w:rsidRDefault="00736813" w:rsidP="00821B06">
      <w:pPr>
        <w:jc w:val="both"/>
        <w:rPr>
          <w:rFonts w:ascii="Times New Roman" w:hAnsi="Times New Roman" w:cs="Times New Roman"/>
          <w:sz w:val="26"/>
          <w:szCs w:val="26"/>
        </w:rPr>
      </w:pPr>
      <w:r>
        <w:rPr>
          <w:rFonts w:ascii="Times New Roman" w:hAnsi="Times New Roman" w:cs="Times New Roman"/>
          <w:sz w:val="26"/>
          <w:szCs w:val="26"/>
        </w:rPr>
        <w:tab/>
      </w:r>
      <w:r w:rsidR="00EB585B">
        <w:rPr>
          <w:rFonts w:ascii="Times New Roman" w:hAnsi="Times New Roman" w:cs="Times New Roman"/>
          <w:sz w:val="26"/>
          <w:szCs w:val="26"/>
        </w:rPr>
        <w:t xml:space="preserve">La soluzione è stata implementata sfruttando una specifica funzionalità offerta dal dbms non relazionale RethinkDB. Questa caratteristica, chiamata </w:t>
      </w:r>
      <w:r w:rsidR="00EB585B" w:rsidRPr="00EB585B">
        <w:rPr>
          <w:rFonts w:ascii="Times New Roman" w:hAnsi="Times New Roman" w:cs="Times New Roman"/>
          <w:i/>
          <w:sz w:val="26"/>
          <w:szCs w:val="26"/>
        </w:rPr>
        <w:t>changefeeds</w:t>
      </w:r>
      <w:r w:rsidR="00EB585B">
        <w:rPr>
          <w:rFonts w:ascii="Times New Roman" w:hAnsi="Times New Roman" w:cs="Times New Roman"/>
          <w:sz w:val="26"/>
          <w:szCs w:val="26"/>
        </w:rPr>
        <w:t>, è il motivo per cui RethinkD</w:t>
      </w:r>
      <w:r w:rsidR="006E475F">
        <w:rPr>
          <w:rFonts w:ascii="Times New Roman" w:hAnsi="Times New Roman" w:cs="Times New Roman"/>
          <w:sz w:val="26"/>
          <w:szCs w:val="26"/>
        </w:rPr>
        <w:t>B può essere co</w:t>
      </w:r>
      <w:r w:rsidR="008878E2">
        <w:rPr>
          <w:rFonts w:ascii="Times New Roman" w:hAnsi="Times New Roman" w:cs="Times New Roman"/>
          <w:sz w:val="26"/>
          <w:szCs w:val="26"/>
        </w:rPr>
        <w:t>nsiderato un database real-time (</w:t>
      </w:r>
      <w:r w:rsidR="006E475F">
        <w:rPr>
          <w:rFonts w:ascii="Times New Roman" w:hAnsi="Times New Roman" w:cs="Times New Roman"/>
          <w:sz w:val="26"/>
          <w:szCs w:val="26"/>
        </w:rPr>
        <w:t xml:space="preserve">classe di sistemi </w:t>
      </w:r>
      <w:r w:rsidR="00EB585B">
        <w:rPr>
          <w:rFonts w:ascii="Times New Roman" w:hAnsi="Times New Roman" w:cs="Times New Roman"/>
          <w:sz w:val="26"/>
          <w:szCs w:val="26"/>
        </w:rPr>
        <w:t>discussi nel paragrafo introduttivo</w:t>
      </w:r>
      <w:r w:rsidR="008878E2">
        <w:rPr>
          <w:rFonts w:ascii="Times New Roman" w:hAnsi="Times New Roman" w:cs="Times New Roman"/>
          <w:sz w:val="26"/>
          <w:szCs w:val="26"/>
        </w:rPr>
        <w:t>)</w:t>
      </w:r>
      <w:r w:rsidR="006E475F">
        <w:rPr>
          <w:rFonts w:ascii="Times New Roman" w:hAnsi="Times New Roman" w:cs="Times New Roman"/>
          <w:sz w:val="26"/>
          <w:szCs w:val="26"/>
        </w:rPr>
        <w:t xml:space="preserve"> </w:t>
      </w:r>
      <w:r w:rsidR="00F67F19">
        <w:rPr>
          <w:rFonts w:ascii="Times New Roman" w:hAnsi="Times New Roman" w:cs="Times New Roman"/>
          <w:sz w:val="26"/>
          <w:szCs w:val="26"/>
        </w:rPr>
        <w:t>perché consente ai client di ricevere</w:t>
      </w:r>
      <w:r w:rsidR="006E475F">
        <w:rPr>
          <w:rFonts w:ascii="Times New Roman" w:hAnsi="Times New Roman" w:cs="Times New Roman"/>
          <w:sz w:val="26"/>
          <w:szCs w:val="26"/>
        </w:rPr>
        <w:t xml:space="preserve"> in tempo reale</w:t>
      </w:r>
      <w:r w:rsidR="00F67F19">
        <w:rPr>
          <w:rFonts w:ascii="Times New Roman" w:hAnsi="Times New Roman" w:cs="Times New Roman"/>
          <w:sz w:val="26"/>
          <w:szCs w:val="26"/>
        </w:rPr>
        <w:t xml:space="preserve"> le modifiche</w:t>
      </w:r>
      <w:r w:rsidR="006E475F">
        <w:rPr>
          <w:rFonts w:ascii="Times New Roman" w:hAnsi="Times New Roman" w:cs="Times New Roman"/>
          <w:sz w:val="26"/>
          <w:szCs w:val="26"/>
        </w:rPr>
        <w:t xml:space="preserve"> avvenute</w:t>
      </w:r>
      <w:r w:rsidR="00F67F19">
        <w:rPr>
          <w:rFonts w:ascii="Times New Roman" w:hAnsi="Times New Roman" w:cs="Times New Roman"/>
          <w:sz w:val="26"/>
          <w:szCs w:val="26"/>
        </w:rPr>
        <w:t xml:space="preserve"> su una tabella, su un singolo documento o persino i risultati di una query specifica</w:t>
      </w:r>
      <w:r w:rsidR="00EB585B">
        <w:rPr>
          <w:rFonts w:ascii="Times New Roman" w:hAnsi="Times New Roman" w:cs="Times New Roman"/>
          <w:sz w:val="26"/>
          <w:szCs w:val="26"/>
        </w:rPr>
        <w:t>.</w:t>
      </w:r>
      <w:r>
        <w:rPr>
          <w:rFonts w:ascii="Times New Roman" w:hAnsi="Times New Roman" w:cs="Times New Roman"/>
          <w:sz w:val="26"/>
          <w:szCs w:val="26"/>
        </w:rPr>
        <w:t xml:space="preserve"> </w:t>
      </w:r>
      <w:r w:rsidR="00F67F19">
        <w:rPr>
          <w:rFonts w:ascii="Times New Roman" w:hAnsi="Times New Roman" w:cs="Times New Roman"/>
          <w:sz w:val="26"/>
          <w:szCs w:val="26"/>
        </w:rPr>
        <w:t xml:space="preserve">Il notificatore, quindi, </w:t>
      </w:r>
      <w:r w:rsidR="00EB585B">
        <w:rPr>
          <w:rFonts w:ascii="Times New Roman" w:hAnsi="Times New Roman" w:cs="Times New Roman"/>
          <w:sz w:val="26"/>
          <w:szCs w:val="26"/>
        </w:rPr>
        <w:t xml:space="preserve">è stato implementato attraverso la combinazione  della funzionalità </w:t>
      </w:r>
      <w:r w:rsidR="00EB585B" w:rsidRPr="00EB585B">
        <w:rPr>
          <w:rFonts w:ascii="Times New Roman" w:hAnsi="Times New Roman" w:cs="Times New Roman"/>
          <w:i/>
          <w:sz w:val="26"/>
          <w:szCs w:val="26"/>
        </w:rPr>
        <w:t>changefeed</w:t>
      </w:r>
      <w:r w:rsidR="00EB585B">
        <w:rPr>
          <w:rFonts w:ascii="Times New Roman" w:hAnsi="Times New Roman" w:cs="Times New Roman"/>
          <w:i/>
          <w:sz w:val="26"/>
          <w:szCs w:val="26"/>
        </w:rPr>
        <w:t xml:space="preserve">s </w:t>
      </w:r>
      <w:r w:rsidR="00EB585B" w:rsidRPr="00EB585B">
        <w:rPr>
          <w:rFonts w:ascii="Times New Roman" w:hAnsi="Times New Roman" w:cs="Times New Roman"/>
          <w:i/>
          <w:sz w:val="26"/>
          <w:szCs w:val="26"/>
        </w:rPr>
        <w:t xml:space="preserve"> </w:t>
      </w:r>
      <w:r w:rsidR="00EB585B">
        <w:rPr>
          <w:rFonts w:ascii="Times New Roman" w:hAnsi="Times New Roman" w:cs="Times New Roman"/>
          <w:sz w:val="26"/>
          <w:szCs w:val="26"/>
        </w:rPr>
        <w:t>offerta dal driver RethinkD</w:t>
      </w:r>
      <w:r w:rsidR="006E475F">
        <w:rPr>
          <w:rFonts w:ascii="Times New Roman" w:hAnsi="Times New Roman" w:cs="Times New Roman"/>
          <w:sz w:val="26"/>
          <w:szCs w:val="26"/>
        </w:rPr>
        <w:t>B per applicativi in c# chiamato</w:t>
      </w:r>
      <w:r w:rsidR="00EB585B">
        <w:rPr>
          <w:rFonts w:ascii="Times New Roman" w:hAnsi="Times New Roman" w:cs="Times New Roman"/>
          <w:sz w:val="26"/>
          <w:szCs w:val="26"/>
        </w:rPr>
        <w:t xml:space="preserve"> </w:t>
      </w:r>
      <w:r w:rsidR="006E475F" w:rsidRPr="006E475F">
        <w:rPr>
          <w:rFonts w:ascii="Times New Roman" w:hAnsi="Times New Roman" w:cs="Times New Roman"/>
          <w:i/>
          <w:sz w:val="26"/>
          <w:szCs w:val="26"/>
        </w:rPr>
        <w:t>bchavez/RethinkDb.Driver</w:t>
      </w:r>
      <w:r w:rsidR="00EB585B">
        <w:rPr>
          <w:rFonts w:ascii="Times New Roman" w:hAnsi="Times New Roman" w:cs="Times New Roman"/>
          <w:sz w:val="26"/>
          <w:szCs w:val="26"/>
        </w:rPr>
        <w:t xml:space="preserve"> e della libreria </w:t>
      </w:r>
      <w:r w:rsidR="00EB585B" w:rsidRPr="006E475F">
        <w:rPr>
          <w:rFonts w:ascii="Times New Roman" w:hAnsi="Times New Roman" w:cs="Times New Roman"/>
          <w:i/>
          <w:sz w:val="26"/>
          <w:szCs w:val="26"/>
        </w:rPr>
        <w:t>Reactive Extension (Rx)</w:t>
      </w:r>
      <w:r w:rsidR="00F67F19" w:rsidRPr="006E475F">
        <w:rPr>
          <w:rFonts w:ascii="Times New Roman" w:hAnsi="Times New Roman" w:cs="Times New Roman"/>
          <w:i/>
          <w:sz w:val="26"/>
          <w:szCs w:val="26"/>
        </w:rPr>
        <w:t xml:space="preserve"> </w:t>
      </w:r>
      <w:hyperlink w:anchor="Consuming_changefeed" w:history="1">
        <w:r w:rsidR="00BC1382" w:rsidRPr="00BC1382">
          <w:rPr>
            <w:rStyle w:val="Collegamentoipertestuale"/>
            <w:rFonts w:ascii="Times New Roman" w:hAnsi="Times New Roman" w:cs="Times New Roman"/>
            <w:color w:val="5B9BD5" w:themeColor="accent5"/>
            <w:sz w:val="26"/>
            <w:szCs w:val="26"/>
          </w:rPr>
          <w:t>[19</w:t>
        </w:r>
        <w:r w:rsidR="00F67F19" w:rsidRPr="00BC1382">
          <w:rPr>
            <w:rStyle w:val="Collegamentoipertestuale"/>
            <w:rFonts w:ascii="Times New Roman" w:hAnsi="Times New Roman" w:cs="Times New Roman"/>
            <w:color w:val="5B9BD5" w:themeColor="accent5"/>
            <w:sz w:val="26"/>
            <w:szCs w:val="26"/>
          </w:rPr>
          <w:t>]</w:t>
        </w:r>
      </w:hyperlink>
      <w:r w:rsidR="00EB585B">
        <w:rPr>
          <w:rFonts w:ascii="Times New Roman" w:hAnsi="Times New Roman" w:cs="Times New Roman"/>
          <w:sz w:val="26"/>
          <w:szCs w:val="26"/>
        </w:rPr>
        <w:t>.</w:t>
      </w:r>
    </w:p>
    <w:p w14:paraId="43659F29" w14:textId="77777777" w:rsidR="00F67F19" w:rsidRDefault="00736813" w:rsidP="00821B06">
      <w:pPr>
        <w:jc w:val="both"/>
        <w:rPr>
          <w:rFonts w:ascii="Times New Roman" w:hAnsi="Times New Roman" w:cs="Times New Roman"/>
          <w:sz w:val="26"/>
          <w:szCs w:val="26"/>
        </w:rPr>
      </w:pPr>
      <w:r>
        <w:rPr>
          <w:rFonts w:ascii="Times New Roman" w:hAnsi="Times New Roman" w:cs="Times New Roman"/>
          <w:i/>
          <w:sz w:val="26"/>
          <w:szCs w:val="26"/>
        </w:rPr>
        <w:tab/>
      </w:r>
      <w:r w:rsidR="00F67F19" w:rsidRPr="006E475F">
        <w:rPr>
          <w:rFonts w:ascii="Times New Roman" w:hAnsi="Times New Roman" w:cs="Times New Roman"/>
          <w:i/>
          <w:sz w:val="26"/>
          <w:szCs w:val="26"/>
        </w:rPr>
        <w:t>IRXNotifier</w:t>
      </w:r>
      <w:r w:rsidR="006E475F">
        <w:rPr>
          <w:rFonts w:ascii="Times New Roman" w:hAnsi="Times New Roman" w:cs="Times New Roman"/>
          <w:sz w:val="26"/>
          <w:szCs w:val="26"/>
        </w:rPr>
        <w:t xml:space="preserve"> </w:t>
      </w:r>
      <w:r w:rsidR="00F67F19">
        <w:rPr>
          <w:rFonts w:ascii="Times New Roman" w:hAnsi="Times New Roman" w:cs="Times New Roman"/>
          <w:sz w:val="26"/>
          <w:szCs w:val="26"/>
        </w:rPr>
        <w:t>è un notificatore che</w:t>
      </w:r>
      <w:r w:rsidR="006E475F">
        <w:rPr>
          <w:rFonts w:ascii="Times New Roman" w:hAnsi="Times New Roman" w:cs="Times New Roman"/>
          <w:sz w:val="26"/>
          <w:szCs w:val="26"/>
        </w:rPr>
        <w:t xml:space="preserve">, come il </w:t>
      </w:r>
      <w:r w:rsidR="006E475F" w:rsidRPr="006E475F">
        <w:rPr>
          <w:rFonts w:ascii="Times New Roman" w:hAnsi="Times New Roman" w:cs="Times New Roman"/>
          <w:i/>
          <w:sz w:val="26"/>
          <w:szCs w:val="26"/>
        </w:rPr>
        <w:t>QueryNotification</w:t>
      </w:r>
      <w:r w:rsidR="006E475F">
        <w:rPr>
          <w:rFonts w:ascii="Times New Roman" w:hAnsi="Times New Roman" w:cs="Times New Roman"/>
          <w:sz w:val="26"/>
          <w:szCs w:val="26"/>
        </w:rPr>
        <w:t>,</w:t>
      </w:r>
      <w:r w:rsidR="008878E2">
        <w:rPr>
          <w:rFonts w:ascii="Times New Roman" w:hAnsi="Times New Roman" w:cs="Times New Roman"/>
          <w:sz w:val="26"/>
          <w:szCs w:val="26"/>
        </w:rPr>
        <w:t xml:space="preserve"> </w:t>
      </w:r>
      <w:r w:rsidR="00F67F19">
        <w:rPr>
          <w:rFonts w:ascii="Times New Roman" w:hAnsi="Times New Roman" w:cs="Times New Roman"/>
          <w:sz w:val="26"/>
          <w:szCs w:val="26"/>
        </w:rPr>
        <w:t xml:space="preserve">offre le proprie funzionalità per la tabella di sistema </w:t>
      </w:r>
      <w:r w:rsidR="00F67F19" w:rsidRPr="00F67F19">
        <w:rPr>
          <w:rFonts w:ascii="Times New Roman" w:hAnsi="Times New Roman" w:cs="Times New Roman"/>
          <w:i/>
          <w:sz w:val="26"/>
          <w:szCs w:val="26"/>
        </w:rPr>
        <w:t>Notifications</w:t>
      </w:r>
      <w:r w:rsidR="00F67F19">
        <w:rPr>
          <w:rFonts w:ascii="Times New Roman" w:hAnsi="Times New Roman" w:cs="Times New Roman"/>
          <w:i/>
          <w:sz w:val="26"/>
          <w:szCs w:val="26"/>
        </w:rPr>
        <w:t xml:space="preserve"> </w:t>
      </w:r>
      <w:r w:rsidR="00F67F19">
        <w:rPr>
          <w:rFonts w:ascii="Times New Roman" w:hAnsi="Times New Roman" w:cs="Times New Roman"/>
          <w:sz w:val="26"/>
          <w:szCs w:val="26"/>
        </w:rPr>
        <w:t xml:space="preserve">permettendo agli applicativi client di rimanere in ascolto </w:t>
      </w:r>
      <w:r w:rsidR="00421631">
        <w:rPr>
          <w:rFonts w:ascii="Times New Roman" w:hAnsi="Times New Roman" w:cs="Times New Roman"/>
          <w:sz w:val="26"/>
          <w:szCs w:val="26"/>
        </w:rPr>
        <w:t>degli</w:t>
      </w:r>
      <w:r w:rsidR="00F67F19">
        <w:rPr>
          <w:rFonts w:ascii="Times New Roman" w:hAnsi="Times New Roman" w:cs="Times New Roman"/>
          <w:sz w:val="26"/>
          <w:szCs w:val="26"/>
        </w:rPr>
        <w:t xml:space="preserve"> eventi che la riguardano.</w:t>
      </w:r>
    </w:p>
    <w:p w14:paraId="2C97B885" w14:textId="77777777" w:rsidR="001769EC" w:rsidRPr="00154705" w:rsidRDefault="00736813" w:rsidP="00821B06">
      <w:pPr>
        <w:jc w:val="both"/>
        <w:rPr>
          <w:rFonts w:ascii="Times New Roman" w:hAnsi="Times New Roman" w:cs="Times New Roman"/>
          <w:sz w:val="26"/>
          <w:szCs w:val="26"/>
        </w:rPr>
      </w:pPr>
      <w:r>
        <w:rPr>
          <w:rFonts w:ascii="Times New Roman" w:hAnsi="Times New Roman" w:cs="Times New Roman"/>
          <w:sz w:val="26"/>
          <w:szCs w:val="26"/>
        </w:rPr>
        <w:tab/>
      </w:r>
      <w:r w:rsidR="006E475F">
        <w:rPr>
          <w:rFonts w:ascii="Times New Roman" w:hAnsi="Times New Roman" w:cs="Times New Roman"/>
          <w:sz w:val="26"/>
          <w:szCs w:val="26"/>
        </w:rPr>
        <w:t>Garantisce</w:t>
      </w:r>
      <w:r w:rsidR="00F67F19">
        <w:rPr>
          <w:rFonts w:ascii="Times New Roman" w:hAnsi="Times New Roman" w:cs="Times New Roman"/>
          <w:sz w:val="26"/>
          <w:szCs w:val="26"/>
        </w:rPr>
        <w:t xml:space="preserve">, inoltre, di intercettare eventi riguardanti un sottoinsieme specifico di notifiche </w:t>
      </w:r>
      <w:r w:rsidR="00421631">
        <w:rPr>
          <w:rFonts w:ascii="Times New Roman" w:hAnsi="Times New Roman" w:cs="Times New Roman"/>
          <w:sz w:val="26"/>
          <w:szCs w:val="26"/>
        </w:rPr>
        <w:t>con</w:t>
      </w:r>
      <w:r w:rsidR="00F67F19">
        <w:rPr>
          <w:rFonts w:ascii="Times New Roman" w:hAnsi="Times New Roman" w:cs="Times New Roman"/>
          <w:sz w:val="26"/>
          <w:szCs w:val="26"/>
        </w:rPr>
        <w:t xml:space="preserve"> un </w:t>
      </w:r>
      <w:r w:rsidR="001769EC">
        <w:rPr>
          <w:rFonts w:ascii="Times New Roman" w:hAnsi="Times New Roman" w:cs="Times New Roman"/>
          <w:sz w:val="26"/>
          <w:szCs w:val="26"/>
        </w:rPr>
        <w:t>ce</w:t>
      </w:r>
      <w:r w:rsidR="006E475F">
        <w:rPr>
          <w:rFonts w:ascii="Times New Roman" w:hAnsi="Times New Roman" w:cs="Times New Roman"/>
          <w:sz w:val="26"/>
          <w:szCs w:val="26"/>
        </w:rPr>
        <w:t xml:space="preserve">rto valore di argomento (campo </w:t>
      </w:r>
      <w:r w:rsidR="006E475F" w:rsidRPr="006E475F">
        <w:rPr>
          <w:rFonts w:ascii="Times New Roman" w:hAnsi="Times New Roman" w:cs="Times New Roman"/>
          <w:i/>
          <w:sz w:val="26"/>
          <w:szCs w:val="26"/>
        </w:rPr>
        <w:t>arg</w:t>
      </w:r>
      <w:r w:rsidR="001769EC">
        <w:rPr>
          <w:rFonts w:ascii="Times New Roman" w:hAnsi="Times New Roman" w:cs="Times New Roman"/>
          <w:sz w:val="26"/>
          <w:szCs w:val="26"/>
        </w:rPr>
        <w:t xml:space="preserve"> delle notifiche).</w:t>
      </w:r>
      <w:r>
        <w:rPr>
          <w:rFonts w:ascii="Times New Roman" w:hAnsi="Times New Roman" w:cs="Times New Roman"/>
          <w:sz w:val="26"/>
          <w:szCs w:val="26"/>
        </w:rPr>
        <w:t xml:space="preserve"> </w:t>
      </w:r>
      <w:r w:rsidR="001769EC">
        <w:rPr>
          <w:rFonts w:ascii="Times New Roman" w:hAnsi="Times New Roman" w:cs="Times New Roman"/>
          <w:sz w:val="26"/>
          <w:szCs w:val="26"/>
        </w:rPr>
        <w:t>Gli eventi comprendono l’</w:t>
      </w:r>
      <w:r w:rsidR="001769EC" w:rsidRPr="00154705">
        <w:rPr>
          <w:rFonts w:ascii="Times New Roman" w:hAnsi="Times New Roman" w:cs="Times New Roman"/>
          <w:sz w:val="26"/>
          <w:szCs w:val="26"/>
        </w:rPr>
        <w:t xml:space="preserve">inserimento, </w:t>
      </w:r>
      <w:r w:rsidR="001769EC">
        <w:rPr>
          <w:rFonts w:ascii="Times New Roman" w:hAnsi="Times New Roman" w:cs="Times New Roman"/>
          <w:sz w:val="26"/>
          <w:szCs w:val="26"/>
        </w:rPr>
        <w:t>la cancellazione e</w:t>
      </w:r>
      <w:r w:rsidR="001769EC" w:rsidRPr="00154705">
        <w:rPr>
          <w:rFonts w:ascii="Times New Roman" w:hAnsi="Times New Roman" w:cs="Times New Roman"/>
          <w:sz w:val="26"/>
          <w:szCs w:val="26"/>
        </w:rPr>
        <w:t xml:space="preserve"> </w:t>
      </w:r>
      <w:r w:rsidR="001769EC">
        <w:rPr>
          <w:rFonts w:ascii="Times New Roman" w:hAnsi="Times New Roman" w:cs="Times New Roman"/>
          <w:sz w:val="26"/>
          <w:szCs w:val="26"/>
        </w:rPr>
        <w:t xml:space="preserve">la </w:t>
      </w:r>
      <w:r w:rsidR="001769EC" w:rsidRPr="00154705">
        <w:rPr>
          <w:rFonts w:ascii="Times New Roman" w:hAnsi="Times New Roman" w:cs="Times New Roman"/>
          <w:sz w:val="26"/>
          <w:szCs w:val="26"/>
        </w:rPr>
        <w:t xml:space="preserve">modifica di una notifica che abbia come argomento uno tra </w:t>
      </w:r>
      <w:r w:rsidR="001769EC">
        <w:rPr>
          <w:rFonts w:ascii="Times New Roman" w:hAnsi="Times New Roman" w:cs="Times New Roman"/>
          <w:sz w:val="26"/>
          <w:szCs w:val="26"/>
        </w:rPr>
        <w:t xml:space="preserve">quelli per cui l’applicativo client si è </w:t>
      </w:r>
      <w:r w:rsidR="006E475F">
        <w:rPr>
          <w:rFonts w:ascii="Times New Roman" w:hAnsi="Times New Roman" w:cs="Times New Roman"/>
          <w:sz w:val="26"/>
          <w:szCs w:val="26"/>
        </w:rPr>
        <w:t>interessato registrandosi</w:t>
      </w:r>
      <w:r w:rsidR="001769EC" w:rsidRPr="00154705">
        <w:rPr>
          <w:rFonts w:ascii="Times New Roman" w:hAnsi="Times New Roman" w:cs="Times New Roman"/>
          <w:sz w:val="26"/>
          <w:szCs w:val="26"/>
        </w:rPr>
        <w:t>.</w:t>
      </w:r>
      <w:r>
        <w:rPr>
          <w:rFonts w:ascii="Times New Roman" w:hAnsi="Times New Roman" w:cs="Times New Roman"/>
          <w:sz w:val="26"/>
          <w:szCs w:val="26"/>
        </w:rPr>
        <w:t xml:space="preserve"> </w:t>
      </w:r>
      <w:r w:rsidR="001769EC" w:rsidRPr="00154705">
        <w:rPr>
          <w:rFonts w:ascii="Times New Roman" w:hAnsi="Times New Roman" w:cs="Times New Roman"/>
          <w:sz w:val="26"/>
          <w:szCs w:val="26"/>
        </w:rPr>
        <w:t>In seguito al</w:t>
      </w:r>
      <w:r w:rsidR="001769EC">
        <w:rPr>
          <w:rFonts w:ascii="Times New Roman" w:hAnsi="Times New Roman" w:cs="Times New Roman"/>
          <w:sz w:val="26"/>
          <w:szCs w:val="26"/>
        </w:rPr>
        <w:t>la registrazione sulle</w:t>
      </w:r>
      <w:r w:rsidR="006E475F">
        <w:rPr>
          <w:rFonts w:ascii="Times New Roman" w:hAnsi="Times New Roman" w:cs="Times New Roman"/>
          <w:sz w:val="26"/>
          <w:szCs w:val="26"/>
        </w:rPr>
        <w:t xml:space="preserve"> notifiche di proprio interesse</w:t>
      </w:r>
      <w:r w:rsidR="001769EC">
        <w:rPr>
          <w:rFonts w:ascii="Times New Roman" w:hAnsi="Times New Roman" w:cs="Times New Roman"/>
          <w:sz w:val="26"/>
          <w:szCs w:val="26"/>
        </w:rPr>
        <w:t xml:space="preserve"> </w:t>
      </w:r>
      <w:r w:rsidR="001769EC" w:rsidRPr="00154705">
        <w:rPr>
          <w:rFonts w:ascii="Times New Roman" w:hAnsi="Times New Roman" w:cs="Times New Roman"/>
          <w:sz w:val="26"/>
          <w:szCs w:val="26"/>
        </w:rPr>
        <w:t>viene restituito</w:t>
      </w:r>
      <w:r w:rsidR="001769EC">
        <w:rPr>
          <w:rFonts w:ascii="Times New Roman" w:hAnsi="Times New Roman" w:cs="Times New Roman"/>
          <w:sz w:val="26"/>
          <w:szCs w:val="26"/>
        </w:rPr>
        <w:t xml:space="preserve"> agli applicativi client della libreria un </w:t>
      </w:r>
      <w:r w:rsidR="001769EC" w:rsidRPr="00B51FE7">
        <w:rPr>
          <w:rFonts w:ascii="Times New Roman" w:hAnsi="Times New Roman" w:cs="Times New Roman"/>
          <w:i/>
          <w:sz w:val="26"/>
          <w:szCs w:val="26"/>
        </w:rPr>
        <w:t>NotificationSubscription</w:t>
      </w:r>
      <w:r w:rsidR="001769EC" w:rsidRPr="00154705">
        <w:rPr>
          <w:rFonts w:ascii="Times New Roman" w:hAnsi="Times New Roman" w:cs="Times New Roman"/>
          <w:sz w:val="26"/>
          <w:szCs w:val="26"/>
        </w:rPr>
        <w:t xml:space="preserve"> che raccoglie </w:t>
      </w:r>
      <w:r w:rsidR="006E475F">
        <w:rPr>
          <w:rFonts w:ascii="Times New Roman" w:hAnsi="Times New Roman" w:cs="Times New Roman"/>
          <w:sz w:val="26"/>
          <w:szCs w:val="26"/>
        </w:rPr>
        <w:t xml:space="preserve">un </w:t>
      </w:r>
      <w:r w:rsidR="001769EC" w:rsidRPr="006E475F">
        <w:rPr>
          <w:rFonts w:ascii="Times New Roman" w:hAnsi="Times New Roman" w:cs="Times New Roman"/>
          <w:i/>
          <w:sz w:val="26"/>
          <w:szCs w:val="26"/>
        </w:rPr>
        <w:t>observable</w:t>
      </w:r>
      <w:r w:rsidR="001769EC">
        <w:rPr>
          <w:rFonts w:ascii="Times New Roman" w:hAnsi="Times New Roman" w:cs="Times New Roman"/>
          <w:sz w:val="26"/>
          <w:szCs w:val="26"/>
        </w:rPr>
        <w:t xml:space="preserve"> (oggetto che permette di intercettare gli eventi)</w:t>
      </w:r>
      <w:r w:rsidR="001769EC" w:rsidRPr="00154705">
        <w:rPr>
          <w:rFonts w:ascii="Times New Roman" w:hAnsi="Times New Roman" w:cs="Times New Roman"/>
          <w:sz w:val="26"/>
          <w:szCs w:val="26"/>
        </w:rPr>
        <w:t xml:space="preserve"> con un suo id.</w:t>
      </w:r>
    </w:p>
    <w:p w14:paraId="538E8AE0" w14:textId="77777777" w:rsidR="00DD04E8" w:rsidRDefault="00736813" w:rsidP="00821B06">
      <w:pPr>
        <w:jc w:val="both"/>
        <w:rPr>
          <w:rFonts w:ascii="Times New Roman" w:hAnsi="Times New Roman" w:cs="Times New Roman"/>
          <w:sz w:val="26"/>
          <w:szCs w:val="26"/>
        </w:rPr>
      </w:pPr>
      <w:r>
        <w:rPr>
          <w:rFonts w:ascii="Times New Roman" w:hAnsi="Times New Roman" w:cs="Times New Roman"/>
          <w:sz w:val="26"/>
          <w:szCs w:val="26"/>
        </w:rPr>
        <w:tab/>
      </w:r>
      <w:r w:rsidR="001769EC" w:rsidRPr="00154705">
        <w:rPr>
          <w:rFonts w:ascii="Times New Roman" w:hAnsi="Times New Roman" w:cs="Times New Roman"/>
          <w:sz w:val="26"/>
          <w:szCs w:val="26"/>
        </w:rPr>
        <w:t xml:space="preserve">Ora, passaggio fondamentale, </w:t>
      </w:r>
      <w:r w:rsidR="001769EC">
        <w:rPr>
          <w:rFonts w:ascii="Times New Roman" w:hAnsi="Times New Roman" w:cs="Times New Roman"/>
          <w:sz w:val="26"/>
          <w:szCs w:val="26"/>
        </w:rPr>
        <w:t>i clienti della libreria devono</w:t>
      </w:r>
      <w:r w:rsidR="001769EC" w:rsidRPr="00154705">
        <w:rPr>
          <w:rFonts w:ascii="Times New Roman" w:hAnsi="Times New Roman" w:cs="Times New Roman"/>
          <w:sz w:val="26"/>
          <w:szCs w:val="26"/>
        </w:rPr>
        <w:t xml:space="preserve"> sottoscrivere </w:t>
      </w:r>
      <w:r w:rsidR="001769EC">
        <w:rPr>
          <w:rFonts w:ascii="Times New Roman" w:hAnsi="Times New Roman" w:cs="Times New Roman"/>
          <w:sz w:val="26"/>
          <w:szCs w:val="26"/>
        </w:rPr>
        <w:t xml:space="preserve">ciascun oggetto </w:t>
      </w:r>
      <w:r w:rsidR="001769EC" w:rsidRPr="00ED4A1F">
        <w:rPr>
          <w:rFonts w:ascii="Times New Roman" w:hAnsi="Times New Roman" w:cs="Times New Roman"/>
          <w:i/>
          <w:sz w:val="26"/>
          <w:szCs w:val="26"/>
        </w:rPr>
        <w:t>observable</w:t>
      </w:r>
      <w:r w:rsidR="001769EC">
        <w:rPr>
          <w:rFonts w:ascii="Times New Roman" w:hAnsi="Times New Roman" w:cs="Times New Roman"/>
          <w:sz w:val="26"/>
          <w:szCs w:val="26"/>
        </w:rPr>
        <w:t xml:space="preserve"> a dei metodi, implementandoli</w:t>
      </w:r>
      <w:r w:rsidR="001769EC" w:rsidRPr="00154705">
        <w:rPr>
          <w:rFonts w:ascii="Times New Roman" w:hAnsi="Times New Roman" w:cs="Times New Roman"/>
          <w:sz w:val="26"/>
          <w:szCs w:val="26"/>
        </w:rPr>
        <w:t xml:space="preserve"> in base alle proprie esigenze.</w:t>
      </w:r>
      <w:r>
        <w:rPr>
          <w:rFonts w:ascii="Times New Roman" w:hAnsi="Times New Roman" w:cs="Times New Roman"/>
          <w:sz w:val="26"/>
          <w:szCs w:val="26"/>
        </w:rPr>
        <w:t xml:space="preserve"> </w:t>
      </w:r>
      <w:r w:rsidR="001769EC">
        <w:rPr>
          <w:rFonts w:ascii="Times New Roman" w:hAnsi="Times New Roman" w:cs="Times New Roman"/>
          <w:sz w:val="26"/>
          <w:szCs w:val="26"/>
        </w:rPr>
        <w:t xml:space="preserve">Questi metodi a cui si devono sottoscrivere gli oggetti </w:t>
      </w:r>
      <w:r w:rsidR="001769EC" w:rsidRPr="00ED4A1F">
        <w:rPr>
          <w:rFonts w:ascii="Times New Roman" w:hAnsi="Times New Roman" w:cs="Times New Roman"/>
          <w:i/>
          <w:sz w:val="26"/>
          <w:szCs w:val="26"/>
        </w:rPr>
        <w:t>observable</w:t>
      </w:r>
      <w:r w:rsidR="001769EC">
        <w:rPr>
          <w:rFonts w:ascii="Times New Roman" w:hAnsi="Times New Roman" w:cs="Times New Roman"/>
          <w:sz w:val="26"/>
          <w:szCs w:val="26"/>
        </w:rPr>
        <w:t xml:space="preserve"> forniti dalla libreria sono: </w:t>
      </w:r>
      <w:r w:rsidR="001769EC" w:rsidRPr="001769EC">
        <w:rPr>
          <w:rFonts w:ascii="Times New Roman" w:hAnsi="Times New Roman" w:cs="Times New Roman"/>
          <w:i/>
          <w:sz w:val="26"/>
          <w:szCs w:val="26"/>
        </w:rPr>
        <w:t>OnNext</w:t>
      </w:r>
      <w:r w:rsidR="001769EC">
        <w:rPr>
          <w:rFonts w:ascii="Times New Roman" w:hAnsi="Times New Roman" w:cs="Times New Roman"/>
          <w:sz w:val="26"/>
          <w:szCs w:val="26"/>
        </w:rPr>
        <w:t xml:space="preserve">, </w:t>
      </w:r>
      <w:r w:rsidR="001769EC" w:rsidRPr="001769EC">
        <w:rPr>
          <w:rFonts w:ascii="Times New Roman" w:hAnsi="Times New Roman" w:cs="Times New Roman"/>
          <w:i/>
          <w:sz w:val="26"/>
          <w:szCs w:val="26"/>
        </w:rPr>
        <w:t>OnError</w:t>
      </w:r>
      <w:r w:rsidR="001769EC">
        <w:rPr>
          <w:rFonts w:ascii="Times New Roman" w:hAnsi="Times New Roman" w:cs="Times New Roman"/>
          <w:sz w:val="26"/>
          <w:szCs w:val="26"/>
        </w:rPr>
        <w:t xml:space="preserve"> e </w:t>
      </w:r>
      <w:r w:rsidR="001769EC" w:rsidRPr="001769EC">
        <w:rPr>
          <w:rFonts w:ascii="Times New Roman" w:hAnsi="Times New Roman" w:cs="Times New Roman"/>
          <w:i/>
          <w:sz w:val="26"/>
          <w:szCs w:val="26"/>
        </w:rPr>
        <w:t>OnComplete</w:t>
      </w:r>
      <w:r w:rsidR="001769EC">
        <w:rPr>
          <w:rFonts w:ascii="Times New Roman" w:hAnsi="Times New Roman" w:cs="Times New Roman"/>
          <w:sz w:val="26"/>
          <w:szCs w:val="26"/>
        </w:rPr>
        <w:t>.</w:t>
      </w:r>
    </w:p>
    <w:p w14:paraId="1E7294EF" w14:textId="77777777" w:rsidR="00736813" w:rsidRDefault="00736813" w:rsidP="00DD04E8">
      <w:pPr>
        <w:rPr>
          <w:rFonts w:ascii="Times New Roman" w:hAnsi="Times New Roman" w:cs="Times New Roman"/>
          <w:sz w:val="26"/>
          <w:szCs w:val="26"/>
        </w:rPr>
      </w:pPr>
    </w:p>
    <w:p w14:paraId="2CC85B55" w14:textId="77777777" w:rsidR="00736813" w:rsidRDefault="00736813" w:rsidP="00DD04E8">
      <w:pPr>
        <w:rPr>
          <w:rFonts w:ascii="Times New Roman" w:hAnsi="Times New Roman" w:cs="Times New Roman"/>
          <w:sz w:val="26"/>
          <w:szCs w:val="26"/>
        </w:rPr>
      </w:pPr>
    </w:p>
    <w:p w14:paraId="1D64A2CC" w14:textId="77777777" w:rsidR="00736813" w:rsidRDefault="00736813" w:rsidP="00DD04E8">
      <w:pPr>
        <w:rPr>
          <w:rFonts w:ascii="Times New Roman" w:hAnsi="Times New Roman" w:cs="Times New Roman"/>
          <w:sz w:val="26"/>
          <w:szCs w:val="26"/>
        </w:rPr>
      </w:pPr>
    </w:p>
    <w:p w14:paraId="38C63A8F" w14:textId="77777777" w:rsidR="00736813" w:rsidRDefault="00736813" w:rsidP="00DD04E8">
      <w:pPr>
        <w:rPr>
          <w:rFonts w:ascii="Times New Roman" w:hAnsi="Times New Roman" w:cs="Times New Roman"/>
          <w:sz w:val="26"/>
          <w:szCs w:val="26"/>
        </w:rPr>
      </w:pPr>
    </w:p>
    <w:p w14:paraId="27C1609C" w14:textId="77777777" w:rsidR="00436533" w:rsidRDefault="00736813" w:rsidP="00821B06">
      <w:pPr>
        <w:jc w:val="both"/>
        <w:rPr>
          <w:rFonts w:ascii="Times New Roman" w:hAnsi="Times New Roman" w:cs="Times New Roman"/>
          <w:sz w:val="26"/>
          <w:szCs w:val="26"/>
        </w:rPr>
      </w:pPr>
      <w:r>
        <w:rPr>
          <w:rFonts w:ascii="Times New Roman" w:hAnsi="Times New Roman" w:cs="Times New Roman"/>
          <w:sz w:val="26"/>
          <w:szCs w:val="26"/>
        </w:rPr>
        <w:tab/>
      </w:r>
      <w:r w:rsidR="001769EC">
        <w:rPr>
          <w:rFonts w:ascii="Times New Roman" w:hAnsi="Times New Roman" w:cs="Times New Roman"/>
          <w:sz w:val="26"/>
          <w:szCs w:val="26"/>
        </w:rPr>
        <w:t>Ad</w:t>
      </w:r>
      <w:r w:rsidR="00DD04E8" w:rsidRPr="00154705">
        <w:rPr>
          <w:rFonts w:ascii="Times New Roman" w:hAnsi="Times New Roman" w:cs="Times New Roman"/>
          <w:sz w:val="26"/>
          <w:szCs w:val="26"/>
        </w:rPr>
        <w:t xml:space="preserve"> esempio</w:t>
      </w:r>
      <w:r w:rsidR="001769EC">
        <w:rPr>
          <w:rFonts w:ascii="Times New Roman" w:hAnsi="Times New Roman" w:cs="Times New Roman"/>
          <w:sz w:val="26"/>
          <w:szCs w:val="26"/>
        </w:rPr>
        <w:t>,</w:t>
      </w:r>
      <w:r w:rsidR="00DD04E8" w:rsidRPr="00154705">
        <w:rPr>
          <w:rFonts w:ascii="Times New Roman" w:hAnsi="Times New Roman" w:cs="Times New Roman"/>
          <w:sz w:val="26"/>
          <w:szCs w:val="26"/>
        </w:rPr>
        <w:t xml:space="preserve"> come mostrato in figura</w:t>
      </w:r>
      <w:r w:rsidR="0093258C">
        <w:rPr>
          <w:rFonts w:ascii="Times New Roman" w:hAnsi="Times New Roman" w:cs="Times New Roman"/>
          <w:sz w:val="26"/>
          <w:szCs w:val="26"/>
        </w:rPr>
        <w:t xml:space="preserve"> 4.17</w:t>
      </w:r>
      <w:r w:rsidR="00DD04E8" w:rsidRPr="00154705">
        <w:rPr>
          <w:rFonts w:ascii="Times New Roman" w:hAnsi="Times New Roman" w:cs="Times New Roman"/>
          <w:sz w:val="26"/>
          <w:szCs w:val="26"/>
        </w:rPr>
        <w:t xml:space="preserve">, in caso di intercettazione corretta di un evento </w:t>
      </w:r>
      <w:r w:rsidR="001769EC">
        <w:rPr>
          <w:rFonts w:ascii="Times New Roman" w:hAnsi="Times New Roman" w:cs="Times New Roman"/>
          <w:sz w:val="26"/>
          <w:szCs w:val="26"/>
        </w:rPr>
        <w:t>sarà eseguito</w:t>
      </w:r>
      <w:r w:rsidR="00436533">
        <w:rPr>
          <w:rFonts w:ascii="Times New Roman" w:hAnsi="Times New Roman" w:cs="Times New Roman"/>
          <w:sz w:val="26"/>
          <w:szCs w:val="26"/>
        </w:rPr>
        <w:t xml:space="preserve"> il metodo </w:t>
      </w:r>
      <w:r w:rsidR="00436533" w:rsidRPr="00ED4A1F">
        <w:rPr>
          <w:rFonts w:ascii="Times New Roman" w:hAnsi="Times New Roman" w:cs="Times New Roman"/>
          <w:i/>
          <w:sz w:val="26"/>
          <w:szCs w:val="26"/>
        </w:rPr>
        <w:t>onNext</w:t>
      </w:r>
      <w:r w:rsidR="00436533">
        <w:rPr>
          <w:rFonts w:ascii="Times New Roman" w:hAnsi="Times New Roman" w:cs="Times New Roman"/>
          <w:sz w:val="26"/>
          <w:szCs w:val="26"/>
        </w:rPr>
        <w:t>, i</w:t>
      </w:r>
      <w:r w:rsidR="00436533" w:rsidRPr="00154705">
        <w:rPr>
          <w:rFonts w:ascii="Times New Roman" w:hAnsi="Times New Roman" w:cs="Times New Roman"/>
          <w:sz w:val="26"/>
          <w:szCs w:val="26"/>
        </w:rPr>
        <w:t xml:space="preserve">n caso di errore il metodo </w:t>
      </w:r>
      <w:r w:rsidR="00436533" w:rsidRPr="00ED4A1F">
        <w:rPr>
          <w:rFonts w:ascii="Times New Roman" w:hAnsi="Times New Roman" w:cs="Times New Roman"/>
          <w:i/>
          <w:sz w:val="26"/>
          <w:szCs w:val="26"/>
        </w:rPr>
        <w:t>OnError</w:t>
      </w:r>
      <w:r w:rsidR="00436533">
        <w:rPr>
          <w:rFonts w:ascii="Times New Roman" w:hAnsi="Times New Roman" w:cs="Times New Roman"/>
          <w:sz w:val="26"/>
          <w:szCs w:val="26"/>
        </w:rPr>
        <w:t xml:space="preserve"> e al termine dell’ascolto (</w:t>
      </w:r>
      <w:r w:rsidR="00436533" w:rsidRPr="00154705">
        <w:rPr>
          <w:rFonts w:ascii="Times New Roman" w:hAnsi="Times New Roman" w:cs="Times New Roman"/>
          <w:sz w:val="26"/>
          <w:szCs w:val="26"/>
        </w:rPr>
        <w:t xml:space="preserve">se verrà chiamato il metodo </w:t>
      </w:r>
      <w:r w:rsidR="00436533" w:rsidRPr="00ED4A1F">
        <w:rPr>
          <w:rFonts w:ascii="Times New Roman" w:hAnsi="Times New Roman" w:cs="Times New Roman"/>
          <w:i/>
          <w:sz w:val="26"/>
          <w:szCs w:val="26"/>
        </w:rPr>
        <w:t>StopListening</w:t>
      </w:r>
      <w:r w:rsidR="00436533" w:rsidRPr="00154705">
        <w:rPr>
          <w:rFonts w:ascii="Times New Roman" w:hAnsi="Times New Roman" w:cs="Times New Roman"/>
          <w:sz w:val="26"/>
          <w:szCs w:val="26"/>
        </w:rPr>
        <w:t xml:space="preserve"> sull’</w:t>
      </w:r>
      <w:r w:rsidR="00436533" w:rsidRPr="00ED4A1F">
        <w:rPr>
          <w:rFonts w:ascii="Times New Roman" w:hAnsi="Times New Roman" w:cs="Times New Roman"/>
          <w:i/>
          <w:sz w:val="26"/>
          <w:szCs w:val="26"/>
        </w:rPr>
        <w:t>observable</w:t>
      </w:r>
      <w:r w:rsidR="00436533">
        <w:rPr>
          <w:rFonts w:ascii="Times New Roman" w:hAnsi="Times New Roman" w:cs="Times New Roman"/>
          <w:sz w:val="26"/>
          <w:szCs w:val="26"/>
        </w:rPr>
        <w:t xml:space="preserve">) il metodo </w:t>
      </w:r>
      <w:r w:rsidR="00436533" w:rsidRPr="00ED4A1F">
        <w:rPr>
          <w:rFonts w:ascii="Times New Roman" w:hAnsi="Times New Roman" w:cs="Times New Roman"/>
          <w:i/>
          <w:sz w:val="26"/>
          <w:szCs w:val="26"/>
        </w:rPr>
        <w:t>OnComplete</w:t>
      </w:r>
      <w:r w:rsidR="003214AD">
        <w:rPr>
          <w:rFonts w:ascii="Times New Roman" w:hAnsi="Times New Roman" w:cs="Times New Roman"/>
          <w:sz w:val="26"/>
          <w:szCs w:val="26"/>
        </w:rPr>
        <w:t xml:space="preserve"> </w:t>
      </w:r>
      <w:hyperlink w:anchor="notifier_es" w:history="1">
        <w:r w:rsidR="00BC1382" w:rsidRPr="00BC1382">
          <w:rPr>
            <w:rStyle w:val="Collegamentoipertestuale"/>
            <w:rFonts w:ascii="Times New Roman" w:hAnsi="Times New Roman" w:cs="Times New Roman"/>
            <w:color w:val="5B9BD5" w:themeColor="accent5"/>
            <w:sz w:val="26"/>
            <w:szCs w:val="26"/>
          </w:rPr>
          <w:t>[20</w:t>
        </w:r>
        <w:r w:rsidR="003214AD" w:rsidRPr="00BC1382">
          <w:rPr>
            <w:rStyle w:val="Collegamentoipertestuale"/>
            <w:rFonts w:ascii="Times New Roman" w:hAnsi="Times New Roman" w:cs="Times New Roman"/>
            <w:color w:val="5B9BD5" w:themeColor="accent5"/>
            <w:sz w:val="26"/>
            <w:szCs w:val="26"/>
          </w:rPr>
          <w:t>]</w:t>
        </w:r>
      </w:hyperlink>
      <w:r w:rsidR="00436533">
        <w:rPr>
          <w:rFonts w:ascii="Times New Roman" w:hAnsi="Times New Roman" w:cs="Times New Roman"/>
          <w:sz w:val="26"/>
          <w:szCs w:val="26"/>
        </w:rPr>
        <w:t>.</w:t>
      </w:r>
      <w:r>
        <w:rPr>
          <w:rFonts w:ascii="Times New Roman" w:hAnsi="Times New Roman" w:cs="Times New Roman"/>
          <w:sz w:val="26"/>
          <w:szCs w:val="26"/>
        </w:rPr>
        <w:t xml:space="preserve"> </w:t>
      </w:r>
      <w:r w:rsidR="00436533">
        <w:rPr>
          <w:rFonts w:ascii="Times New Roman" w:hAnsi="Times New Roman" w:cs="Times New Roman"/>
          <w:sz w:val="26"/>
          <w:szCs w:val="26"/>
        </w:rPr>
        <w:t xml:space="preserve">Attraverso il metodo </w:t>
      </w:r>
      <w:r w:rsidR="00436533" w:rsidRPr="00ED4A1F">
        <w:rPr>
          <w:rFonts w:ascii="Times New Roman" w:hAnsi="Times New Roman" w:cs="Times New Roman"/>
          <w:i/>
          <w:sz w:val="26"/>
          <w:szCs w:val="26"/>
        </w:rPr>
        <w:t>OnNext</w:t>
      </w:r>
      <w:r w:rsidR="00436533">
        <w:rPr>
          <w:rFonts w:ascii="Times New Roman" w:hAnsi="Times New Roman" w:cs="Times New Roman"/>
          <w:sz w:val="26"/>
          <w:szCs w:val="26"/>
        </w:rPr>
        <w:t>, in particolare, ogni applicazione client potrà gestire, in base al proprio contesto, la notifica arrivata</w:t>
      </w:r>
      <w:r w:rsidR="00387309">
        <w:rPr>
          <w:rFonts w:ascii="Times New Roman" w:hAnsi="Times New Roman" w:cs="Times New Roman"/>
          <w:sz w:val="26"/>
          <w:szCs w:val="26"/>
        </w:rPr>
        <w:t xml:space="preserve"> utilizzando l’o</w:t>
      </w:r>
      <w:r w:rsidR="00BC7937">
        <w:rPr>
          <w:rFonts w:ascii="Times New Roman" w:hAnsi="Times New Roman" w:cs="Times New Roman"/>
          <w:sz w:val="26"/>
          <w:szCs w:val="26"/>
        </w:rPr>
        <w:t xml:space="preserve">ggetto che in figura </w:t>
      </w:r>
      <w:r w:rsidR="0093258C">
        <w:rPr>
          <w:rFonts w:ascii="Times New Roman" w:hAnsi="Times New Roman" w:cs="Times New Roman"/>
          <w:sz w:val="26"/>
          <w:szCs w:val="26"/>
        </w:rPr>
        <w:t xml:space="preserve">4.17 </w:t>
      </w:r>
      <w:r w:rsidR="00387309">
        <w:rPr>
          <w:rFonts w:ascii="Times New Roman" w:hAnsi="Times New Roman" w:cs="Times New Roman"/>
          <w:sz w:val="26"/>
          <w:szCs w:val="26"/>
        </w:rPr>
        <w:t xml:space="preserve">è chiamato </w:t>
      </w:r>
      <w:r w:rsidR="00387309" w:rsidRPr="00387309">
        <w:rPr>
          <w:rFonts w:ascii="Times New Roman" w:hAnsi="Times New Roman" w:cs="Times New Roman"/>
          <w:i/>
          <w:sz w:val="26"/>
          <w:szCs w:val="26"/>
        </w:rPr>
        <w:t>x</w:t>
      </w:r>
      <w:r w:rsidR="00436533">
        <w:rPr>
          <w:rFonts w:ascii="Times New Roman" w:hAnsi="Times New Roman" w:cs="Times New Roman"/>
          <w:sz w:val="26"/>
          <w:szCs w:val="26"/>
        </w:rPr>
        <w:t>.</w:t>
      </w:r>
    </w:p>
    <w:p w14:paraId="40A40049" w14:textId="77777777" w:rsidR="00DD04E8" w:rsidRPr="00154705" w:rsidRDefault="00736813" w:rsidP="00821B06">
      <w:pPr>
        <w:jc w:val="both"/>
        <w:rPr>
          <w:rFonts w:ascii="Times New Roman" w:hAnsi="Times New Roman" w:cs="Times New Roman"/>
          <w:sz w:val="26"/>
          <w:szCs w:val="26"/>
        </w:rPr>
      </w:pPr>
      <w:r>
        <w:rPr>
          <w:rFonts w:ascii="Times New Roman" w:hAnsi="Times New Roman" w:cs="Times New Roman"/>
          <w:sz w:val="26"/>
          <w:szCs w:val="26"/>
        </w:rPr>
        <w:tab/>
        <w:t xml:space="preserve">Nel </w:t>
      </w:r>
      <w:r w:rsidR="00436533">
        <w:rPr>
          <w:rFonts w:ascii="Times New Roman" w:hAnsi="Times New Roman" w:cs="Times New Roman"/>
          <w:sz w:val="26"/>
          <w:szCs w:val="26"/>
        </w:rPr>
        <w:t xml:space="preserve">contesto aziendale, </w:t>
      </w:r>
      <w:r>
        <w:rPr>
          <w:rFonts w:ascii="Times New Roman" w:hAnsi="Times New Roman" w:cs="Times New Roman"/>
          <w:sz w:val="26"/>
          <w:szCs w:val="26"/>
        </w:rPr>
        <w:t xml:space="preserve">ad esempio, </w:t>
      </w:r>
      <w:r w:rsidR="00436533">
        <w:rPr>
          <w:rFonts w:ascii="Times New Roman" w:hAnsi="Times New Roman" w:cs="Times New Roman"/>
          <w:sz w:val="26"/>
          <w:szCs w:val="26"/>
        </w:rPr>
        <w:t xml:space="preserve">potrebbe essere stata inserita una nuova notifica sulla tabella </w:t>
      </w:r>
      <w:r w:rsidR="00436533" w:rsidRPr="00436533">
        <w:rPr>
          <w:rFonts w:ascii="Times New Roman" w:hAnsi="Times New Roman" w:cs="Times New Roman"/>
          <w:i/>
          <w:sz w:val="26"/>
          <w:szCs w:val="26"/>
        </w:rPr>
        <w:t>Notification</w:t>
      </w:r>
      <w:r w:rsidR="00421631">
        <w:rPr>
          <w:rFonts w:ascii="Times New Roman" w:hAnsi="Times New Roman" w:cs="Times New Roman"/>
          <w:sz w:val="26"/>
          <w:szCs w:val="26"/>
        </w:rPr>
        <w:t>. Il sistema avviserà</w:t>
      </w:r>
      <w:r w:rsidR="00436533">
        <w:rPr>
          <w:rFonts w:ascii="Times New Roman" w:hAnsi="Times New Roman" w:cs="Times New Roman"/>
          <w:sz w:val="26"/>
          <w:szCs w:val="26"/>
        </w:rPr>
        <w:t xml:space="preserve"> </w:t>
      </w:r>
      <w:r w:rsidR="00421631">
        <w:rPr>
          <w:rFonts w:ascii="Times New Roman" w:hAnsi="Times New Roman" w:cs="Times New Roman"/>
          <w:sz w:val="26"/>
          <w:szCs w:val="26"/>
        </w:rPr>
        <w:t xml:space="preserve">l’applicativo client </w:t>
      </w:r>
      <w:r w:rsidR="00436533">
        <w:rPr>
          <w:rFonts w:ascii="Times New Roman" w:hAnsi="Times New Roman" w:cs="Times New Roman"/>
          <w:sz w:val="26"/>
          <w:szCs w:val="26"/>
        </w:rPr>
        <w:t>della modifica avvenuta su un</w:t>
      </w:r>
      <w:r w:rsidR="00421631">
        <w:rPr>
          <w:rFonts w:ascii="Times New Roman" w:hAnsi="Times New Roman" w:cs="Times New Roman"/>
          <w:sz w:val="26"/>
          <w:szCs w:val="26"/>
        </w:rPr>
        <w:t>a</w:t>
      </w:r>
      <w:r w:rsidR="00436533">
        <w:rPr>
          <w:rFonts w:ascii="Times New Roman" w:hAnsi="Times New Roman" w:cs="Times New Roman"/>
          <w:sz w:val="26"/>
          <w:szCs w:val="26"/>
        </w:rPr>
        <w:t xml:space="preserve"> tabella del database reale aziendale. In questo modo ricevendo la notifica</w:t>
      </w:r>
      <w:r w:rsidR="00421631">
        <w:rPr>
          <w:rFonts w:ascii="Times New Roman" w:hAnsi="Times New Roman" w:cs="Times New Roman"/>
          <w:sz w:val="26"/>
          <w:szCs w:val="26"/>
        </w:rPr>
        <w:t xml:space="preserve"> dell’aggiornamento (</w:t>
      </w:r>
      <w:r w:rsidR="00421631" w:rsidRPr="00421631">
        <w:rPr>
          <w:rFonts w:ascii="Times New Roman" w:hAnsi="Times New Roman" w:cs="Times New Roman"/>
          <w:i/>
          <w:sz w:val="26"/>
          <w:szCs w:val="26"/>
        </w:rPr>
        <w:t>notifica di nuovo dato</w:t>
      </w:r>
      <w:r w:rsidR="00421631">
        <w:rPr>
          <w:rFonts w:ascii="Times New Roman" w:hAnsi="Times New Roman" w:cs="Times New Roman"/>
          <w:sz w:val="26"/>
          <w:szCs w:val="26"/>
        </w:rPr>
        <w:t xml:space="preserve">) si </w:t>
      </w:r>
      <w:r w:rsidR="00ED4A1F">
        <w:rPr>
          <w:rFonts w:ascii="Times New Roman" w:hAnsi="Times New Roman" w:cs="Times New Roman"/>
          <w:sz w:val="26"/>
          <w:szCs w:val="26"/>
        </w:rPr>
        <w:t xml:space="preserve">potrà </w:t>
      </w:r>
      <w:r w:rsidR="00421631">
        <w:rPr>
          <w:rFonts w:ascii="Times New Roman" w:hAnsi="Times New Roman" w:cs="Times New Roman"/>
          <w:sz w:val="26"/>
          <w:szCs w:val="26"/>
        </w:rPr>
        <w:t xml:space="preserve">procedere ad </w:t>
      </w:r>
      <w:r w:rsidR="00436533">
        <w:rPr>
          <w:rFonts w:ascii="Times New Roman" w:hAnsi="Times New Roman" w:cs="Times New Roman"/>
          <w:sz w:val="26"/>
          <w:szCs w:val="26"/>
        </w:rPr>
        <w:t>aggiornare il dato anche nel sistema di caching aziendale per garantire alle interfacce web di avere informazioni sempre aggiornate.</w:t>
      </w:r>
    </w:p>
    <w:p w14:paraId="6EABD286" w14:textId="77777777" w:rsidR="00DD04E8" w:rsidRPr="00154705" w:rsidRDefault="00DD04E8" w:rsidP="00821B06">
      <w:pPr>
        <w:jc w:val="both"/>
        <w:rPr>
          <w:rFonts w:ascii="Times New Roman" w:hAnsi="Times New Roman" w:cs="Times New Roman"/>
          <w:sz w:val="26"/>
          <w:szCs w:val="26"/>
        </w:rPr>
      </w:pPr>
    </w:p>
    <w:p w14:paraId="50B84EFF" w14:textId="77777777" w:rsidR="00ED4A1F" w:rsidRPr="00154705" w:rsidRDefault="00ED4A1F" w:rsidP="00821B06">
      <w:pPr>
        <w:pStyle w:val="Titolo1"/>
        <w:ind w:left="0"/>
        <w:jc w:val="both"/>
        <w:rPr>
          <w:rFonts w:ascii="Times New Roman" w:hAnsi="Times New Roman" w:cs="Times New Roman"/>
          <w:sz w:val="26"/>
          <w:szCs w:val="26"/>
        </w:rPr>
      </w:pPr>
    </w:p>
    <w:p w14:paraId="49BB7144" w14:textId="77777777" w:rsidR="00DD04E8" w:rsidRPr="00154705" w:rsidRDefault="00DD04E8" w:rsidP="00DD04E8">
      <w:pPr>
        <w:rPr>
          <w:rFonts w:ascii="Times New Roman" w:hAnsi="Times New Roman" w:cs="Times New Roman"/>
          <w:sz w:val="26"/>
          <w:szCs w:val="26"/>
        </w:rPr>
      </w:pPr>
      <w:r w:rsidRPr="00154705">
        <w:rPr>
          <w:rFonts w:ascii="Times New Roman" w:hAnsi="Times New Roman" w:cs="Times New Roman"/>
          <w:sz w:val="26"/>
          <w:szCs w:val="26"/>
        </w:rPr>
        <w:t>Esempio di utilizzo notificatore sulle notifiche di esecuzione:</w:t>
      </w:r>
    </w:p>
    <w:p w14:paraId="36F5155F" w14:textId="77777777" w:rsidR="00DD04E8" w:rsidRDefault="00DD04E8" w:rsidP="00DD04E8">
      <w:pPr>
        <w:pStyle w:val="Titolo1"/>
        <w:ind w:left="0"/>
        <w:rPr>
          <w:sz w:val="24"/>
          <w:szCs w:val="24"/>
        </w:rPr>
      </w:pPr>
    </w:p>
    <w:p w14:paraId="7341A4EA" w14:textId="77777777" w:rsidR="003A1B28" w:rsidRDefault="00387309" w:rsidP="003A1B28">
      <w:pPr>
        <w:pStyle w:val="Titolo1"/>
        <w:keepNext/>
        <w:ind w:left="0"/>
      </w:pPr>
      <w:r>
        <w:rPr>
          <w:noProof/>
          <w:sz w:val="24"/>
          <w:szCs w:val="24"/>
          <w:lang w:bidi="ar-SA"/>
        </w:rPr>
        <w:drawing>
          <wp:inline distT="0" distB="0" distL="0" distR="0" wp14:anchorId="71795678" wp14:editId="56F72BC9">
            <wp:extent cx="6120130" cy="1253705"/>
            <wp:effectExtent l="19050" t="0" r="0" b="0"/>
            <wp:docPr id="3" name="Immagine 2" descr="C:\Users\Utente\Desktop\francesco\Università\Tesi\rethinkdb\FotoCodice\ObservableNotificationEx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tente\Desktop\francesco\Università\Tesi\rethinkdb\FotoCodice\ObservableNotificationExec.JPG"/>
                    <pic:cNvPicPr>
                      <a:picLocks noChangeAspect="1" noChangeArrowheads="1"/>
                    </pic:cNvPicPr>
                  </pic:nvPicPr>
                  <pic:blipFill>
                    <a:blip r:embed="rId43" cstate="print"/>
                    <a:srcRect/>
                    <a:stretch>
                      <a:fillRect/>
                    </a:stretch>
                  </pic:blipFill>
                  <pic:spPr bwMode="auto">
                    <a:xfrm>
                      <a:off x="0" y="0"/>
                      <a:ext cx="6120130" cy="1253705"/>
                    </a:xfrm>
                    <a:prstGeom prst="rect">
                      <a:avLst/>
                    </a:prstGeom>
                    <a:noFill/>
                    <a:ln w="9525">
                      <a:noFill/>
                      <a:miter lim="800000"/>
                      <a:headEnd/>
                      <a:tailEnd/>
                    </a:ln>
                  </pic:spPr>
                </pic:pic>
              </a:graphicData>
            </a:graphic>
          </wp:inline>
        </w:drawing>
      </w:r>
    </w:p>
    <w:p w14:paraId="3860A92F" w14:textId="77777777" w:rsidR="00DD04E8" w:rsidRPr="003A1B28" w:rsidRDefault="0093258C" w:rsidP="003A1B28">
      <w:pPr>
        <w:pStyle w:val="Didascalia"/>
        <w:rPr>
          <w:rFonts w:ascii="Times New Roman" w:hAnsi="Times New Roman" w:cs="Times New Roman"/>
          <w:b w:val="0"/>
          <w:color w:val="auto"/>
          <w:sz w:val="26"/>
          <w:szCs w:val="26"/>
        </w:rPr>
      </w:pPr>
      <w:r>
        <w:rPr>
          <w:rFonts w:ascii="Times New Roman" w:hAnsi="Times New Roman" w:cs="Times New Roman"/>
          <w:b w:val="0"/>
          <w:color w:val="auto"/>
          <w:sz w:val="26"/>
          <w:szCs w:val="26"/>
        </w:rPr>
        <w:t>Figura 4</w:t>
      </w:r>
      <w:r w:rsidR="0079242D">
        <w:rPr>
          <w:rFonts w:ascii="Times New Roman" w:hAnsi="Times New Roman" w:cs="Times New Roman"/>
          <w:b w:val="0"/>
          <w:color w:val="auto"/>
          <w:sz w:val="26"/>
          <w:szCs w:val="26"/>
        </w:rPr>
        <w:t>.1</w:t>
      </w:r>
      <w:r>
        <w:rPr>
          <w:rFonts w:ascii="Times New Roman" w:hAnsi="Times New Roman" w:cs="Times New Roman"/>
          <w:b w:val="0"/>
          <w:color w:val="auto"/>
          <w:sz w:val="26"/>
          <w:szCs w:val="26"/>
        </w:rPr>
        <w:t>7</w:t>
      </w:r>
      <w:r w:rsidR="003A1B28" w:rsidRPr="003A1B28">
        <w:rPr>
          <w:rFonts w:ascii="Times New Roman" w:hAnsi="Times New Roman" w:cs="Times New Roman"/>
          <w:b w:val="0"/>
          <w:color w:val="auto"/>
          <w:sz w:val="26"/>
          <w:szCs w:val="26"/>
        </w:rPr>
        <w:t>: esempio di utilizzo notificatore sulle notifiche di esecuzione con argomento “A” e “B”</w:t>
      </w:r>
    </w:p>
    <w:p w14:paraId="6F47336F" w14:textId="77777777" w:rsidR="00DD04E8" w:rsidRDefault="00DD04E8" w:rsidP="00DD04E8">
      <w:pPr>
        <w:rPr>
          <w:rFonts w:ascii="Times New Roman" w:hAnsi="Times New Roman" w:cs="Times New Roman"/>
          <w:sz w:val="26"/>
          <w:szCs w:val="26"/>
        </w:rPr>
      </w:pPr>
    </w:p>
    <w:p w14:paraId="198D0E7B" w14:textId="77777777" w:rsidR="00813760" w:rsidRDefault="00813760" w:rsidP="00813760">
      <w:pPr>
        <w:pStyle w:val="Titolo1"/>
        <w:ind w:left="0"/>
        <w:rPr>
          <w:rFonts w:ascii="Times New Roman" w:hAnsi="Times New Roman" w:cs="Times New Roman"/>
          <w:sz w:val="26"/>
          <w:szCs w:val="26"/>
        </w:rPr>
      </w:pPr>
    </w:p>
    <w:p w14:paraId="5371408D" w14:textId="77777777" w:rsidR="00813760" w:rsidRDefault="00813760" w:rsidP="00821B06">
      <w:pPr>
        <w:jc w:val="both"/>
        <w:rPr>
          <w:rFonts w:ascii="Times New Roman" w:hAnsi="Times New Roman" w:cs="Times New Roman"/>
          <w:sz w:val="26"/>
          <w:szCs w:val="26"/>
        </w:rPr>
      </w:pPr>
      <w:r>
        <w:rPr>
          <w:rFonts w:ascii="Times New Roman" w:hAnsi="Times New Roman" w:cs="Times New Roman"/>
          <w:sz w:val="26"/>
          <w:szCs w:val="26"/>
        </w:rPr>
        <w:t xml:space="preserve">Come il </w:t>
      </w:r>
      <w:r w:rsidRPr="00736813">
        <w:rPr>
          <w:rFonts w:ascii="Times New Roman" w:hAnsi="Times New Roman" w:cs="Times New Roman"/>
          <w:i/>
          <w:sz w:val="26"/>
          <w:szCs w:val="26"/>
        </w:rPr>
        <w:t>QueryNotification</w:t>
      </w:r>
      <w:r w:rsidR="00736813">
        <w:rPr>
          <w:rFonts w:ascii="Times New Roman" w:hAnsi="Times New Roman" w:cs="Times New Roman"/>
          <w:sz w:val="26"/>
          <w:szCs w:val="26"/>
        </w:rPr>
        <w:t xml:space="preserve">, anche </w:t>
      </w:r>
      <w:r w:rsidRPr="00736813">
        <w:rPr>
          <w:rFonts w:ascii="Times New Roman" w:hAnsi="Times New Roman" w:cs="Times New Roman"/>
          <w:i/>
          <w:sz w:val="26"/>
          <w:szCs w:val="26"/>
        </w:rPr>
        <w:t>IRXNotifier</w:t>
      </w:r>
      <w:r>
        <w:rPr>
          <w:rFonts w:ascii="Times New Roman" w:hAnsi="Times New Roman" w:cs="Times New Roman"/>
          <w:sz w:val="26"/>
          <w:szCs w:val="26"/>
        </w:rPr>
        <w:t xml:space="preserve"> o</w:t>
      </w:r>
      <w:r w:rsidR="00736813">
        <w:rPr>
          <w:rFonts w:ascii="Times New Roman" w:hAnsi="Times New Roman" w:cs="Times New Roman"/>
          <w:sz w:val="26"/>
          <w:szCs w:val="26"/>
        </w:rPr>
        <w:t>ffre le proprie funzionalità ad</w:t>
      </w:r>
      <w:r>
        <w:rPr>
          <w:rFonts w:ascii="Times New Roman" w:hAnsi="Times New Roman" w:cs="Times New Roman"/>
          <w:sz w:val="26"/>
          <w:szCs w:val="26"/>
        </w:rPr>
        <w:t xml:space="preserve"> ogni tipo di notifica presente sulla tabella </w:t>
      </w:r>
      <w:r w:rsidR="00736813">
        <w:rPr>
          <w:rFonts w:ascii="Times New Roman" w:hAnsi="Times New Roman" w:cs="Times New Roman"/>
          <w:sz w:val="26"/>
          <w:szCs w:val="26"/>
        </w:rPr>
        <w:t xml:space="preserve">di sistema </w:t>
      </w:r>
      <w:r w:rsidRPr="00736813">
        <w:rPr>
          <w:rFonts w:ascii="Times New Roman" w:hAnsi="Times New Roman" w:cs="Times New Roman"/>
          <w:i/>
          <w:sz w:val="26"/>
          <w:szCs w:val="26"/>
        </w:rPr>
        <w:t>Notification</w:t>
      </w:r>
      <w:r>
        <w:rPr>
          <w:rFonts w:ascii="Times New Roman" w:hAnsi="Times New Roman" w:cs="Times New Roman"/>
          <w:sz w:val="26"/>
          <w:szCs w:val="26"/>
        </w:rPr>
        <w:t>.</w:t>
      </w:r>
    </w:p>
    <w:p w14:paraId="3AC64015" w14:textId="77777777" w:rsidR="00F043A9" w:rsidRDefault="00CB0D94" w:rsidP="00821B06">
      <w:pPr>
        <w:jc w:val="both"/>
        <w:rPr>
          <w:rFonts w:ascii="Times New Roman" w:hAnsi="Times New Roman" w:cs="Times New Roman"/>
          <w:sz w:val="26"/>
          <w:szCs w:val="26"/>
        </w:rPr>
      </w:pPr>
      <w:r>
        <w:rPr>
          <w:rFonts w:ascii="Times New Roman" w:hAnsi="Times New Roman" w:cs="Times New Roman"/>
          <w:sz w:val="26"/>
          <w:szCs w:val="26"/>
        </w:rPr>
        <w:tab/>
      </w:r>
      <w:r w:rsidR="00CD206F">
        <w:rPr>
          <w:rFonts w:ascii="Times New Roman" w:hAnsi="Times New Roman" w:cs="Times New Roman"/>
          <w:sz w:val="26"/>
          <w:szCs w:val="26"/>
        </w:rPr>
        <w:t xml:space="preserve">In figura </w:t>
      </w:r>
      <w:r w:rsidR="0036370F">
        <w:rPr>
          <w:rFonts w:ascii="Times New Roman" w:hAnsi="Times New Roman" w:cs="Times New Roman"/>
          <w:sz w:val="26"/>
          <w:szCs w:val="26"/>
        </w:rPr>
        <w:t xml:space="preserve">4.17 </w:t>
      </w:r>
      <w:r w:rsidR="00813760">
        <w:rPr>
          <w:rFonts w:ascii="Times New Roman" w:hAnsi="Times New Roman" w:cs="Times New Roman"/>
          <w:sz w:val="26"/>
          <w:szCs w:val="26"/>
        </w:rPr>
        <w:t xml:space="preserve">l’applicativo rimane in ascolto </w:t>
      </w:r>
      <w:r w:rsidR="00F043A9">
        <w:rPr>
          <w:rFonts w:ascii="Times New Roman" w:hAnsi="Times New Roman" w:cs="Times New Roman"/>
          <w:sz w:val="26"/>
          <w:szCs w:val="26"/>
        </w:rPr>
        <w:t>per le</w:t>
      </w:r>
      <w:r w:rsidR="00813760">
        <w:rPr>
          <w:rFonts w:ascii="Times New Roman" w:hAnsi="Times New Roman" w:cs="Times New Roman"/>
          <w:sz w:val="26"/>
          <w:szCs w:val="26"/>
        </w:rPr>
        <w:t xml:space="preserve"> notifiche </w:t>
      </w:r>
      <w:r w:rsidR="006F1DB7">
        <w:rPr>
          <w:rFonts w:ascii="Times New Roman" w:hAnsi="Times New Roman" w:cs="Times New Roman"/>
          <w:sz w:val="26"/>
          <w:szCs w:val="26"/>
        </w:rPr>
        <w:t>d</w:t>
      </w:r>
      <w:r w:rsidR="00813760">
        <w:rPr>
          <w:rFonts w:ascii="Times New Roman" w:hAnsi="Times New Roman" w:cs="Times New Roman"/>
          <w:sz w:val="26"/>
          <w:szCs w:val="26"/>
        </w:rPr>
        <w:t xml:space="preserve">i esecuzione che hanno come argomenti i valori </w:t>
      </w:r>
      <w:r w:rsidR="006F1DB7">
        <w:rPr>
          <w:rFonts w:ascii="Times New Roman" w:hAnsi="Times New Roman" w:cs="Times New Roman"/>
          <w:sz w:val="26"/>
          <w:szCs w:val="26"/>
        </w:rPr>
        <w:t>“A” e “B”</w:t>
      </w:r>
      <w:r>
        <w:rPr>
          <w:rFonts w:ascii="Times New Roman" w:hAnsi="Times New Roman" w:cs="Times New Roman"/>
          <w:sz w:val="26"/>
          <w:szCs w:val="26"/>
        </w:rPr>
        <w:t xml:space="preserve">. </w:t>
      </w:r>
    </w:p>
    <w:p w14:paraId="62953DD1" w14:textId="77777777" w:rsidR="00F043A9" w:rsidRDefault="00F043A9" w:rsidP="00821B06">
      <w:pPr>
        <w:jc w:val="both"/>
        <w:rPr>
          <w:rFonts w:ascii="Times New Roman" w:hAnsi="Times New Roman" w:cs="Times New Roman"/>
          <w:sz w:val="26"/>
          <w:szCs w:val="26"/>
        </w:rPr>
      </w:pPr>
      <w:r>
        <w:rPr>
          <w:rFonts w:ascii="Times New Roman" w:hAnsi="Times New Roman" w:cs="Times New Roman"/>
          <w:sz w:val="26"/>
          <w:szCs w:val="26"/>
        </w:rPr>
        <w:t xml:space="preserve">Quando le classi c# che rappresentano le notifiche ereditano da quella base </w:t>
      </w:r>
      <w:r w:rsidRPr="00F043A9">
        <w:rPr>
          <w:rFonts w:ascii="Times New Roman" w:hAnsi="Times New Roman" w:cs="Times New Roman"/>
          <w:i/>
          <w:sz w:val="26"/>
          <w:szCs w:val="26"/>
        </w:rPr>
        <w:t xml:space="preserve">Notification </w:t>
      </w:r>
      <w:r>
        <w:rPr>
          <w:rFonts w:ascii="Times New Roman" w:hAnsi="Times New Roman" w:cs="Times New Roman"/>
          <w:sz w:val="26"/>
          <w:szCs w:val="26"/>
        </w:rPr>
        <w:t xml:space="preserve">(come ad es. le </w:t>
      </w:r>
      <w:r w:rsidRPr="00F043A9">
        <w:rPr>
          <w:rFonts w:ascii="Times New Roman" w:hAnsi="Times New Roman" w:cs="Times New Roman"/>
          <w:i/>
          <w:sz w:val="26"/>
          <w:szCs w:val="26"/>
        </w:rPr>
        <w:t>notifiche di nuovo dato</w:t>
      </w:r>
      <w:r>
        <w:rPr>
          <w:rFonts w:ascii="Times New Roman" w:hAnsi="Times New Roman" w:cs="Times New Roman"/>
          <w:sz w:val="26"/>
          <w:szCs w:val="26"/>
        </w:rPr>
        <w:t xml:space="preserve">), è possibile ottenere un loro oggetto notificatore sostituendo </w:t>
      </w:r>
      <w:r w:rsidRPr="00154705">
        <w:rPr>
          <w:rFonts w:ascii="Times New Roman" w:hAnsi="Times New Roman" w:cs="Times New Roman"/>
          <w:sz w:val="26"/>
          <w:szCs w:val="26"/>
        </w:rPr>
        <w:t>dentro le “&lt;&gt;”</w:t>
      </w:r>
      <w:r>
        <w:rPr>
          <w:rFonts w:ascii="Times New Roman" w:hAnsi="Times New Roman" w:cs="Times New Roman"/>
          <w:sz w:val="26"/>
          <w:szCs w:val="26"/>
        </w:rPr>
        <w:t xml:space="preserve"> al posto di “NotificationExec” con il loro nome della classe.</w:t>
      </w:r>
    </w:p>
    <w:p w14:paraId="1271731D" w14:textId="77777777" w:rsidR="00813760" w:rsidRPr="00154705" w:rsidRDefault="00813760" w:rsidP="00821B06">
      <w:pPr>
        <w:jc w:val="both"/>
        <w:rPr>
          <w:rFonts w:ascii="Times New Roman" w:hAnsi="Times New Roman" w:cs="Times New Roman"/>
          <w:sz w:val="26"/>
          <w:szCs w:val="26"/>
        </w:rPr>
      </w:pPr>
      <w:r>
        <w:rPr>
          <w:rFonts w:ascii="Times New Roman" w:hAnsi="Times New Roman" w:cs="Times New Roman"/>
          <w:sz w:val="26"/>
          <w:szCs w:val="26"/>
        </w:rPr>
        <w:t xml:space="preserve">Anche per </w:t>
      </w:r>
      <w:r w:rsidRPr="00CB0D94">
        <w:rPr>
          <w:rFonts w:ascii="Times New Roman" w:hAnsi="Times New Roman" w:cs="Times New Roman"/>
          <w:i/>
          <w:sz w:val="26"/>
          <w:szCs w:val="26"/>
        </w:rPr>
        <w:t>IRXNotifier</w:t>
      </w:r>
      <w:r>
        <w:rPr>
          <w:rFonts w:ascii="Times New Roman" w:hAnsi="Times New Roman" w:cs="Times New Roman"/>
          <w:sz w:val="26"/>
          <w:szCs w:val="26"/>
        </w:rPr>
        <w:t>, questa soluzione è stata implementata utilizzando le proprietà dei generici e della Reflection tipiche della programmazione a oggetti.</w:t>
      </w:r>
    </w:p>
    <w:p w14:paraId="2559E080" w14:textId="77777777" w:rsidR="00DD04E8" w:rsidRDefault="00DD04E8" w:rsidP="00821B06">
      <w:pPr>
        <w:jc w:val="both"/>
        <w:rPr>
          <w:sz w:val="24"/>
          <w:szCs w:val="24"/>
        </w:rPr>
      </w:pPr>
    </w:p>
    <w:p w14:paraId="0406547D" w14:textId="77777777" w:rsidR="00DD04E8" w:rsidRDefault="00DD04E8" w:rsidP="00DD04E8">
      <w:pPr>
        <w:pStyle w:val="Titolo1"/>
        <w:ind w:left="0"/>
        <w:rPr>
          <w:sz w:val="24"/>
          <w:szCs w:val="24"/>
        </w:rPr>
      </w:pPr>
    </w:p>
    <w:p w14:paraId="01E3E58E" w14:textId="77777777" w:rsidR="00DD04E8" w:rsidRDefault="00DD04E8" w:rsidP="00DD04E8">
      <w:pPr>
        <w:pStyle w:val="Titolo1"/>
        <w:ind w:left="0"/>
        <w:rPr>
          <w:sz w:val="24"/>
          <w:szCs w:val="24"/>
        </w:rPr>
      </w:pPr>
    </w:p>
    <w:p w14:paraId="1EEA1729" w14:textId="77777777" w:rsidR="00DD04E8" w:rsidRDefault="00DD04E8" w:rsidP="00DD04E8">
      <w:pPr>
        <w:pStyle w:val="Titolo1"/>
        <w:ind w:left="0"/>
        <w:rPr>
          <w:sz w:val="24"/>
          <w:szCs w:val="24"/>
        </w:rPr>
      </w:pPr>
    </w:p>
    <w:p w14:paraId="15873792" w14:textId="77777777" w:rsidR="00DD04E8" w:rsidRDefault="00DD04E8" w:rsidP="00DD04E8">
      <w:pPr>
        <w:pStyle w:val="Titolo1"/>
        <w:ind w:left="0"/>
        <w:rPr>
          <w:sz w:val="24"/>
          <w:szCs w:val="24"/>
        </w:rPr>
      </w:pPr>
    </w:p>
    <w:p w14:paraId="7F6BA4F1" w14:textId="77777777" w:rsidR="00DD04E8" w:rsidRDefault="00DD04E8" w:rsidP="00DD04E8">
      <w:pPr>
        <w:pStyle w:val="Titolo1"/>
        <w:ind w:left="0"/>
        <w:rPr>
          <w:sz w:val="24"/>
          <w:szCs w:val="24"/>
        </w:rPr>
      </w:pPr>
    </w:p>
    <w:p w14:paraId="5FA3A7A3" w14:textId="77777777" w:rsidR="00DD04E8" w:rsidRDefault="00DD04E8" w:rsidP="00DD04E8">
      <w:pPr>
        <w:pStyle w:val="Titolo1"/>
        <w:ind w:left="0"/>
        <w:rPr>
          <w:sz w:val="24"/>
          <w:szCs w:val="24"/>
        </w:rPr>
      </w:pPr>
    </w:p>
    <w:p w14:paraId="2462FC3F" w14:textId="77777777" w:rsidR="00DD04E8" w:rsidRDefault="00DD04E8" w:rsidP="00DD04E8">
      <w:pPr>
        <w:pStyle w:val="Titolo1"/>
        <w:ind w:left="0"/>
        <w:rPr>
          <w:sz w:val="24"/>
          <w:szCs w:val="24"/>
        </w:rPr>
      </w:pPr>
    </w:p>
    <w:p w14:paraId="0473C32C" w14:textId="77777777" w:rsidR="00DD04E8" w:rsidRDefault="00DD04E8" w:rsidP="00DD04E8">
      <w:pPr>
        <w:pStyle w:val="Titolo1"/>
        <w:ind w:left="0"/>
        <w:rPr>
          <w:sz w:val="24"/>
          <w:szCs w:val="24"/>
        </w:rPr>
      </w:pPr>
    </w:p>
    <w:p w14:paraId="681330FE" w14:textId="77777777" w:rsidR="00DD04E8" w:rsidRDefault="00DD04E8" w:rsidP="00DD04E8">
      <w:pPr>
        <w:pStyle w:val="Titolo1"/>
        <w:ind w:left="0"/>
        <w:rPr>
          <w:sz w:val="24"/>
          <w:szCs w:val="24"/>
        </w:rPr>
      </w:pPr>
    </w:p>
    <w:p w14:paraId="434B8173" w14:textId="77777777" w:rsidR="00DD04E8" w:rsidRDefault="00DD04E8" w:rsidP="00DD04E8">
      <w:pPr>
        <w:pStyle w:val="Titolo1"/>
        <w:ind w:left="0"/>
        <w:rPr>
          <w:sz w:val="24"/>
          <w:szCs w:val="24"/>
        </w:rPr>
      </w:pPr>
    </w:p>
    <w:p w14:paraId="42B1F850" w14:textId="77777777" w:rsidR="00DD04E8" w:rsidRDefault="00DD04E8" w:rsidP="00DD04E8">
      <w:pPr>
        <w:pStyle w:val="Titolo1"/>
        <w:ind w:left="0"/>
        <w:rPr>
          <w:color w:val="C0504D"/>
          <w:sz w:val="32"/>
          <w:szCs w:val="32"/>
        </w:rPr>
      </w:pPr>
    </w:p>
    <w:p w14:paraId="408FDF3E" w14:textId="77777777" w:rsidR="00DD04E8" w:rsidRPr="0079242D" w:rsidRDefault="00DD04E8" w:rsidP="0079242D">
      <w:pPr>
        <w:pStyle w:val="Titolo4"/>
        <w:rPr>
          <w:rFonts w:ascii="Times New Roman" w:hAnsi="Times New Roman" w:cs="Times New Roman"/>
          <w:b w:val="0"/>
          <w:i w:val="0"/>
          <w:color w:val="auto"/>
          <w:sz w:val="30"/>
          <w:szCs w:val="30"/>
        </w:rPr>
      </w:pPr>
      <w:bookmarkStart w:id="61" w:name="_Toc58000388"/>
      <w:bookmarkStart w:id="62" w:name="_Toc61196323"/>
      <w:r w:rsidRPr="0079242D">
        <w:rPr>
          <w:rFonts w:ascii="Times New Roman" w:hAnsi="Times New Roman" w:cs="Times New Roman"/>
          <w:b w:val="0"/>
          <w:i w:val="0"/>
          <w:color w:val="auto"/>
          <w:sz w:val="30"/>
          <w:szCs w:val="30"/>
        </w:rPr>
        <w:t>Esempio di OnNext, OnError e OnComplete</w:t>
      </w:r>
      <w:bookmarkEnd w:id="61"/>
      <w:bookmarkEnd w:id="62"/>
    </w:p>
    <w:p w14:paraId="6A74209E" w14:textId="77777777" w:rsidR="00DD04E8" w:rsidRDefault="00DD04E8" w:rsidP="00DD04E8">
      <w:pPr>
        <w:pStyle w:val="Titolo1"/>
        <w:ind w:left="0"/>
        <w:rPr>
          <w:sz w:val="24"/>
          <w:szCs w:val="24"/>
        </w:rPr>
      </w:pPr>
    </w:p>
    <w:p w14:paraId="0414381A" w14:textId="77777777" w:rsidR="00DD04E8" w:rsidRDefault="00DD04E8" w:rsidP="00DD04E8">
      <w:pPr>
        <w:pStyle w:val="Titolo1"/>
        <w:ind w:left="0"/>
        <w:rPr>
          <w:sz w:val="24"/>
          <w:szCs w:val="24"/>
        </w:rPr>
      </w:pPr>
    </w:p>
    <w:p w14:paraId="16B8E3BD" w14:textId="77777777" w:rsidR="003A1B28" w:rsidRDefault="00DD04E8" w:rsidP="003A1B28">
      <w:pPr>
        <w:pStyle w:val="Titolo1"/>
        <w:keepNext/>
        <w:ind w:left="0"/>
      </w:pPr>
      <w:r>
        <w:rPr>
          <w:noProof/>
          <w:sz w:val="24"/>
          <w:szCs w:val="24"/>
          <w:lang w:bidi="ar-SA"/>
        </w:rPr>
        <w:drawing>
          <wp:inline distT="0" distB="0" distL="0" distR="0" wp14:anchorId="635790F7" wp14:editId="3161307E">
            <wp:extent cx="5465356" cy="4046561"/>
            <wp:effectExtent l="0" t="0" r="0" b="0"/>
            <wp:docPr id="27" name="Immagine 5" descr="C:\Users\Utente\Desktop\francesco\Università\Tesi\rethinkdb\FotoCodice\OnNextOnErrorOnCompleteCod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tente\Desktop\francesco\Università\Tesi\rethinkdb\FotoCodice\OnNextOnErrorOnCompleteCodice.JPG"/>
                    <pic:cNvPicPr>
                      <a:picLocks noChangeAspect="1" noChangeArrowheads="1"/>
                    </pic:cNvPicPr>
                  </pic:nvPicPr>
                  <pic:blipFill>
                    <a:blip r:embed="rId44" cstate="print"/>
                    <a:srcRect/>
                    <a:stretch>
                      <a:fillRect/>
                    </a:stretch>
                  </pic:blipFill>
                  <pic:spPr bwMode="auto">
                    <a:xfrm>
                      <a:off x="0" y="0"/>
                      <a:ext cx="5486419" cy="4062156"/>
                    </a:xfrm>
                    <a:prstGeom prst="rect">
                      <a:avLst/>
                    </a:prstGeom>
                    <a:noFill/>
                    <a:ln w="9525">
                      <a:noFill/>
                      <a:miter lim="800000"/>
                      <a:headEnd/>
                      <a:tailEnd/>
                    </a:ln>
                  </pic:spPr>
                </pic:pic>
              </a:graphicData>
            </a:graphic>
          </wp:inline>
        </w:drawing>
      </w:r>
    </w:p>
    <w:p w14:paraId="4E05762B" w14:textId="77777777" w:rsidR="00DD04E8" w:rsidRPr="003A1B28" w:rsidRDefault="003A1B28" w:rsidP="003A1B28">
      <w:pPr>
        <w:pStyle w:val="Didascalia"/>
        <w:rPr>
          <w:rFonts w:ascii="Times New Roman" w:hAnsi="Times New Roman" w:cs="Times New Roman"/>
          <w:b w:val="0"/>
          <w:color w:val="auto"/>
          <w:sz w:val="26"/>
          <w:szCs w:val="26"/>
          <w:u w:val="single"/>
        </w:rPr>
      </w:pPr>
      <w:r w:rsidRPr="003A1B28">
        <w:rPr>
          <w:rFonts w:ascii="Times New Roman" w:hAnsi="Times New Roman" w:cs="Times New Roman"/>
          <w:b w:val="0"/>
          <w:color w:val="auto"/>
          <w:sz w:val="26"/>
          <w:szCs w:val="26"/>
        </w:rPr>
        <w:t>Fig</w:t>
      </w:r>
      <w:r w:rsidR="0036370F">
        <w:rPr>
          <w:rFonts w:ascii="Times New Roman" w:hAnsi="Times New Roman" w:cs="Times New Roman"/>
          <w:b w:val="0"/>
          <w:color w:val="auto"/>
          <w:sz w:val="26"/>
          <w:szCs w:val="26"/>
        </w:rPr>
        <w:t>ura 4</w:t>
      </w:r>
      <w:r w:rsidRPr="003A1B28">
        <w:rPr>
          <w:rFonts w:ascii="Times New Roman" w:hAnsi="Times New Roman" w:cs="Times New Roman"/>
          <w:b w:val="0"/>
          <w:color w:val="auto"/>
          <w:sz w:val="26"/>
          <w:szCs w:val="26"/>
        </w:rPr>
        <w:t>.</w:t>
      </w:r>
      <w:r w:rsidR="0036370F">
        <w:rPr>
          <w:rFonts w:ascii="Times New Roman" w:hAnsi="Times New Roman" w:cs="Times New Roman"/>
          <w:b w:val="0"/>
          <w:color w:val="auto"/>
          <w:sz w:val="26"/>
          <w:szCs w:val="26"/>
        </w:rPr>
        <w:t>18</w:t>
      </w:r>
    </w:p>
    <w:p w14:paraId="4293256A" w14:textId="77777777" w:rsidR="00DD04E8" w:rsidRDefault="00DD04E8" w:rsidP="00DD04E8">
      <w:pPr>
        <w:pStyle w:val="Titolo1"/>
        <w:ind w:left="0"/>
        <w:rPr>
          <w:sz w:val="24"/>
          <w:szCs w:val="24"/>
        </w:rPr>
      </w:pPr>
    </w:p>
    <w:p w14:paraId="220F2C86" w14:textId="77777777" w:rsidR="00DD04E8" w:rsidRDefault="00DD04E8" w:rsidP="00DD04E8">
      <w:pPr>
        <w:pStyle w:val="Titolo1"/>
        <w:ind w:left="0"/>
        <w:rPr>
          <w:sz w:val="24"/>
          <w:szCs w:val="24"/>
        </w:rPr>
      </w:pPr>
    </w:p>
    <w:p w14:paraId="3B2BE26D" w14:textId="77777777" w:rsidR="00DD04E8" w:rsidRDefault="00DD04E8" w:rsidP="00DD04E8">
      <w:pPr>
        <w:pStyle w:val="Titolo1"/>
        <w:ind w:left="0"/>
        <w:rPr>
          <w:sz w:val="24"/>
          <w:szCs w:val="24"/>
        </w:rPr>
      </w:pPr>
    </w:p>
    <w:p w14:paraId="1D9A4FF5" w14:textId="77777777" w:rsidR="00DD04E8" w:rsidRDefault="00DD04E8" w:rsidP="00DD04E8">
      <w:pPr>
        <w:pStyle w:val="Titolo1"/>
        <w:ind w:left="0"/>
        <w:rPr>
          <w:sz w:val="24"/>
          <w:szCs w:val="24"/>
        </w:rPr>
      </w:pPr>
    </w:p>
    <w:p w14:paraId="43FA341C" w14:textId="77777777" w:rsidR="00DD04E8" w:rsidRDefault="00DD04E8" w:rsidP="00DD04E8">
      <w:pPr>
        <w:pStyle w:val="Titolo1"/>
        <w:ind w:left="0"/>
        <w:rPr>
          <w:sz w:val="24"/>
          <w:szCs w:val="24"/>
        </w:rPr>
      </w:pPr>
    </w:p>
    <w:p w14:paraId="70ADE24C" w14:textId="77777777" w:rsidR="00DD04E8" w:rsidRDefault="00DD04E8" w:rsidP="00DD04E8">
      <w:pPr>
        <w:pStyle w:val="Titolo1"/>
        <w:ind w:left="0"/>
        <w:rPr>
          <w:sz w:val="24"/>
          <w:szCs w:val="24"/>
        </w:rPr>
      </w:pPr>
    </w:p>
    <w:p w14:paraId="59CF6C6D" w14:textId="77777777" w:rsidR="00DD04E8" w:rsidRDefault="00DD04E8" w:rsidP="00DD04E8">
      <w:pPr>
        <w:pStyle w:val="Titolo1"/>
        <w:ind w:left="0"/>
        <w:rPr>
          <w:sz w:val="24"/>
          <w:szCs w:val="24"/>
        </w:rPr>
      </w:pPr>
    </w:p>
    <w:p w14:paraId="057F8451" w14:textId="77777777" w:rsidR="00DD04E8" w:rsidRDefault="00DD04E8" w:rsidP="00DD04E8">
      <w:pPr>
        <w:pStyle w:val="Titolo1"/>
        <w:ind w:left="0"/>
        <w:rPr>
          <w:sz w:val="24"/>
          <w:szCs w:val="24"/>
        </w:rPr>
      </w:pPr>
    </w:p>
    <w:p w14:paraId="0803CE6D" w14:textId="77777777" w:rsidR="00DD04E8" w:rsidRDefault="00DD04E8" w:rsidP="00DD04E8">
      <w:pPr>
        <w:pStyle w:val="Titolo1"/>
        <w:ind w:left="0"/>
        <w:rPr>
          <w:sz w:val="24"/>
          <w:szCs w:val="24"/>
        </w:rPr>
      </w:pPr>
    </w:p>
    <w:p w14:paraId="1512EB84" w14:textId="77777777" w:rsidR="00DD04E8" w:rsidRDefault="00DD04E8" w:rsidP="00DD04E8">
      <w:pPr>
        <w:pStyle w:val="Titolo1"/>
        <w:ind w:left="0"/>
        <w:rPr>
          <w:sz w:val="24"/>
          <w:szCs w:val="24"/>
        </w:rPr>
      </w:pPr>
    </w:p>
    <w:p w14:paraId="11E1D81C" w14:textId="77777777" w:rsidR="00DD04E8" w:rsidRDefault="00DD04E8" w:rsidP="00A5739F">
      <w:pPr>
        <w:pStyle w:val="Titolo1"/>
        <w:ind w:left="0"/>
        <w:rPr>
          <w:sz w:val="24"/>
          <w:szCs w:val="24"/>
        </w:rPr>
      </w:pPr>
    </w:p>
    <w:p w14:paraId="202C63A5" w14:textId="77777777" w:rsidR="00A5739F" w:rsidRDefault="00A5739F" w:rsidP="00A5739F">
      <w:pPr>
        <w:pStyle w:val="Titolo1"/>
        <w:ind w:left="0"/>
        <w:rPr>
          <w:sz w:val="24"/>
          <w:szCs w:val="24"/>
        </w:rPr>
      </w:pPr>
    </w:p>
    <w:p w14:paraId="61F770A1" w14:textId="77777777" w:rsidR="00A5739F" w:rsidRDefault="00A5739F" w:rsidP="00A5739F">
      <w:pPr>
        <w:pStyle w:val="Titolo1"/>
        <w:ind w:left="0"/>
        <w:rPr>
          <w:sz w:val="24"/>
          <w:szCs w:val="24"/>
        </w:rPr>
      </w:pPr>
    </w:p>
    <w:p w14:paraId="6CA8B976" w14:textId="77777777" w:rsidR="00DD04E8" w:rsidRPr="0079242D" w:rsidRDefault="00DD04E8" w:rsidP="00A5739F">
      <w:pPr>
        <w:pStyle w:val="Titolo3"/>
        <w:ind w:left="0"/>
        <w:rPr>
          <w:rFonts w:ascii="Times New Roman" w:hAnsi="Times New Roman" w:cs="Times New Roman"/>
          <w:sz w:val="32"/>
          <w:szCs w:val="32"/>
        </w:rPr>
      </w:pPr>
      <w:bookmarkStart w:id="63" w:name="_Toc58000389"/>
      <w:bookmarkStart w:id="64" w:name="_Toc61196324"/>
      <w:r w:rsidRPr="0079242D">
        <w:rPr>
          <w:rFonts w:ascii="Times New Roman" w:hAnsi="Times New Roman" w:cs="Times New Roman"/>
          <w:sz w:val="32"/>
          <w:szCs w:val="32"/>
        </w:rPr>
        <w:lastRenderedPageBreak/>
        <w:t>Connection</w:t>
      </w:r>
      <w:bookmarkEnd w:id="63"/>
      <w:bookmarkEnd w:id="64"/>
    </w:p>
    <w:p w14:paraId="1FDFD011" w14:textId="77777777" w:rsidR="00DD04E8" w:rsidRDefault="00DD04E8" w:rsidP="00DD04E8">
      <w:pPr>
        <w:pStyle w:val="Titolo1"/>
        <w:ind w:left="0"/>
        <w:rPr>
          <w:sz w:val="24"/>
          <w:szCs w:val="24"/>
        </w:rPr>
      </w:pPr>
    </w:p>
    <w:p w14:paraId="683DDABD" w14:textId="77777777" w:rsidR="003A1B28" w:rsidRDefault="00DD04E8" w:rsidP="003A1B28">
      <w:pPr>
        <w:pStyle w:val="Titolo1"/>
        <w:keepNext/>
        <w:ind w:left="0"/>
      </w:pPr>
      <w:r>
        <w:rPr>
          <w:noProof/>
          <w:sz w:val="24"/>
          <w:szCs w:val="24"/>
          <w:lang w:bidi="ar-SA"/>
        </w:rPr>
        <w:drawing>
          <wp:inline distT="0" distB="0" distL="0" distR="0" wp14:anchorId="788E26AA" wp14:editId="006E403F">
            <wp:extent cx="5467350" cy="3137327"/>
            <wp:effectExtent l="19050" t="0" r="0" b="0"/>
            <wp:docPr id="28" name="Immagine 11" descr="C:\Users\Utente\Desktop\francesco\Università\Tesi\rethinkdb\Uml\Conn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tente\Desktop\francesco\Università\Tesi\rethinkdb\Uml\Connection.JPG"/>
                    <pic:cNvPicPr>
                      <a:picLocks noChangeAspect="1" noChangeArrowheads="1"/>
                    </pic:cNvPicPr>
                  </pic:nvPicPr>
                  <pic:blipFill>
                    <a:blip r:embed="rId45" cstate="print"/>
                    <a:srcRect/>
                    <a:stretch>
                      <a:fillRect/>
                    </a:stretch>
                  </pic:blipFill>
                  <pic:spPr bwMode="auto">
                    <a:xfrm>
                      <a:off x="0" y="0"/>
                      <a:ext cx="5464568" cy="3135730"/>
                    </a:xfrm>
                    <a:prstGeom prst="rect">
                      <a:avLst/>
                    </a:prstGeom>
                    <a:noFill/>
                    <a:ln w="9525">
                      <a:noFill/>
                      <a:miter lim="800000"/>
                      <a:headEnd/>
                      <a:tailEnd/>
                    </a:ln>
                  </pic:spPr>
                </pic:pic>
              </a:graphicData>
            </a:graphic>
          </wp:inline>
        </w:drawing>
      </w:r>
    </w:p>
    <w:p w14:paraId="27FD7834" w14:textId="77777777" w:rsidR="00CB0D94" w:rsidRDefault="0036370F" w:rsidP="003A1B28">
      <w:pPr>
        <w:pStyle w:val="Didascalia"/>
        <w:rPr>
          <w:rFonts w:ascii="Times New Roman" w:hAnsi="Times New Roman" w:cs="Times New Roman"/>
          <w:b w:val="0"/>
          <w:color w:val="auto"/>
          <w:sz w:val="26"/>
          <w:szCs w:val="26"/>
        </w:rPr>
      </w:pPr>
      <w:r>
        <w:rPr>
          <w:rFonts w:ascii="Times New Roman" w:hAnsi="Times New Roman" w:cs="Times New Roman"/>
          <w:b w:val="0"/>
          <w:color w:val="auto"/>
          <w:sz w:val="26"/>
          <w:szCs w:val="26"/>
        </w:rPr>
        <w:t>Figura 4</w:t>
      </w:r>
      <w:r w:rsidR="0079242D">
        <w:rPr>
          <w:rFonts w:ascii="Times New Roman" w:hAnsi="Times New Roman" w:cs="Times New Roman"/>
          <w:b w:val="0"/>
          <w:color w:val="auto"/>
          <w:sz w:val="26"/>
          <w:szCs w:val="26"/>
        </w:rPr>
        <w:t>.</w:t>
      </w:r>
      <w:r>
        <w:rPr>
          <w:rFonts w:ascii="Times New Roman" w:hAnsi="Times New Roman" w:cs="Times New Roman"/>
          <w:b w:val="0"/>
          <w:color w:val="auto"/>
          <w:sz w:val="26"/>
          <w:szCs w:val="26"/>
        </w:rPr>
        <w:t>19</w:t>
      </w:r>
    </w:p>
    <w:p w14:paraId="41F919D0" w14:textId="77777777" w:rsidR="003A1B28" w:rsidRPr="003A1B28" w:rsidRDefault="003A1B28" w:rsidP="003A1B28"/>
    <w:p w14:paraId="0C601FE0" w14:textId="77777777" w:rsidR="00DD04E8" w:rsidRDefault="006F1DB7" w:rsidP="00A30AB8">
      <w:pPr>
        <w:jc w:val="both"/>
        <w:rPr>
          <w:rFonts w:ascii="Times New Roman" w:hAnsi="Times New Roman" w:cs="Times New Roman"/>
          <w:sz w:val="26"/>
          <w:szCs w:val="26"/>
        </w:rPr>
      </w:pPr>
      <w:r>
        <w:rPr>
          <w:rFonts w:ascii="Times New Roman" w:hAnsi="Times New Roman" w:cs="Times New Roman"/>
          <w:sz w:val="26"/>
          <w:szCs w:val="26"/>
        </w:rPr>
        <w:tab/>
        <w:t xml:space="preserve">Il </w:t>
      </w:r>
      <w:r w:rsidRPr="006F1DB7">
        <w:rPr>
          <w:rFonts w:ascii="Times New Roman" w:hAnsi="Times New Roman" w:cs="Times New Roman"/>
          <w:i/>
          <w:sz w:val="26"/>
          <w:szCs w:val="26"/>
        </w:rPr>
        <w:t>ConnectionNodes</w:t>
      </w:r>
      <w:r>
        <w:rPr>
          <w:rFonts w:ascii="Times New Roman" w:hAnsi="Times New Roman" w:cs="Times New Roman"/>
          <w:sz w:val="26"/>
          <w:szCs w:val="26"/>
        </w:rPr>
        <w:t xml:space="preserve"> è la classe che rappresenta la connessione al server RethinkDB. Viene istanziata, inizialmente, dalla classe principale </w:t>
      </w:r>
      <w:r w:rsidRPr="006F1DB7">
        <w:rPr>
          <w:rFonts w:ascii="Times New Roman" w:hAnsi="Times New Roman" w:cs="Times New Roman"/>
          <w:i/>
          <w:sz w:val="26"/>
          <w:szCs w:val="26"/>
        </w:rPr>
        <w:t>UtilityRethink</w:t>
      </w:r>
      <w:r>
        <w:rPr>
          <w:rFonts w:ascii="Times New Roman" w:hAnsi="Times New Roman" w:cs="Times New Roman"/>
          <w:sz w:val="26"/>
          <w:szCs w:val="26"/>
        </w:rPr>
        <w:t xml:space="preserve"> per poter essere utilizzata da tutti i componenti della libreria come </w:t>
      </w:r>
      <w:r w:rsidRPr="006F1DB7">
        <w:rPr>
          <w:rFonts w:ascii="Times New Roman" w:hAnsi="Times New Roman" w:cs="Times New Roman"/>
          <w:i/>
          <w:sz w:val="26"/>
          <w:szCs w:val="26"/>
        </w:rPr>
        <w:t>IQueryNotifications</w:t>
      </w:r>
      <w:r>
        <w:rPr>
          <w:rFonts w:ascii="Times New Roman" w:hAnsi="Times New Roman" w:cs="Times New Roman"/>
          <w:sz w:val="26"/>
          <w:szCs w:val="26"/>
        </w:rPr>
        <w:t xml:space="preserve"> e </w:t>
      </w:r>
      <w:r w:rsidRPr="006F1DB7">
        <w:rPr>
          <w:rFonts w:ascii="Times New Roman" w:hAnsi="Times New Roman" w:cs="Times New Roman"/>
          <w:i/>
          <w:sz w:val="26"/>
          <w:szCs w:val="26"/>
        </w:rPr>
        <w:t>IRXNotifier</w:t>
      </w:r>
      <w:r>
        <w:rPr>
          <w:rFonts w:ascii="Times New Roman" w:hAnsi="Times New Roman" w:cs="Times New Roman"/>
          <w:sz w:val="26"/>
          <w:szCs w:val="26"/>
        </w:rPr>
        <w:t xml:space="preserve">. I sotto-componenti di libreria, infatti, utilizzano per interfacciarsi al server la stessa istanza di </w:t>
      </w:r>
      <w:r w:rsidRPr="00724127">
        <w:rPr>
          <w:rFonts w:ascii="Times New Roman" w:hAnsi="Times New Roman" w:cs="Times New Roman"/>
          <w:i/>
          <w:sz w:val="26"/>
          <w:szCs w:val="26"/>
        </w:rPr>
        <w:t>ConnectionNodes</w:t>
      </w:r>
      <w:r>
        <w:rPr>
          <w:rFonts w:ascii="Times New Roman" w:hAnsi="Times New Roman" w:cs="Times New Roman"/>
          <w:sz w:val="26"/>
          <w:szCs w:val="26"/>
        </w:rPr>
        <w:t xml:space="preserve">. </w:t>
      </w:r>
    </w:p>
    <w:p w14:paraId="5EB389A6" w14:textId="77777777" w:rsidR="006F1DB7" w:rsidRDefault="006F1DB7" w:rsidP="00A30AB8">
      <w:pPr>
        <w:jc w:val="both"/>
        <w:rPr>
          <w:rFonts w:ascii="Times New Roman" w:hAnsi="Times New Roman" w:cs="Times New Roman"/>
          <w:sz w:val="26"/>
          <w:szCs w:val="26"/>
        </w:rPr>
      </w:pPr>
      <w:r>
        <w:rPr>
          <w:rFonts w:ascii="Times New Roman" w:hAnsi="Times New Roman" w:cs="Times New Roman"/>
          <w:sz w:val="26"/>
          <w:szCs w:val="26"/>
        </w:rPr>
        <w:tab/>
      </w:r>
      <w:r w:rsidRPr="00724127">
        <w:rPr>
          <w:rFonts w:ascii="Times New Roman" w:hAnsi="Times New Roman" w:cs="Times New Roman"/>
          <w:i/>
          <w:sz w:val="26"/>
          <w:szCs w:val="26"/>
        </w:rPr>
        <w:t>ConnectionNodes</w:t>
      </w:r>
      <w:r w:rsidR="00CD206F">
        <w:rPr>
          <w:rFonts w:ascii="Times New Roman" w:hAnsi="Times New Roman" w:cs="Times New Roman"/>
          <w:sz w:val="26"/>
          <w:szCs w:val="26"/>
        </w:rPr>
        <w:t xml:space="preserve">, come mostrato in figura </w:t>
      </w:r>
      <w:r w:rsidR="0036370F">
        <w:rPr>
          <w:rFonts w:ascii="Times New Roman" w:hAnsi="Times New Roman" w:cs="Times New Roman"/>
          <w:sz w:val="26"/>
          <w:szCs w:val="26"/>
        </w:rPr>
        <w:t>4.19</w:t>
      </w:r>
      <w:r w:rsidR="00CB0D94">
        <w:rPr>
          <w:rFonts w:ascii="Times New Roman" w:hAnsi="Times New Roman" w:cs="Times New Roman"/>
          <w:sz w:val="26"/>
          <w:szCs w:val="26"/>
        </w:rPr>
        <w:t>,</w:t>
      </w:r>
      <w:r>
        <w:rPr>
          <w:rFonts w:ascii="Times New Roman" w:hAnsi="Times New Roman" w:cs="Times New Roman"/>
          <w:sz w:val="26"/>
          <w:szCs w:val="26"/>
        </w:rPr>
        <w:t xml:space="preserve"> memorizza tutti i nodi del server RethinkDB con cui l’utente di libreria interagisce attraverso le </w:t>
      </w:r>
      <w:r w:rsidRPr="00724127">
        <w:rPr>
          <w:rFonts w:ascii="Times New Roman" w:hAnsi="Times New Roman" w:cs="Times New Roman"/>
          <w:i/>
          <w:sz w:val="26"/>
          <w:szCs w:val="26"/>
        </w:rPr>
        <w:t>DbOptions</w:t>
      </w:r>
      <w:r>
        <w:rPr>
          <w:rFonts w:ascii="Times New Roman" w:hAnsi="Times New Roman" w:cs="Times New Roman"/>
          <w:sz w:val="26"/>
          <w:szCs w:val="26"/>
        </w:rPr>
        <w:t>. In questa applicazione</w:t>
      </w:r>
      <w:r w:rsidRPr="00154705">
        <w:rPr>
          <w:rFonts w:ascii="Times New Roman" w:hAnsi="Times New Roman" w:cs="Times New Roman"/>
          <w:sz w:val="26"/>
          <w:szCs w:val="26"/>
        </w:rPr>
        <w:t>, in particolare, possono essere 1, 2 o 5, in base al</w:t>
      </w:r>
      <w:r>
        <w:rPr>
          <w:rFonts w:ascii="Times New Roman" w:hAnsi="Times New Roman" w:cs="Times New Roman"/>
          <w:sz w:val="26"/>
          <w:szCs w:val="26"/>
        </w:rPr>
        <w:t xml:space="preserve"> server messo in esecuzione. I dettagli del server RethinkDB implementato saranno trattati in seguito. </w:t>
      </w:r>
    </w:p>
    <w:p w14:paraId="28B484C4" w14:textId="77777777" w:rsidR="00DD04E8" w:rsidRPr="00724127" w:rsidRDefault="006F1DB7" w:rsidP="00A30AB8">
      <w:pPr>
        <w:jc w:val="both"/>
        <w:rPr>
          <w:rFonts w:ascii="Times New Roman" w:hAnsi="Times New Roman" w:cs="Times New Roman"/>
          <w:sz w:val="26"/>
          <w:szCs w:val="26"/>
        </w:rPr>
      </w:pPr>
      <w:r>
        <w:rPr>
          <w:rFonts w:ascii="Times New Roman" w:hAnsi="Times New Roman" w:cs="Times New Roman"/>
          <w:sz w:val="26"/>
          <w:szCs w:val="26"/>
        </w:rPr>
        <w:tab/>
      </w:r>
      <w:r w:rsidR="00DD04E8">
        <w:rPr>
          <w:rFonts w:ascii="Times New Roman" w:hAnsi="Times New Roman" w:cs="Times New Roman"/>
          <w:sz w:val="26"/>
          <w:szCs w:val="26"/>
        </w:rPr>
        <w:t>I</w:t>
      </w:r>
      <w:r w:rsidR="00DD04E8" w:rsidRPr="00154705">
        <w:rPr>
          <w:rFonts w:ascii="Times New Roman" w:hAnsi="Times New Roman" w:cs="Times New Roman"/>
          <w:sz w:val="26"/>
          <w:szCs w:val="26"/>
        </w:rPr>
        <w:t xml:space="preserve">l campo </w:t>
      </w:r>
      <w:r w:rsidR="00DD04E8" w:rsidRPr="00724127">
        <w:rPr>
          <w:rFonts w:ascii="Times New Roman" w:hAnsi="Times New Roman" w:cs="Times New Roman"/>
          <w:i/>
          <w:sz w:val="26"/>
          <w:szCs w:val="26"/>
        </w:rPr>
        <w:t>conn</w:t>
      </w:r>
      <w:r w:rsidR="00DD04E8">
        <w:rPr>
          <w:rFonts w:ascii="Times New Roman" w:hAnsi="Times New Roman" w:cs="Times New Roman"/>
          <w:sz w:val="26"/>
          <w:szCs w:val="26"/>
        </w:rPr>
        <w:t xml:space="preserve"> di </w:t>
      </w:r>
      <w:r w:rsidR="00DD04E8" w:rsidRPr="00724127">
        <w:rPr>
          <w:rFonts w:ascii="Times New Roman" w:hAnsi="Times New Roman" w:cs="Times New Roman"/>
          <w:i/>
          <w:sz w:val="26"/>
          <w:szCs w:val="26"/>
        </w:rPr>
        <w:t>ConnectionNodes</w:t>
      </w:r>
      <w:r w:rsidR="00DD04E8">
        <w:rPr>
          <w:rFonts w:ascii="Times New Roman" w:hAnsi="Times New Roman" w:cs="Times New Roman"/>
          <w:sz w:val="26"/>
          <w:szCs w:val="26"/>
        </w:rPr>
        <w:t xml:space="preserve"> rappresenta il vero oggetto</w:t>
      </w:r>
      <w:r w:rsidR="00DD04E8" w:rsidRPr="00154705">
        <w:rPr>
          <w:rFonts w:ascii="Times New Roman" w:hAnsi="Times New Roman" w:cs="Times New Roman"/>
          <w:sz w:val="26"/>
          <w:szCs w:val="26"/>
        </w:rPr>
        <w:t xml:space="preserve"> </w:t>
      </w:r>
      <w:r w:rsidR="00DD04E8">
        <w:rPr>
          <w:rFonts w:ascii="Times New Roman" w:hAnsi="Times New Roman" w:cs="Times New Roman"/>
          <w:sz w:val="26"/>
          <w:szCs w:val="26"/>
        </w:rPr>
        <w:t xml:space="preserve">di </w:t>
      </w:r>
      <w:r w:rsidR="00DD04E8" w:rsidRPr="00154705">
        <w:rPr>
          <w:rFonts w:ascii="Times New Roman" w:hAnsi="Times New Roman" w:cs="Times New Roman"/>
          <w:sz w:val="26"/>
          <w:szCs w:val="26"/>
        </w:rPr>
        <w:t>connessio</w:t>
      </w:r>
      <w:r w:rsidR="00DD04E8">
        <w:rPr>
          <w:rFonts w:ascii="Times New Roman" w:hAnsi="Times New Roman" w:cs="Times New Roman"/>
          <w:sz w:val="26"/>
          <w:szCs w:val="26"/>
        </w:rPr>
        <w:t xml:space="preserve">ne al </w:t>
      </w:r>
      <w:r w:rsidR="00724127">
        <w:rPr>
          <w:rFonts w:ascii="Times New Roman" w:hAnsi="Times New Roman" w:cs="Times New Roman"/>
          <w:sz w:val="26"/>
          <w:szCs w:val="26"/>
        </w:rPr>
        <w:t xml:space="preserve">database c </w:t>
      </w:r>
      <w:r w:rsidR="00DD04E8">
        <w:rPr>
          <w:rFonts w:ascii="Times New Roman" w:hAnsi="Times New Roman" w:cs="Times New Roman"/>
          <w:sz w:val="26"/>
          <w:szCs w:val="26"/>
        </w:rPr>
        <w:t>viene istanziato</w:t>
      </w:r>
      <w:r w:rsidR="00DD04E8" w:rsidRPr="00154705">
        <w:rPr>
          <w:rFonts w:ascii="Times New Roman" w:hAnsi="Times New Roman" w:cs="Times New Roman"/>
          <w:sz w:val="26"/>
          <w:szCs w:val="26"/>
        </w:rPr>
        <w:t xml:space="preserve"> solamen</w:t>
      </w:r>
      <w:r w:rsidR="00BF4D13">
        <w:rPr>
          <w:rFonts w:ascii="Times New Roman" w:hAnsi="Times New Roman" w:cs="Times New Roman"/>
          <w:sz w:val="26"/>
          <w:szCs w:val="26"/>
        </w:rPr>
        <w:t xml:space="preserve">te, </w:t>
      </w:r>
      <w:r w:rsidR="00724127">
        <w:rPr>
          <w:rFonts w:ascii="Times New Roman" w:hAnsi="Times New Roman" w:cs="Times New Roman"/>
          <w:sz w:val="26"/>
          <w:szCs w:val="26"/>
        </w:rPr>
        <w:t>in</w:t>
      </w:r>
      <w:r w:rsidR="00BF4D13">
        <w:rPr>
          <w:rFonts w:ascii="Times New Roman" w:hAnsi="Times New Roman" w:cs="Times New Roman"/>
          <w:sz w:val="26"/>
          <w:szCs w:val="26"/>
        </w:rPr>
        <w:t xml:space="preserve"> </w:t>
      </w:r>
      <w:r w:rsidR="00724127">
        <w:rPr>
          <w:rFonts w:ascii="Times New Roman" w:hAnsi="Times New Roman" w:cs="Times New Roman"/>
          <w:sz w:val="26"/>
          <w:szCs w:val="26"/>
        </w:rPr>
        <w:t>seguito</w:t>
      </w:r>
      <w:r w:rsidR="00BF4D13">
        <w:rPr>
          <w:rFonts w:ascii="Times New Roman" w:hAnsi="Times New Roman" w:cs="Times New Roman"/>
          <w:sz w:val="26"/>
          <w:szCs w:val="26"/>
        </w:rPr>
        <w:t>,</w:t>
      </w:r>
      <w:r w:rsidR="00724127">
        <w:rPr>
          <w:rFonts w:ascii="Times New Roman" w:hAnsi="Times New Roman" w:cs="Times New Roman"/>
          <w:sz w:val="26"/>
          <w:szCs w:val="26"/>
        </w:rPr>
        <w:t xml:space="preserve"> </w:t>
      </w:r>
      <w:r w:rsidR="00DD04E8">
        <w:rPr>
          <w:rFonts w:ascii="Times New Roman" w:hAnsi="Times New Roman" w:cs="Times New Roman"/>
          <w:sz w:val="26"/>
          <w:szCs w:val="26"/>
        </w:rPr>
        <w:t>alla prima</w:t>
      </w:r>
      <w:r w:rsidR="00724127">
        <w:rPr>
          <w:rFonts w:ascii="Times New Roman" w:hAnsi="Times New Roman" w:cs="Times New Roman"/>
          <w:sz w:val="26"/>
          <w:szCs w:val="26"/>
        </w:rPr>
        <w:t xml:space="preserve">  interazione col server RethinkDB, ovvero alla prima esecuzione</w:t>
      </w:r>
      <w:r w:rsidR="00DD04E8">
        <w:rPr>
          <w:rFonts w:ascii="Times New Roman" w:hAnsi="Times New Roman" w:cs="Times New Roman"/>
          <w:sz w:val="26"/>
          <w:szCs w:val="26"/>
        </w:rPr>
        <w:t xml:space="preserve"> del metodo </w:t>
      </w:r>
      <w:r w:rsidR="005A259A">
        <w:rPr>
          <w:rFonts w:ascii="Times New Roman" w:hAnsi="Times New Roman" w:cs="Times New Roman"/>
          <w:i/>
          <w:sz w:val="26"/>
          <w:szCs w:val="26"/>
        </w:rPr>
        <w:t>GetConnection</w:t>
      </w:r>
      <w:r w:rsidR="00724127">
        <w:rPr>
          <w:rFonts w:ascii="Times New Roman" w:hAnsi="Times New Roman" w:cs="Times New Roman"/>
          <w:sz w:val="26"/>
          <w:szCs w:val="26"/>
        </w:rPr>
        <w:t>.</w:t>
      </w:r>
    </w:p>
    <w:p w14:paraId="3056166A" w14:textId="77777777" w:rsidR="00DD04E8" w:rsidRPr="00154705" w:rsidRDefault="00DD04E8" w:rsidP="00A30AB8">
      <w:pPr>
        <w:jc w:val="both"/>
        <w:rPr>
          <w:rFonts w:ascii="Times New Roman" w:hAnsi="Times New Roman" w:cs="Times New Roman"/>
          <w:sz w:val="26"/>
          <w:szCs w:val="26"/>
        </w:rPr>
      </w:pPr>
      <w:r>
        <w:rPr>
          <w:rFonts w:ascii="Times New Roman" w:hAnsi="Times New Roman" w:cs="Times New Roman"/>
          <w:sz w:val="26"/>
          <w:szCs w:val="26"/>
        </w:rPr>
        <w:t xml:space="preserve">Alle successive chiamate di </w:t>
      </w:r>
      <w:r w:rsidRPr="00724127">
        <w:rPr>
          <w:rFonts w:ascii="Times New Roman" w:hAnsi="Times New Roman" w:cs="Times New Roman"/>
          <w:i/>
          <w:sz w:val="26"/>
          <w:szCs w:val="26"/>
        </w:rPr>
        <w:t>GetConnection</w:t>
      </w:r>
      <w:r w:rsidR="005A259A">
        <w:rPr>
          <w:rFonts w:ascii="Times New Roman" w:hAnsi="Times New Roman" w:cs="Times New Roman"/>
          <w:sz w:val="26"/>
          <w:szCs w:val="26"/>
        </w:rPr>
        <w:t xml:space="preserve">, </w:t>
      </w:r>
      <w:r>
        <w:rPr>
          <w:rFonts w:ascii="Times New Roman" w:hAnsi="Times New Roman" w:cs="Times New Roman"/>
          <w:sz w:val="26"/>
          <w:szCs w:val="26"/>
        </w:rPr>
        <w:t xml:space="preserve">dei </w:t>
      </w:r>
      <w:r w:rsidR="00724127">
        <w:rPr>
          <w:rFonts w:ascii="Times New Roman" w:hAnsi="Times New Roman" w:cs="Times New Roman"/>
          <w:sz w:val="26"/>
          <w:szCs w:val="26"/>
        </w:rPr>
        <w:t xml:space="preserve">vari </w:t>
      </w:r>
      <w:r>
        <w:rPr>
          <w:rFonts w:ascii="Times New Roman" w:hAnsi="Times New Roman" w:cs="Times New Roman"/>
          <w:sz w:val="26"/>
          <w:szCs w:val="26"/>
        </w:rPr>
        <w:t xml:space="preserve">componenti </w:t>
      </w:r>
      <w:r w:rsidR="005A259A">
        <w:rPr>
          <w:rFonts w:ascii="Times New Roman" w:hAnsi="Times New Roman" w:cs="Times New Roman"/>
          <w:sz w:val="26"/>
          <w:szCs w:val="26"/>
        </w:rPr>
        <w:t xml:space="preserve">di libreria, </w:t>
      </w:r>
      <w:r w:rsidRPr="00154705">
        <w:rPr>
          <w:rFonts w:ascii="Times New Roman" w:hAnsi="Times New Roman" w:cs="Times New Roman"/>
          <w:sz w:val="26"/>
          <w:szCs w:val="26"/>
        </w:rPr>
        <w:t>non viene più istanziato ma viene sempre restituito lo stesso oggetto</w:t>
      </w:r>
      <w:r>
        <w:rPr>
          <w:rFonts w:ascii="Times New Roman" w:hAnsi="Times New Roman" w:cs="Times New Roman"/>
          <w:sz w:val="26"/>
          <w:szCs w:val="26"/>
        </w:rPr>
        <w:t>.</w:t>
      </w:r>
      <w:r w:rsidR="005A259A">
        <w:rPr>
          <w:rFonts w:ascii="Times New Roman" w:hAnsi="Times New Roman" w:cs="Times New Roman"/>
          <w:sz w:val="26"/>
          <w:szCs w:val="26"/>
        </w:rPr>
        <w:t xml:space="preserve"> </w:t>
      </w:r>
      <w:r w:rsidR="00BF4D13">
        <w:rPr>
          <w:rFonts w:ascii="Times New Roman" w:hAnsi="Times New Roman" w:cs="Times New Roman"/>
          <w:sz w:val="26"/>
          <w:szCs w:val="26"/>
        </w:rPr>
        <w:t>I</w:t>
      </w:r>
      <w:r>
        <w:rPr>
          <w:rFonts w:ascii="Times New Roman" w:hAnsi="Times New Roman" w:cs="Times New Roman"/>
          <w:sz w:val="26"/>
          <w:szCs w:val="26"/>
        </w:rPr>
        <w:t xml:space="preserve">nizializzare </w:t>
      </w:r>
      <w:r w:rsidR="00BF4D13">
        <w:rPr>
          <w:rFonts w:ascii="Times New Roman" w:hAnsi="Times New Roman" w:cs="Times New Roman"/>
          <w:sz w:val="26"/>
          <w:szCs w:val="26"/>
        </w:rPr>
        <w:t>più</w:t>
      </w:r>
      <w:r w:rsidR="005A259A">
        <w:rPr>
          <w:rFonts w:ascii="Times New Roman" w:hAnsi="Times New Roman" w:cs="Times New Roman"/>
          <w:sz w:val="26"/>
          <w:szCs w:val="26"/>
        </w:rPr>
        <w:t xml:space="preserve"> volte l’oggetto di connessione al server RethinkDB  </w:t>
      </w:r>
      <w:r w:rsidRPr="005A259A">
        <w:rPr>
          <w:rFonts w:ascii="Times New Roman" w:hAnsi="Times New Roman" w:cs="Times New Roman"/>
          <w:i/>
          <w:sz w:val="26"/>
          <w:szCs w:val="26"/>
        </w:rPr>
        <w:t>conn</w:t>
      </w:r>
      <w:r w:rsidR="005A259A">
        <w:rPr>
          <w:rFonts w:ascii="Times New Roman" w:hAnsi="Times New Roman" w:cs="Times New Roman"/>
          <w:sz w:val="26"/>
          <w:szCs w:val="26"/>
        </w:rPr>
        <w:t xml:space="preserve"> risulterebbe</w:t>
      </w:r>
      <w:r>
        <w:rPr>
          <w:rFonts w:ascii="Times New Roman" w:hAnsi="Times New Roman" w:cs="Times New Roman"/>
          <w:sz w:val="26"/>
          <w:szCs w:val="26"/>
        </w:rPr>
        <w:t xml:space="preserve"> </w:t>
      </w:r>
      <w:r w:rsidRPr="00154705">
        <w:rPr>
          <w:rFonts w:ascii="Times New Roman" w:hAnsi="Times New Roman" w:cs="Times New Roman"/>
          <w:sz w:val="26"/>
          <w:szCs w:val="26"/>
        </w:rPr>
        <w:t>un’operazione pesante.</w:t>
      </w:r>
      <w:r w:rsidR="005A259A">
        <w:rPr>
          <w:rFonts w:ascii="Times New Roman" w:hAnsi="Times New Roman" w:cs="Times New Roman"/>
          <w:sz w:val="26"/>
          <w:szCs w:val="26"/>
        </w:rPr>
        <w:t xml:space="preserve"> </w:t>
      </w:r>
      <w:r w:rsidR="005A259A" w:rsidRPr="005A259A">
        <w:rPr>
          <w:rFonts w:ascii="Times New Roman" w:hAnsi="Times New Roman" w:cs="Times New Roman"/>
          <w:i/>
          <w:sz w:val="26"/>
          <w:szCs w:val="26"/>
        </w:rPr>
        <w:t xml:space="preserve">Conn </w:t>
      </w:r>
      <w:r w:rsidR="005A259A">
        <w:rPr>
          <w:rFonts w:ascii="Times New Roman" w:hAnsi="Times New Roman" w:cs="Times New Roman"/>
          <w:sz w:val="26"/>
          <w:szCs w:val="26"/>
        </w:rPr>
        <w:t>per connettersi ai nodi del s</w:t>
      </w:r>
      <w:r>
        <w:rPr>
          <w:rFonts w:ascii="Times New Roman" w:hAnsi="Times New Roman" w:cs="Times New Roman"/>
          <w:sz w:val="26"/>
          <w:szCs w:val="26"/>
        </w:rPr>
        <w:t>erver Rethink</w:t>
      </w:r>
      <w:r w:rsidR="005A259A">
        <w:rPr>
          <w:rFonts w:ascii="Times New Roman" w:hAnsi="Times New Roman" w:cs="Times New Roman"/>
          <w:sz w:val="26"/>
          <w:szCs w:val="26"/>
        </w:rPr>
        <w:t>DB</w:t>
      </w:r>
      <w:r w:rsidR="00736813">
        <w:rPr>
          <w:rFonts w:ascii="Times New Roman" w:hAnsi="Times New Roman" w:cs="Times New Roman"/>
          <w:sz w:val="26"/>
          <w:szCs w:val="26"/>
        </w:rPr>
        <w:t xml:space="preserve"> esegue</w:t>
      </w:r>
      <w:r>
        <w:rPr>
          <w:rFonts w:ascii="Times New Roman" w:hAnsi="Times New Roman" w:cs="Times New Roman"/>
          <w:sz w:val="26"/>
          <w:szCs w:val="26"/>
        </w:rPr>
        <w:t xml:space="preserve"> </w:t>
      </w:r>
      <w:r w:rsidRPr="00154705">
        <w:rPr>
          <w:rFonts w:ascii="Times New Roman" w:hAnsi="Times New Roman" w:cs="Times New Roman"/>
          <w:sz w:val="26"/>
          <w:szCs w:val="26"/>
        </w:rPr>
        <w:t>un’algoritmo di RoundRobin</w:t>
      </w:r>
      <w:r w:rsidR="00736813">
        <w:rPr>
          <w:rFonts w:ascii="Times New Roman" w:hAnsi="Times New Roman" w:cs="Times New Roman"/>
          <w:sz w:val="26"/>
          <w:szCs w:val="26"/>
        </w:rPr>
        <w:t xml:space="preserve">, implementato dalla libreria </w:t>
      </w:r>
      <w:r w:rsidRPr="00736813">
        <w:rPr>
          <w:rFonts w:ascii="Times New Roman" w:hAnsi="Times New Roman" w:cs="Times New Roman"/>
          <w:i/>
          <w:sz w:val="26"/>
          <w:szCs w:val="26"/>
        </w:rPr>
        <w:t>Bchavez/Rethin</w:t>
      </w:r>
      <w:r w:rsidR="00736813" w:rsidRPr="00736813">
        <w:rPr>
          <w:rFonts w:ascii="Times New Roman" w:hAnsi="Times New Roman" w:cs="Times New Roman"/>
          <w:i/>
          <w:sz w:val="26"/>
          <w:szCs w:val="26"/>
        </w:rPr>
        <w:t>kdb</w:t>
      </w:r>
      <w:r w:rsidR="005A259A">
        <w:rPr>
          <w:rFonts w:ascii="Times New Roman" w:hAnsi="Times New Roman" w:cs="Times New Roman"/>
          <w:sz w:val="26"/>
          <w:szCs w:val="26"/>
        </w:rPr>
        <w:t>,  che sceglie a run-time di interagire con un</w:t>
      </w:r>
      <w:r w:rsidRPr="00154705">
        <w:rPr>
          <w:rFonts w:ascii="Times New Roman" w:hAnsi="Times New Roman" w:cs="Times New Roman"/>
          <w:sz w:val="26"/>
          <w:szCs w:val="26"/>
        </w:rPr>
        <w:t xml:space="preserve"> nodo disponibile al momento.</w:t>
      </w:r>
    </w:p>
    <w:p w14:paraId="71A6B7B9" w14:textId="77777777" w:rsidR="00DD04E8" w:rsidRPr="00154705" w:rsidRDefault="005A259A" w:rsidP="00A30AB8">
      <w:pPr>
        <w:jc w:val="both"/>
        <w:rPr>
          <w:rFonts w:ascii="Times New Roman" w:hAnsi="Times New Roman" w:cs="Times New Roman"/>
          <w:sz w:val="26"/>
          <w:szCs w:val="26"/>
        </w:rPr>
      </w:pPr>
      <w:r>
        <w:rPr>
          <w:rFonts w:ascii="Times New Roman" w:hAnsi="Times New Roman" w:cs="Times New Roman"/>
          <w:sz w:val="26"/>
          <w:szCs w:val="26"/>
        </w:rPr>
        <w:tab/>
      </w:r>
      <w:r w:rsidR="00DD04E8" w:rsidRPr="00CB0D94">
        <w:rPr>
          <w:rFonts w:ascii="Times New Roman" w:hAnsi="Times New Roman" w:cs="Times New Roman"/>
          <w:i/>
          <w:sz w:val="26"/>
          <w:szCs w:val="26"/>
        </w:rPr>
        <w:t>ConnectionNodes</w:t>
      </w:r>
      <w:r w:rsidR="00DD04E8">
        <w:rPr>
          <w:rFonts w:ascii="Times New Roman" w:hAnsi="Times New Roman" w:cs="Times New Roman"/>
          <w:sz w:val="26"/>
          <w:szCs w:val="26"/>
        </w:rPr>
        <w:t xml:space="preserve"> gestisce, infine, anche i tentativi di connessione su indirizzi I</w:t>
      </w:r>
      <w:r w:rsidR="00DD04E8" w:rsidRPr="00154705">
        <w:rPr>
          <w:rFonts w:ascii="Times New Roman" w:hAnsi="Times New Roman" w:cs="Times New Roman"/>
          <w:sz w:val="26"/>
          <w:szCs w:val="26"/>
        </w:rPr>
        <w:t>p non raggiungibili</w:t>
      </w:r>
      <w:r w:rsidR="00DD04E8">
        <w:rPr>
          <w:rFonts w:ascii="Times New Roman" w:hAnsi="Times New Roman" w:cs="Times New Roman"/>
          <w:sz w:val="26"/>
          <w:szCs w:val="26"/>
        </w:rPr>
        <w:t xml:space="preserve"> </w:t>
      </w:r>
      <w:hyperlink w:anchor="connessione_roundRobin" w:history="1">
        <w:r w:rsidR="00BC1382" w:rsidRPr="00BC1382">
          <w:rPr>
            <w:rStyle w:val="Collegamentoipertestuale"/>
            <w:rFonts w:ascii="Times New Roman" w:hAnsi="Times New Roman" w:cs="Times New Roman"/>
            <w:color w:val="5B9BD5" w:themeColor="accent5"/>
            <w:sz w:val="26"/>
            <w:szCs w:val="26"/>
          </w:rPr>
          <w:t>[21</w:t>
        </w:r>
        <w:r w:rsidR="00DD04E8" w:rsidRPr="00BC1382">
          <w:rPr>
            <w:rStyle w:val="Collegamentoipertestuale"/>
            <w:rFonts w:ascii="Times New Roman" w:hAnsi="Times New Roman" w:cs="Times New Roman"/>
            <w:color w:val="5B9BD5" w:themeColor="accent5"/>
            <w:sz w:val="26"/>
            <w:szCs w:val="26"/>
          </w:rPr>
          <w:t>]</w:t>
        </w:r>
      </w:hyperlink>
      <w:r w:rsidR="00DD04E8">
        <w:rPr>
          <w:rFonts w:ascii="Times New Roman" w:hAnsi="Times New Roman" w:cs="Times New Roman"/>
          <w:sz w:val="26"/>
          <w:szCs w:val="26"/>
        </w:rPr>
        <w:t>.</w:t>
      </w:r>
      <w:r>
        <w:rPr>
          <w:rFonts w:ascii="Times New Roman" w:hAnsi="Times New Roman" w:cs="Times New Roman"/>
          <w:sz w:val="26"/>
          <w:szCs w:val="26"/>
        </w:rPr>
        <w:t xml:space="preserve"> </w:t>
      </w:r>
      <w:r w:rsidR="00DD04E8">
        <w:rPr>
          <w:rFonts w:ascii="Times New Roman" w:hAnsi="Times New Roman" w:cs="Times New Roman"/>
          <w:sz w:val="26"/>
          <w:szCs w:val="26"/>
        </w:rPr>
        <w:t>Se</w:t>
      </w:r>
      <w:r w:rsidR="00BF4D13">
        <w:rPr>
          <w:rFonts w:ascii="Times New Roman" w:hAnsi="Times New Roman" w:cs="Times New Roman"/>
          <w:sz w:val="26"/>
          <w:szCs w:val="26"/>
        </w:rPr>
        <w:t>,</w:t>
      </w:r>
      <w:r w:rsidR="00DD04E8" w:rsidRPr="00154705">
        <w:rPr>
          <w:rFonts w:ascii="Times New Roman" w:hAnsi="Times New Roman" w:cs="Times New Roman"/>
          <w:sz w:val="26"/>
          <w:szCs w:val="26"/>
        </w:rPr>
        <w:t xml:space="preserve"> dopo 20 secondi</w:t>
      </w:r>
      <w:r w:rsidR="00BF4D13">
        <w:rPr>
          <w:rFonts w:ascii="Times New Roman" w:hAnsi="Times New Roman" w:cs="Times New Roman"/>
          <w:sz w:val="26"/>
          <w:szCs w:val="26"/>
        </w:rPr>
        <w:t xml:space="preserve">, </w:t>
      </w:r>
      <w:r w:rsidR="00DD04E8">
        <w:rPr>
          <w:rFonts w:ascii="Times New Roman" w:hAnsi="Times New Roman" w:cs="Times New Roman"/>
          <w:sz w:val="26"/>
          <w:szCs w:val="26"/>
        </w:rPr>
        <w:t xml:space="preserve"> non si riesce a connettere al server</w:t>
      </w:r>
      <w:r w:rsidR="00DD04E8" w:rsidRPr="00154705">
        <w:rPr>
          <w:rFonts w:ascii="Times New Roman" w:hAnsi="Times New Roman" w:cs="Times New Roman"/>
          <w:sz w:val="26"/>
          <w:szCs w:val="26"/>
        </w:rPr>
        <w:t xml:space="preserve"> viene fatto scattare il Timeout per la mancata connessione.</w:t>
      </w:r>
    </w:p>
    <w:p w14:paraId="23E31E88" w14:textId="77777777" w:rsidR="00DD04E8" w:rsidRDefault="00DD04E8" w:rsidP="00DD04E8">
      <w:pPr>
        <w:pStyle w:val="Titolo3"/>
        <w:ind w:left="0"/>
        <w:rPr>
          <w:rFonts w:ascii="Times New Roman" w:hAnsi="Times New Roman" w:cs="Times New Roman"/>
          <w:sz w:val="32"/>
          <w:szCs w:val="32"/>
        </w:rPr>
      </w:pPr>
    </w:p>
    <w:p w14:paraId="5B1717A7" w14:textId="77777777" w:rsidR="00DD04E8" w:rsidRDefault="00DD04E8" w:rsidP="00DD04E8">
      <w:pPr>
        <w:pStyle w:val="Titolo3"/>
        <w:ind w:left="0"/>
        <w:rPr>
          <w:rFonts w:ascii="Times New Roman" w:hAnsi="Times New Roman" w:cs="Times New Roman"/>
          <w:sz w:val="32"/>
          <w:szCs w:val="32"/>
        </w:rPr>
      </w:pPr>
    </w:p>
    <w:p w14:paraId="1FF3501D" w14:textId="77777777" w:rsidR="00712335" w:rsidRDefault="00712335" w:rsidP="00712335">
      <w:pPr>
        <w:pStyle w:val="Titolo2"/>
        <w:ind w:left="0"/>
        <w:rPr>
          <w:rFonts w:ascii="Times New Roman" w:hAnsi="Times New Roman" w:cs="Times New Roman"/>
          <w:sz w:val="36"/>
          <w:szCs w:val="36"/>
        </w:rPr>
      </w:pPr>
    </w:p>
    <w:p w14:paraId="54553855" w14:textId="77777777" w:rsidR="00712335" w:rsidRPr="00A826B8" w:rsidRDefault="00712335" w:rsidP="00712335">
      <w:pPr>
        <w:rPr>
          <w:rFonts w:ascii="Times New Roman" w:hAnsi="Times New Roman" w:cs="Times New Roman"/>
          <w:b/>
          <w:sz w:val="40"/>
          <w:szCs w:val="40"/>
        </w:rPr>
      </w:pPr>
      <w:r>
        <w:rPr>
          <w:rFonts w:ascii="Times New Roman" w:hAnsi="Times New Roman" w:cs="Times New Roman"/>
          <w:b/>
          <w:sz w:val="40"/>
          <w:szCs w:val="40"/>
        </w:rPr>
        <w:lastRenderedPageBreak/>
        <w:t>Capitolo 5</w:t>
      </w:r>
    </w:p>
    <w:p w14:paraId="645EFFE0" w14:textId="77777777" w:rsidR="00712335" w:rsidRDefault="00712335" w:rsidP="00712335">
      <w:pPr>
        <w:pStyle w:val="Titolo2"/>
        <w:ind w:left="0"/>
        <w:rPr>
          <w:rFonts w:ascii="Times New Roman" w:hAnsi="Times New Roman" w:cs="Times New Roman"/>
          <w:sz w:val="36"/>
          <w:szCs w:val="36"/>
        </w:rPr>
      </w:pPr>
    </w:p>
    <w:p w14:paraId="2B8B1CE7" w14:textId="77777777" w:rsidR="00712335" w:rsidRPr="00264FEB" w:rsidRDefault="00712335" w:rsidP="00712335">
      <w:pPr>
        <w:pStyle w:val="Titolo1"/>
        <w:ind w:left="0"/>
        <w:rPr>
          <w:rFonts w:ascii="Times New Roman" w:hAnsi="Times New Roman" w:cs="Times New Roman"/>
        </w:rPr>
      </w:pPr>
      <w:bookmarkStart w:id="65" w:name="_Toc59539325"/>
      <w:bookmarkStart w:id="66" w:name="_Toc61196325"/>
      <w:r w:rsidRPr="00264FEB">
        <w:rPr>
          <w:rFonts w:ascii="Times New Roman" w:hAnsi="Times New Roman" w:cs="Times New Roman"/>
        </w:rPr>
        <w:t>Implementazione Server</w:t>
      </w:r>
      <w:bookmarkEnd w:id="65"/>
      <w:bookmarkEnd w:id="66"/>
    </w:p>
    <w:p w14:paraId="12E08C4F" w14:textId="77777777" w:rsidR="00712335" w:rsidRDefault="00712335" w:rsidP="00712335">
      <w:pPr>
        <w:pStyle w:val="Titolo2"/>
        <w:ind w:left="0"/>
        <w:rPr>
          <w:rFonts w:ascii="Times New Roman" w:hAnsi="Times New Roman" w:cs="Times New Roman"/>
          <w:sz w:val="36"/>
          <w:szCs w:val="36"/>
        </w:rPr>
      </w:pPr>
    </w:p>
    <w:p w14:paraId="4B7363A1" w14:textId="77777777" w:rsidR="00712335" w:rsidRDefault="00712335" w:rsidP="00712335">
      <w:pPr>
        <w:pStyle w:val="Titolo2"/>
        <w:ind w:left="0"/>
        <w:jc w:val="both"/>
        <w:rPr>
          <w:rFonts w:ascii="Times New Roman" w:hAnsi="Times New Roman" w:cs="Times New Roman"/>
          <w:sz w:val="36"/>
          <w:szCs w:val="36"/>
        </w:rPr>
      </w:pPr>
    </w:p>
    <w:p w14:paraId="24C1E26B" w14:textId="77777777" w:rsidR="00712335" w:rsidRPr="00A33349" w:rsidRDefault="00712335" w:rsidP="00712335">
      <w:pPr>
        <w:pStyle w:val="Corpotesto"/>
        <w:ind w:left="0"/>
        <w:jc w:val="both"/>
        <w:rPr>
          <w:rFonts w:ascii="Times New Roman" w:hAnsi="Times New Roman" w:cs="Times New Roman"/>
        </w:rPr>
      </w:pPr>
      <w:r>
        <w:rPr>
          <w:rFonts w:ascii="Times New Roman" w:hAnsi="Times New Roman" w:cs="Times New Roman"/>
        </w:rPr>
        <w:tab/>
        <w:t>Per riuscire a implementare il server RethinkDB di sistema, come anticipato nel capitolo precedente, è stata utilizzata la tecnologia offerta dai container Docker.</w:t>
      </w:r>
    </w:p>
    <w:p w14:paraId="3D17EEEC" w14:textId="77777777" w:rsidR="00712335" w:rsidRDefault="00712335" w:rsidP="00712335">
      <w:pPr>
        <w:pStyle w:val="Corpotesto"/>
        <w:ind w:left="0"/>
        <w:jc w:val="both"/>
        <w:rPr>
          <w:rFonts w:ascii="Times New Roman" w:hAnsi="Times New Roman" w:cs="Times New Roman"/>
        </w:rPr>
      </w:pPr>
      <w:r>
        <w:rPr>
          <w:rFonts w:ascii="Times New Roman" w:hAnsi="Times New Roman" w:cs="Times New Roman"/>
        </w:rPr>
        <w:tab/>
        <w:t xml:space="preserve">Attraverso </w:t>
      </w:r>
      <w:r w:rsidRPr="00A33349">
        <w:rPr>
          <w:rFonts w:ascii="Times New Roman" w:hAnsi="Times New Roman" w:cs="Times New Roman"/>
        </w:rPr>
        <w:t>Docker-hub, sito web su cui è possibile cercare</w:t>
      </w:r>
      <w:r>
        <w:rPr>
          <w:rFonts w:ascii="Times New Roman" w:hAnsi="Times New Roman" w:cs="Times New Roman"/>
        </w:rPr>
        <w:t xml:space="preserve"> e scaricare</w:t>
      </w:r>
      <w:r w:rsidRPr="00A33349">
        <w:rPr>
          <w:rFonts w:ascii="Times New Roman" w:hAnsi="Times New Roman" w:cs="Times New Roman"/>
        </w:rPr>
        <w:t xml:space="preserve"> immagini docker di applicativi,</w:t>
      </w:r>
      <w:r>
        <w:rPr>
          <w:rFonts w:ascii="Times New Roman" w:hAnsi="Times New Roman" w:cs="Times New Roman"/>
        </w:rPr>
        <w:t xml:space="preserve"> è stata scelta</w:t>
      </w:r>
      <w:r w:rsidRPr="00A33349">
        <w:rPr>
          <w:rFonts w:ascii="Times New Roman" w:hAnsi="Times New Roman" w:cs="Times New Roman"/>
        </w:rPr>
        <w:t xml:space="preserve"> di utilizzare l’immagine uffici</w:t>
      </w:r>
      <w:r>
        <w:rPr>
          <w:rFonts w:ascii="Times New Roman" w:hAnsi="Times New Roman" w:cs="Times New Roman"/>
        </w:rPr>
        <w:t xml:space="preserve">ale </w:t>
      </w:r>
      <w:r w:rsidRPr="00706F80">
        <w:rPr>
          <w:rFonts w:ascii="Times New Roman" w:hAnsi="Times New Roman" w:cs="Times New Roman"/>
          <w:i/>
        </w:rPr>
        <w:t>rethinkdb</w:t>
      </w:r>
      <w:r>
        <w:rPr>
          <w:rFonts w:ascii="Times New Roman" w:hAnsi="Times New Roman" w:cs="Times New Roman"/>
        </w:rPr>
        <w:t xml:space="preserve"> mantenuta dalla omonima </w:t>
      </w:r>
      <w:r w:rsidRPr="00A33349">
        <w:rPr>
          <w:rFonts w:ascii="Times New Roman" w:hAnsi="Times New Roman" w:cs="Times New Roman"/>
        </w:rPr>
        <w:t>società</w:t>
      </w:r>
      <w:r>
        <w:rPr>
          <w:rFonts w:ascii="Times New Roman" w:hAnsi="Times New Roman" w:cs="Times New Roman"/>
        </w:rPr>
        <w:t xml:space="preserve"> RethinkDb</w:t>
      </w:r>
      <w:r w:rsidRPr="004D310C">
        <w:rPr>
          <w:rFonts w:ascii="Times New Roman" w:hAnsi="Times New Roman" w:cs="Times New Roman"/>
          <w:color w:val="5B9BD5" w:themeColor="accent5"/>
        </w:rPr>
        <w:t xml:space="preserve"> </w:t>
      </w:r>
      <w:hyperlink w:anchor="immagine_rethinkdb" w:history="1">
        <w:r w:rsidRPr="004D310C">
          <w:rPr>
            <w:rStyle w:val="Collegamentoipertestuale"/>
            <w:rFonts w:ascii="Times New Roman" w:hAnsi="Times New Roman" w:cs="Times New Roman"/>
            <w:color w:val="5B9BD5" w:themeColor="accent5"/>
          </w:rPr>
          <w:t>[33]</w:t>
        </w:r>
      </w:hyperlink>
      <w:r w:rsidRPr="00A33349">
        <w:rPr>
          <w:rFonts w:ascii="Times New Roman" w:hAnsi="Times New Roman" w:cs="Times New Roman"/>
        </w:rPr>
        <w:t>.</w:t>
      </w:r>
      <w:r>
        <w:rPr>
          <w:rFonts w:ascii="Times New Roman" w:hAnsi="Times New Roman" w:cs="Times New Roman"/>
        </w:rPr>
        <w:t xml:space="preserve"> In seguito al download del</w:t>
      </w:r>
      <w:r w:rsidRPr="00A33349">
        <w:rPr>
          <w:rFonts w:ascii="Times New Roman" w:hAnsi="Times New Roman" w:cs="Times New Roman"/>
        </w:rPr>
        <w:t>l’immagine</w:t>
      </w:r>
      <w:r>
        <w:rPr>
          <w:rFonts w:ascii="Times New Roman" w:hAnsi="Times New Roman" w:cs="Times New Roman"/>
        </w:rPr>
        <w:t>,</w:t>
      </w:r>
      <w:r w:rsidRPr="00A33349">
        <w:rPr>
          <w:rFonts w:ascii="Times New Roman" w:hAnsi="Times New Roman" w:cs="Times New Roman"/>
        </w:rPr>
        <w:t xml:space="preserve"> </w:t>
      </w:r>
      <w:r>
        <w:rPr>
          <w:rFonts w:ascii="Times New Roman" w:hAnsi="Times New Roman" w:cs="Times New Roman"/>
        </w:rPr>
        <w:t xml:space="preserve">scrivendo sul terminale </w:t>
      </w:r>
      <w:r w:rsidRPr="00A33349">
        <w:rPr>
          <w:rFonts w:ascii="Times New Roman" w:hAnsi="Times New Roman" w:cs="Times New Roman"/>
        </w:rPr>
        <w:t>i comandi di Docker-compose</w:t>
      </w:r>
      <w:r>
        <w:rPr>
          <w:rFonts w:ascii="Times New Roman" w:hAnsi="Times New Roman" w:cs="Times New Roman"/>
        </w:rPr>
        <w:t>,</w:t>
      </w:r>
      <w:r w:rsidRPr="00A33349">
        <w:rPr>
          <w:rFonts w:ascii="Times New Roman" w:hAnsi="Times New Roman" w:cs="Times New Roman"/>
        </w:rPr>
        <w:t xml:space="preserve"> </w:t>
      </w:r>
      <w:r>
        <w:rPr>
          <w:rFonts w:ascii="Times New Roman" w:hAnsi="Times New Roman" w:cs="Times New Roman"/>
        </w:rPr>
        <w:t>offerti dall’applicativo Docker-Desktop, è stato possibile implementare tre diversi server RethinkDB.</w:t>
      </w:r>
    </w:p>
    <w:p w14:paraId="5A35BB95" w14:textId="77777777" w:rsidR="00712335" w:rsidRDefault="00712335" w:rsidP="00712335">
      <w:pPr>
        <w:pStyle w:val="Corpotesto"/>
        <w:ind w:left="0"/>
        <w:jc w:val="both"/>
        <w:rPr>
          <w:rFonts w:ascii="Times New Roman" w:hAnsi="Times New Roman" w:cs="Times New Roman"/>
        </w:rPr>
      </w:pPr>
    </w:p>
    <w:p w14:paraId="5A6A39E4" w14:textId="77777777" w:rsidR="00712335" w:rsidRPr="006A3040" w:rsidRDefault="00712335" w:rsidP="00712335">
      <w:pPr>
        <w:pStyle w:val="Corpotesto"/>
        <w:ind w:left="0" w:right="162"/>
        <w:jc w:val="both"/>
        <w:outlineLvl w:val="1"/>
        <w:rPr>
          <w:rFonts w:ascii="Times New Roman" w:hAnsi="Times New Roman" w:cs="Times New Roman"/>
          <w:sz w:val="36"/>
          <w:szCs w:val="36"/>
        </w:rPr>
      </w:pPr>
      <w:bookmarkStart w:id="67" w:name="_Toc59539326"/>
      <w:bookmarkStart w:id="68" w:name="_Toc61196326"/>
      <w:r w:rsidRPr="006A3040">
        <w:rPr>
          <w:rFonts w:ascii="Times New Roman" w:hAnsi="Times New Roman" w:cs="Times New Roman"/>
          <w:sz w:val="36"/>
          <w:szCs w:val="36"/>
        </w:rPr>
        <w:t>Server a singolo nodo</w:t>
      </w:r>
      <w:bookmarkEnd w:id="67"/>
      <w:bookmarkEnd w:id="68"/>
    </w:p>
    <w:p w14:paraId="383BB5D9" w14:textId="77777777" w:rsidR="00712335" w:rsidRDefault="00712335" w:rsidP="00712335">
      <w:pPr>
        <w:pStyle w:val="Corpotesto"/>
        <w:ind w:left="0" w:right="162"/>
        <w:jc w:val="both"/>
        <w:rPr>
          <w:rFonts w:ascii="Times New Roman" w:hAnsi="Times New Roman" w:cs="Times New Roman"/>
        </w:rPr>
      </w:pPr>
    </w:p>
    <w:p w14:paraId="65BC0D63" w14:textId="77777777" w:rsidR="00712335" w:rsidRDefault="00712335" w:rsidP="00712335">
      <w:pPr>
        <w:pStyle w:val="Corpotesto"/>
        <w:ind w:left="0"/>
        <w:jc w:val="both"/>
        <w:rPr>
          <w:rFonts w:ascii="Times New Roman" w:hAnsi="Times New Roman" w:cs="Times New Roman"/>
        </w:rPr>
      </w:pPr>
      <w:r>
        <w:rPr>
          <w:rFonts w:ascii="Times New Roman" w:hAnsi="Times New Roman" w:cs="Times New Roman"/>
        </w:rPr>
        <w:tab/>
        <w:t xml:space="preserve">Il server RethinkDB a singolo nodo, come rappresentato in figura 5.1, è un server che è costruito utilizzando un solo container Docker RethinkDB. </w:t>
      </w:r>
    </w:p>
    <w:p w14:paraId="7A5A7AB5" w14:textId="77777777" w:rsidR="00712335" w:rsidRDefault="00712335" w:rsidP="00712335">
      <w:pPr>
        <w:pStyle w:val="Corpotesto"/>
        <w:ind w:left="0"/>
        <w:jc w:val="both"/>
        <w:rPr>
          <w:rFonts w:ascii="Times New Roman" w:hAnsi="Times New Roman" w:cs="Times New Roman"/>
        </w:rPr>
      </w:pPr>
      <w:r>
        <w:rPr>
          <w:rFonts w:ascii="Times New Roman" w:hAnsi="Times New Roman" w:cs="Times New Roman"/>
        </w:rPr>
        <w:tab/>
        <w:t>L’unico nodo disponibile di questo server, rimane in ascolto sulla porta 8081 e sarà raggiungibile da tutti gli applicativi che utilizzeranno la libreria di sistema UtilityRethink implementata.</w:t>
      </w:r>
    </w:p>
    <w:p w14:paraId="7C227998" w14:textId="77777777" w:rsidR="00712335" w:rsidRDefault="00712335" w:rsidP="00712335">
      <w:pPr>
        <w:pStyle w:val="Corpotesto"/>
        <w:ind w:left="0" w:right="162"/>
        <w:jc w:val="both"/>
        <w:rPr>
          <w:rFonts w:ascii="Times New Roman" w:hAnsi="Times New Roman" w:cs="Times New Roman"/>
        </w:rPr>
      </w:pPr>
    </w:p>
    <w:p w14:paraId="519FC88F" w14:textId="77777777" w:rsidR="00712335" w:rsidRDefault="00712335" w:rsidP="00712335">
      <w:pPr>
        <w:pStyle w:val="Corpotesto"/>
        <w:ind w:left="0" w:right="162"/>
        <w:jc w:val="both"/>
        <w:rPr>
          <w:rFonts w:ascii="Times New Roman" w:hAnsi="Times New Roman" w:cs="Times New Roman"/>
        </w:rPr>
      </w:pPr>
      <w:r>
        <w:rPr>
          <w:rFonts w:ascii="Times New Roman" w:hAnsi="Times New Roman" w:cs="Times New Roman"/>
          <w:noProof/>
          <w:lang w:bidi="ar-SA"/>
        </w:rPr>
        <w:drawing>
          <wp:inline distT="0" distB="0" distL="0" distR="0" wp14:anchorId="20A3675D" wp14:editId="37C11049">
            <wp:extent cx="4531995" cy="302260"/>
            <wp:effectExtent l="19050" t="0" r="1905" b="0"/>
            <wp:docPr id="26" name="Immagine 14" descr="Server1NodoTermin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rver1NodoTerminale"/>
                    <pic:cNvPicPr>
                      <a:picLocks noChangeAspect="1" noChangeArrowheads="1"/>
                    </pic:cNvPicPr>
                  </pic:nvPicPr>
                  <pic:blipFill>
                    <a:blip r:embed="rId46" cstate="print"/>
                    <a:srcRect/>
                    <a:stretch>
                      <a:fillRect/>
                    </a:stretch>
                  </pic:blipFill>
                  <pic:spPr bwMode="auto">
                    <a:xfrm>
                      <a:off x="0" y="0"/>
                      <a:ext cx="4531995" cy="302260"/>
                    </a:xfrm>
                    <a:prstGeom prst="rect">
                      <a:avLst/>
                    </a:prstGeom>
                    <a:noFill/>
                    <a:ln w="9525">
                      <a:noFill/>
                      <a:miter lim="800000"/>
                      <a:headEnd/>
                      <a:tailEnd/>
                    </a:ln>
                  </pic:spPr>
                </pic:pic>
              </a:graphicData>
            </a:graphic>
          </wp:inline>
        </w:drawing>
      </w:r>
    </w:p>
    <w:p w14:paraId="79DDF807" w14:textId="77777777" w:rsidR="00712335" w:rsidRDefault="00712335" w:rsidP="00712335">
      <w:pPr>
        <w:pStyle w:val="Corpotesto"/>
        <w:ind w:left="0" w:right="162"/>
        <w:jc w:val="both"/>
        <w:rPr>
          <w:rFonts w:ascii="Times New Roman" w:hAnsi="Times New Roman" w:cs="Times New Roman"/>
        </w:rPr>
      </w:pPr>
      <w:r>
        <w:rPr>
          <w:rFonts w:ascii="Times New Roman" w:hAnsi="Times New Roman" w:cs="Times New Roman"/>
          <w:noProof/>
          <w:lang w:bidi="ar-SA"/>
        </w:rPr>
        <w:drawing>
          <wp:inline distT="0" distB="0" distL="0" distR="0" wp14:anchorId="049A9A06" wp14:editId="3A139DB7">
            <wp:extent cx="6226175" cy="3355340"/>
            <wp:effectExtent l="19050" t="0" r="3175" b="0"/>
            <wp:docPr id="39" name="Immagine 2" descr="Server1Nodo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rver1NodoWeb"/>
                    <pic:cNvPicPr>
                      <a:picLocks noChangeAspect="1" noChangeArrowheads="1"/>
                    </pic:cNvPicPr>
                  </pic:nvPicPr>
                  <pic:blipFill>
                    <a:blip r:embed="rId47" cstate="print"/>
                    <a:srcRect/>
                    <a:stretch>
                      <a:fillRect/>
                    </a:stretch>
                  </pic:blipFill>
                  <pic:spPr bwMode="auto">
                    <a:xfrm>
                      <a:off x="0" y="0"/>
                      <a:ext cx="6226175" cy="3355340"/>
                    </a:xfrm>
                    <a:prstGeom prst="rect">
                      <a:avLst/>
                    </a:prstGeom>
                    <a:noFill/>
                    <a:ln w="9525">
                      <a:noFill/>
                      <a:miter lim="800000"/>
                      <a:headEnd/>
                      <a:tailEnd/>
                    </a:ln>
                  </pic:spPr>
                </pic:pic>
              </a:graphicData>
            </a:graphic>
          </wp:inline>
        </w:drawing>
      </w:r>
    </w:p>
    <w:p w14:paraId="53811BD4" w14:textId="77777777" w:rsidR="00712335" w:rsidRDefault="00712335" w:rsidP="00712335">
      <w:pPr>
        <w:pStyle w:val="Corpotesto"/>
        <w:ind w:left="0" w:right="162"/>
        <w:jc w:val="both"/>
        <w:rPr>
          <w:rFonts w:ascii="Times New Roman" w:hAnsi="Times New Roman" w:cs="Times New Roman"/>
        </w:rPr>
      </w:pPr>
      <w:r>
        <w:rPr>
          <w:rFonts w:ascii="Times New Roman" w:hAnsi="Times New Roman" w:cs="Times New Roman"/>
        </w:rPr>
        <w:t>Figura 5.1</w:t>
      </w:r>
    </w:p>
    <w:p w14:paraId="1B157473" w14:textId="77777777" w:rsidR="00712335" w:rsidRDefault="00712335" w:rsidP="00712335">
      <w:pPr>
        <w:pStyle w:val="Corpotesto"/>
        <w:ind w:left="0" w:right="162"/>
        <w:jc w:val="both"/>
        <w:rPr>
          <w:rFonts w:ascii="Times New Roman" w:hAnsi="Times New Roman" w:cs="Times New Roman"/>
        </w:rPr>
      </w:pPr>
    </w:p>
    <w:p w14:paraId="212130DA" w14:textId="77777777" w:rsidR="00712335" w:rsidRDefault="00712335" w:rsidP="00712335">
      <w:pPr>
        <w:pStyle w:val="Corpotesto"/>
        <w:ind w:left="0" w:right="162"/>
        <w:jc w:val="both"/>
        <w:rPr>
          <w:rFonts w:ascii="Times New Roman" w:hAnsi="Times New Roman" w:cs="Times New Roman"/>
        </w:rPr>
      </w:pPr>
    </w:p>
    <w:p w14:paraId="115BE334" w14:textId="77777777" w:rsidR="00712335" w:rsidRDefault="00712335" w:rsidP="00712335">
      <w:pPr>
        <w:pStyle w:val="Corpotesto"/>
        <w:ind w:left="0" w:right="162"/>
        <w:jc w:val="both"/>
        <w:outlineLvl w:val="1"/>
        <w:rPr>
          <w:rFonts w:ascii="Times New Roman" w:hAnsi="Times New Roman" w:cs="Times New Roman"/>
          <w:sz w:val="36"/>
          <w:szCs w:val="36"/>
        </w:rPr>
      </w:pPr>
    </w:p>
    <w:p w14:paraId="0D280AB9" w14:textId="77777777" w:rsidR="00712335" w:rsidRPr="006A3040" w:rsidRDefault="00712335" w:rsidP="00712335">
      <w:pPr>
        <w:pStyle w:val="Corpotesto"/>
        <w:ind w:left="0" w:right="162"/>
        <w:jc w:val="both"/>
        <w:outlineLvl w:val="1"/>
        <w:rPr>
          <w:rFonts w:ascii="Times New Roman" w:hAnsi="Times New Roman" w:cs="Times New Roman"/>
          <w:sz w:val="36"/>
          <w:szCs w:val="36"/>
        </w:rPr>
      </w:pPr>
      <w:bookmarkStart w:id="69" w:name="_Toc59539327"/>
      <w:bookmarkStart w:id="70" w:name="_Toc61196327"/>
      <w:r w:rsidRPr="006A3040">
        <w:rPr>
          <w:rFonts w:ascii="Times New Roman" w:hAnsi="Times New Roman" w:cs="Times New Roman"/>
          <w:sz w:val="36"/>
          <w:szCs w:val="36"/>
        </w:rPr>
        <w:lastRenderedPageBreak/>
        <w:t>Server a due nodi</w:t>
      </w:r>
      <w:bookmarkEnd w:id="69"/>
      <w:bookmarkEnd w:id="70"/>
    </w:p>
    <w:p w14:paraId="543023F6" w14:textId="77777777" w:rsidR="00712335" w:rsidRDefault="00712335" w:rsidP="00712335">
      <w:pPr>
        <w:pStyle w:val="Corpotesto"/>
        <w:ind w:left="0" w:right="162"/>
        <w:jc w:val="both"/>
        <w:rPr>
          <w:rFonts w:ascii="Times New Roman" w:hAnsi="Times New Roman" w:cs="Times New Roman"/>
        </w:rPr>
      </w:pPr>
    </w:p>
    <w:p w14:paraId="55E07C84" w14:textId="77777777" w:rsidR="00712335" w:rsidRDefault="00712335" w:rsidP="00712335">
      <w:pPr>
        <w:pStyle w:val="Corpotesto"/>
        <w:ind w:left="0"/>
        <w:jc w:val="both"/>
        <w:rPr>
          <w:rFonts w:ascii="Times New Roman" w:hAnsi="Times New Roman" w:cs="Times New Roman"/>
        </w:rPr>
      </w:pPr>
      <w:r>
        <w:rPr>
          <w:rFonts w:ascii="Times New Roman" w:hAnsi="Times New Roman" w:cs="Times New Roman"/>
        </w:rPr>
        <w:tab/>
        <w:t>Il server a due nodi, invece, come mostrato in figura 5.2, è implementato attraverso due container Docker.</w:t>
      </w:r>
    </w:p>
    <w:p w14:paraId="2015C03A" w14:textId="77777777" w:rsidR="00712335" w:rsidRDefault="00712335" w:rsidP="00712335">
      <w:pPr>
        <w:pStyle w:val="Corpotesto"/>
        <w:ind w:left="0"/>
        <w:jc w:val="both"/>
        <w:rPr>
          <w:rFonts w:ascii="Times New Roman" w:hAnsi="Times New Roman" w:cs="Times New Roman"/>
        </w:rPr>
      </w:pPr>
      <w:r>
        <w:rPr>
          <w:rFonts w:ascii="Times New Roman" w:hAnsi="Times New Roman" w:cs="Times New Roman"/>
        </w:rPr>
        <w:tab/>
        <w:t>Utilizzando il sistema di tagging tipico di RethinkDB, che sarà trattato in seguito, è stato possibile implementare uno script bash, “</w:t>
      </w:r>
      <w:r w:rsidRPr="00B22D1B">
        <w:rPr>
          <w:rFonts w:ascii="Times New Roman" w:hAnsi="Times New Roman" w:cs="Times New Roman"/>
          <w:i/>
        </w:rPr>
        <w:t>start-rethinkdb-cluster</w:t>
      </w:r>
      <w:r>
        <w:rPr>
          <w:rFonts w:ascii="Times New Roman" w:hAnsi="Times New Roman" w:cs="Times New Roman"/>
          <w:i/>
        </w:rPr>
        <w:t>.sh</w:t>
      </w:r>
      <w:r>
        <w:rPr>
          <w:rFonts w:ascii="Times New Roman" w:hAnsi="Times New Roman" w:cs="Times New Roman"/>
        </w:rPr>
        <w:t xml:space="preserve">”, che, attraverso alcuni specifici comandi, ha garantito l’unione e la collaborazione dei due container Docker in un unico server RethinkDB. </w:t>
      </w:r>
    </w:p>
    <w:p w14:paraId="7D7C369A" w14:textId="77777777" w:rsidR="00712335" w:rsidRDefault="00712335" w:rsidP="00712335">
      <w:pPr>
        <w:pStyle w:val="Corpotesto"/>
        <w:ind w:left="0"/>
        <w:jc w:val="both"/>
        <w:rPr>
          <w:rFonts w:ascii="Times New Roman" w:hAnsi="Times New Roman" w:cs="Times New Roman"/>
        </w:rPr>
      </w:pPr>
      <w:r>
        <w:rPr>
          <w:rFonts w:ascii="Times New Roman" w:hAnsi="Times New Roman" w:cs="Times New Roman"/>
        </w:rPr>
        <w:tab/>
        <w:t xml:space="preserve">Questo server, essendo formato da due nodi, è raggiungibile sul proprio indirizzo locale sulla porte 8081 e 8082.  </w:t>
      </w:r>
    </w:p>
    <w:p w14:paraId="2147A15E" w14:textId="77777777" w:rsidR="00712335" w:rsidRDefault="00712335" w:rsidP="00712335">
      <w:pPr>
        <w:pStyle w:val="Corpotesto"/>
        <w:ind w:left="0"/>
        <w:jc w:val="both"/>
        <w:rPr>
          <w:rFonts w:ascii="Times New Roman" w:hAnsi="Times New Roman" w:cs="Times New Roman"/>
        </w:rPr>
      </w:pPr>
    </w:p>
    <w:p w14:paraId="54064A85" w14:textId="77777777" w:rsidR="00712335" w:rsidRDefault="00712335" w:rsidP="00712335">
      <w:pPr>
        <w:pStyle w:val="Corpotesto"/>
        <w:ind w:left="0" w:right="162"/>
        <w:jc w:val="both"/>
        <w:rPr>
          <w:rFonts w:ascii="Times New Roman" w:hAnsi="Times New Roman" w:cs="Times New Roman"/>
        </w:rPr>
      </w:pPr>
    </w:p>
    <w:p w14:paraId="1065B313" w14:textId="77777777" w:rsidR="00712335" w:rsidRDefault="00712335" w:rsidP="00712335">
      <w:pPr>
        <w:pStyle w:val="Corpotesto"/>
        <w:ind w:left="0" w:right="162"/>
        <w:jc w:val="both"/>
        <w:rPr>
          <w:rFonts w:ascii="Times New Roman" w:hAnsi="Times New Roman" w:cs="Times New Roman"/>
        </w:rPr>
      </w:pPr>
      <w:r>
        <w:rPr>
          <w:rFonts w:ascii="Times New Roman" w:hAnsi="Times New Roman" w:cs="Times New Roman"/>
          <w:noProof/>
          <w:lang w:bidi="ar-SA"/>
        </w:rPr>
        <w:drawing>
          <wp:inline distT="0" distB="0" distL="0" distR="0" wp14:anchorId="1D963E8A" wp14:editId="27E9EB6F">
            <wp:extent cx="4612005" cy="421640"/>
            <wp:effectExtent l="19050" t="0" r="0" b="0"/>
            <wp:docPr id="38" name="Immagine 3" descr="Server2NodiTermin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er2NodiTerminale"/>
                    <pic:cNvPicPr>
                      <a:picLocks noChangeAspect="1" noChangeArrowheads="1"/>
                    </pic:cNvPicPr>
                  </pic:nvPicPr>
                  <pic:blipFill>
                    <a:blip r:embed="rId48" cstate="print"/>
                    <a:srcRect/>
                    <a:stretch>
                      <a:fillRect/>
                    </a:stretch>
                  </pic:blipFill>
                  <pic:spPr bwMode="auto">
                    <a:xfrm>
                      <a:off x="0" y="0"/>
                      <a:ext cx="4612005" cy="421640"/>
                    </a:xfrm>
                    <a:prstGeom prst="rect">
                      <a:avLst/>
                    </a:prstGeom>
                    <a:noFill/>
                    <a:ln w="9525">
                      <a:noFill/>
                      <a:miter lim="800000"/>
                      <a:headEnd/>
                      <a:tailEnd/>
                    </a:ln>
                  </pic:spPr>
                </pic:pic>
              </a:graphicData>
            </a:graphic>
          </wp:inline>
        </w:drawing>
      </w:r>
    </w:p>
    <w:p w14:paraId="2893A2D1" w14:textId="77777777" w:rsidR="00712335" w:rsidRDefault="00712335" w:rsidP="00712335">
      <w:pPr>
        <w:pStyle w:val="Corpotesto"/>
        <w:ind w:left="0" w:right="162"/>
        <w:jc w:val="both"/>
        <w:rPr>
          <w:rFonts w:ascii="Times New Roman" w:hAnsi="Times New Roman" w:cs="Times New Roman"/>
        </w:rPr>
      </w:pPr>
      <w:r>
        <w:rPr>
          <w:rFonts w:ascii="Times New Roman" w:hAnsi="Times New Roman" w:cs="Times New Roman"/>
          <w:noProof/>
          <w:lang w:bidi="ar-SA"/>
        </w:rPr>
        <w:drawing>
          <wp:inline distT="0" distB="0" distL="0" distR="0" wp14:anchorId="53F9B6BF" wp14:editId="2DE4AAC9">
            <wp:extent cx="6226175" cy="3880485"/>
            <wp:effectExtent l="19050" t="0" r="3175" b="0"/>
            <wp:docPr id="37" name="Immagine 4" descr="Server2Nodi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rver2NodiWeb"/>
                    <pic:cNvPicPr>
                      <a:picLocks noChangeAspect="1" noChangeArrowheads="1"/>
                    </pic:cNvPicPr>
                  </pic:nvPicPr>
                  <pic:blipFill>
                    <a:blip r:embed="rId49" cstate="print"/>
                    <a:srcRect/>
                    <a:stretch>
                      <a:fillRect/>
                    </a:stretch>
                  </pic:blipFill>
                  <pic:spPr bwMode="auto">
                    <a:xfrm>
                      <a:off x="0" y="0"/>
                      <a:ext cx="6226175" cy="3880485"/>
                    </a:xfrm>
                    <a:prstGeom prst="rect">
                      <a:avLst/>
                    </a:prstGeom>
                    <a:noFill/>
                    <a:ln w="9525">
                      <a:noFill/>
                      <a:miter lim="800000"/>
                      <a:headEnd/>
                      <a:tailEnd/>
                    </a:ln>
                  </pic:spPr>
                </pic:pic>
              </a:graphicData>
            </a:graphic>
          </wp:inline>
        </w:drawing>
      </w:r>
    </w:p>
    <w:p w14:paraId="42D9E745" w14:textId="77777777" w:rsidR="00712335" w:rsidRDefault="00712335" w:rsidP="00712335">
      <w:pPr>
        <w:pStyle w:val="Corpotesto"/>
        <w:ind w:left="0" w:right="162"/>
        <w:jc w:val="both"/>
        <w:rPr>
          <w:rFonts w:ascii="Times New Roman" w:hAnsi="Times New Roman" w:cs="Times New Roman"/>
        </w:rPr>
      </w:pPr>
      <w:r>
        <w:rPr>
          <w:rFonts w:ascii="Times New Roman" w:hAnsi="Times New Roman" w:cs="Times New Roman"/>
        </w:rPr>
        <w:t>Figura 5.2</w:t>
      </w:r>
    </w:p>
    <w:p w14:paraId="3C8A1683" w14:textId="77777777" w:rsidR="00712335" w:rsidRDefault="00712335" w:rsidP="00712335">
      <w:pPr>
        <w:pStyle w:val="Corpotesto"/>
        <w:ind w:left="0" w:right="162"/>
        <w:jc w:val="both"/>
        <w:rPr>
          <w:rFonts w:ascii="Times New Roman" w:hAnsi="Times New Roman" w:cs="Times New Roman"/>
        </w:rPr>
      </w:pPr>
    </w:p>
    <w:p w14:paraId="188E6E44" w14:textId="77777777" w:rsidR="00712335" w:rsidRDefault="00712335" w:rsidP="00712335">
      <w:pPr>
        <w:pStyle w:val="Corpotesto"/>
        <w:ind w:left="0" w:right="162"/>
        <w:jc w:val="both"/>
        <w:rPr>
          <w:rFonts w:ascii="Times New Roman" w:hAnsi="Times New Roman" w:cs="Times New Roman"/>
        </w:rPr>
      </w:pPr>
    </w:p>
    <w:p w14:paraId="2B28F5E7" w14:textId="77777777" w:rsidR="00712335" w:rsidRDefault="00712335" w:rsidP="00712335">
      <w:pPr>
        <w:pStyle w:val="Corpotesto"/>
        <w:ind w:left="0" w:right="162"/>
        <w:jc w:val="both"/>
        <w:rPr>
          <w:rFonts w:ascii="Times New Roman" w:hAnsi="Times New Roman" w:cs="Times New Roman"/>
        </w:rPr>
      </w:pPr>
    </w:p>
    <w:p w14:paraId="5D6E7888" w14:textId="77777777" w:rsidR="00712335" w:rsidRDefault="00712335" w:rsidP="00712335">
      <w:pPr>
        <w:pStyle w:val="Corpotesto"/>
        <w:ind w:left="0" w:right="162"/>
        <w:jc w:val="both"/>
        <w:rPr>
          <w:rFonts w:ascii="Times New Roman" w:hAnsi="Times New Roman" w:cs="Times New Roman"/>
        </w:rPr>
      </w:pPr>
    </w:p>
    <w:p w14:paraId="7212DC89" w14:textId="77777777" w:rsidR="00712335" w:rsidRDefault="00712335" w:rsidP="00712335">
      <w:pPr>
        <w:pStyle w:val="Corpotesto"/>
        <w:ind w:left="0" w:right="162"/>
        <w:jc w:val="both"/>
        <w:rPr>
          <w:rFonts w:ascii="Times New Roman" w:hAnsi="Times New Roman" w:cs="Times New Roman"/>
        </w:rPr>
      </w:pPr>
    </w:p>
    <w:p w14:paraId="58A35985" w14:textId="77777777" w:rsidR="00712335" w:rsidRDefault="00712335" w:rsidP="00712335">
      <w:pPr>
        <w:pStyle w:val="Corpotesto"/>
        <w:ind w:left="0" w:right="162"/>
        <w:jc w:val="both"/>
        <w:rPr>
          <w:rFonts w:ascii="Times New Roman" w:hAnsi="Times New Roman" w:cs="Times New Roman"/>
        </w:rPr>
      </w:pPr>
    </w:p>
    <w:p w14:paraId="0DAE36EF" w14:textId="77777777" w:rsidR="00712335" w:rsidRDefault="00712335" w:rsidP="00712335">
      <w:pPr>
        <w:pStyle w:val="Corpotesto"/>
        <w:ind w:left="0" w:right="162"/>
        <w:jc w:val="both"/>
        <w:rPr>
          <w:rFonts w:ascii="Times New Roman" w:hAnsi="Times New Roman" w:cs="Times New Roman"/>
        </w:rPr>
      </w:pPr>
    </w:p>
    <w:p w14:paraId="6F7E2CB6" w14:textId="77777777" w:rsidR="00712335" w:rsidRDefault="00712335" w:rsidP="00712335">
      <w:pPr>
        <w:pStyle w:val="Corpotesto"/>
        <w:ind w:left="0" w:right="162"/>
        <w:jc w:val="both"/>
        <w:rPr>
          <w:rFonts w:ascii="Times New Roman" w:hAnsi="Times New Roman" w:cs="Times New Roman"/>
        </w:rPr>
      </w:pPr>
    </w:p>
    <w:p w14:paraId="568643AB" w14:textId="77777777" w:rsidR="00712335" w:rsidRDefault="00712335" w:rsidP="00712335">
      <w:pPr>
        <w:pStyle w:val="Corpotesto"/>
        <w:ind w:left="0" w:right="162"/>
        <w:jc w:val="both"/>
        <w:rPr>
          <w:rFonts w:ascii="Times New Roman" w:hAnsi="Times New Roman" w:cs="Times New Roman"/>
        </w:rPr>
      </w:pPr>
    </w:p>
    <w:p w14:paraId="77DED334" w14:textId="77777777" w:rsidR="00712335" w:rsidRDefault="00712335" w:rsidP="00712335">
      <w:pPr>
        <w:pStyle w:val="Corpotesto"/>
        <w:ind w:left="0" w:right="162"/>
        <w:jc w:val="both"/>
        <w:rPr>
          <w:rFonts w:ascii="Times New Roman" w:hAnsi="Times New Roman" w:cs="Times New Roman"/>
        </w:rPr>
      </w:pPr>
    </w:p>
    <w:p w14:paraId="3A597B29" w14:textId="77777777" w:rsidR="00712335" w:rsidRDefault="00712335" w:rsidP="00712335">
      <w:pPr>
        <w:pStyle w:val="Corpotesto"/>
        <w:ind w:left="0" w:right="162"/>
        <w:jc w:val="both"/>
        <w:rPr>
          <w:rFonts w:ascii="Times New Roman" w:hAnsi="Times New Roman" w:cs="Times New Roman"/>
        </w:rPr>
      </w:pPr>
    </w:p>
    <w:p w14:paraId="15D6A4BF" w14:textId="77777777" w:rsidR="00712335" w:rsidRPr="006A3040" w:rsidRDefault="00712335" w:rsidP="00712335">
      <w:pPr>
        <w:pStyle w:val="Corpotesto"/>
        <w:ind w:left="0" w:right="162"/>
        <w:jc w:val="both"/>
        <w:outlineLvl w:val="1"/>
        <w:rPr>
          <w:rFonts w:ascii="Times New Roman" w:hAnsi="Times New Roman" w:cs="Times New Roman"/>
          <w:sz w:val="36"/>
          <w:szCs w:val="36"/>
        </w:rPr>
      </w:pPr>
      <w:bookmarkStart w:id="71" w:name="_Toc59539328"/>
      <w:bookmarkStart w:id="72" w:name="_Toc61196328"/>
      <w:r w:rsidRPr="006A3040">
        <w:rPr>
          <w:rFonts w:ascii="Times New Roman" w:hAnsi="Times New Roman" w:cs="Times New Roman"/>
          <w:sz w:val="36"/>
          <w:szCs w:val="36"/>
        </w:rPr>
        <w:lastRenderedPageBreak/>
        <w:t>Server a cinque nodi</w:t>
      </w:r>
      <w:bookmarkEnd w:id="71"/>
      <w:bookmarkEnd w:id="72"/>
    </w:p>
    <w:p w14:paraId="667AE67C" w14:textId="77777777" w:rsidR="00712335" w:rsidRDefault="00712335" w:rsidP="00712335">
      <w:pPr>
        <w:pStyle w:val="Corpotesto"/>
        <w:ind w:left="0" w:right="162"/>
        <w:jc w:val="both"/>
        <w:rPr>
          <w:rFonts w:ascii="Times New Roman" w:hAnsi="Times New Roman" w:cs="Times New Roman"/>
        </w:rPr>
      </w:pPr>
    </w:p>
    <w:p w14:paraId="13E91E9B" w14:textId="77777777" w:rsidR="00712335" w:rsidRDefault="00712335" w:rsidP="00712335">
      <w:pPr>
        <w:pStyle w:val="Corpotesto"/>
        <w:ind w:left="0"/>
        <w:jc w:val="both"/>
        <w:rPr>
          <w:rFonts w:ascii="Times New Roman" w:hAnsi="Times New Roman" w:cs="Times New Roman"/>
        </w:rPr>
      </w:pPr>
      <w:r>
        <w:rPr>
          <w:rFonts w:ascii="Times New Roman" w:hAnsi="Times New Roman" w:cs="Times New Roman"/>
        </w:rPr>
        <w:tab/>
        <w:t>Il server a cinque nodi, infine come descritto in figura 5.3, è stato sviluppato attraverso cinque container Docker.</w:t>
      </w:r>
    </w:p>
    <w:p w14:paraId="7147E7F0" w14:textId="77777777" w:rsidR="00712335" w:rsidRDefault="00712335" w:rsidP="00712335">
      <w:pPr>
        <w:pStyle w:val="Corpotesto"/>
        <w:ind w:left="0"/>
        <w:jc w:val="both"/>
        <w:rPr>
          <w:rFonts w:ascii="Times New Roman" w:hAnsi="Times New Roman" w:cs="Times New Roman"/>
        </w:rPr>
      </w:pPr>
      <w:r>
        <w:rPr>
          <w:rFonts w:ascii="Times New Roman" w:hAnsi="Times New Roman" w:cs="Times New Roman"/>
        </w:rPr>
        <w:t>Utilizzando lo script bash “</w:t>
      </w:r>
      <w:r w:rsidRPr="00B22D1B">
        <w:rPr>
          <w:rFonts w:ascii="Times New Roman" w:hAnsi="Times New Roman" w:cs="Times New Roman"/>
          <w:i/>
        </w:rPr>
        <w:t>start-rethinkdb-cluster</w:t>
      </w:r>
      <w:r>
        <w:rPr>
          <w:rFonts w:ascii="Times New Roman" w:hAnsi="Times New Roman" w:cs="Times New Roman"/>
          <w:i/>
        </w:rPr>
        <w:t>.sh</w:t>
      </w:r>
      <w:r>
        <w:rPr>
          <w:rFonts w:ascii="Times New Roman" w:hAnsi="Times New Roman" w:cs="Times New Roman"/>
        </w:rPr>
        <w:t xml:space="preserve">”, come per il server a due nodi, è stato eseguito il join dei cinque nodi in un unico server RethinkDB. Questo server, essendo formato da cinque nodi RethinkDB, sarà raggiungibile sul proprio indirizzo Ip locale sulle porte </w:t>
      </w:r>
      <w:r w:rsidRPr="00375F83">
        <w:rPr>
          <w:rFonts w:ascii="Times New Roman" w:hAnsi="Times New Roman" w:cs="Times New Roman"/>
        </w:rPr>
        <w:t>8081</w:t>
      </w:r>
      <w:r>
        <w:rPr>
          <w:rFonts w:ascii="Times New Roman" w:hAnsi="Times New Roman" w:cs="Times New Roman"/>
        </w:rPr>
        <w:t xml:space="preserve">, </w:t>
      </w:r>
      <w:r w:rsidRPr="00375F83">
        <w:rPr>
          <w:rFonts w:ascii="Times New Roman" w:hAnsi="Times New Roman" w:cs="Times New Roman"/>
        </w:rPr>
        <w:t>8082</w:t>
      </w:r>
      <w:r>
        <w:rPr>
          <w:rFonts w:ascii="Times New Roman" w:hAnsi="Times New Roman" w:cs="Times New Roman"/>
        </w:rPr>
        <w:t xml:space="preserve">, </w:t>
      </w:r>
      <w:r w:rsidRPr="00375F83">
        <w:rPr>
          <w:rFonts w:ascii="Times New Roman" w:hAnsi="Times New Roman" w:cs="Times New Roman"/>
          <w:i/>
        </w:rPr>
        <w:t>8083</w:t>
      </w:r>
      <w:r>
        <w:rPr>
          <w:rFonts w:ascii="Times New Roman" w:hAnsi="Times New Roman" w:cs="Times New Roman"/>
        </w:rPr>
        <w:t>, 8084 e 8085.</w:t>
      </w:r>
    </w:p>
    <w:p w14:paraId="6E99D4E6" w14:textId="77777777" w:rsidR="00712335" w:rsidRDefault="00712335" w:rsidP="00712335">
      <w:pPr>
        <w:pStyle w:val="Corpotesto"/>
        <w:ind w:left="0"/>
        <w:jc w:val="both"/>
        <w:rPr>
          <w:rFonts w:ascii="Times New Roman" w:hAnsi="Times New Roman" w:cs="Times New Roman"/>
        </w:rPr>
      </w:pPr>
      <w:r>
        <w:rPr>
          <w:rFonts w:ascii="Times New Roman" w:hAnsi="Times New Roman" w:cs="Times New Roman"/>
        </w:rPr>
        <w:tab/>
        <w:t>Saranno spiegati, in seguito, i comandi per costruire, eseguire e fermare i server RethinkDB implementati.</w:t>
      </w:r>
    </w:p>
    <w:p w14:paraId="1E897F5B" w14:textId="77777777" w:rsidR="00712335" w:rsidRDefault="00712335" w:rsidP="00712335">
      <w:pPr>
        <w:pStyle w:val="Corpotesto"/>
        <w:ind w:left="0" w:right="162"/>
        <w:jc w:val="both"/>
        <w:rPr>
          <w:rFonts w:ascii="Times New Roman" w:hAnsi="Times New Roman" w:cs="Times New Roman"/>
        </w:rPr>
      </w:pPr>
    </w:p>
    <w:p w14:paraId="1BE78D05" w14:textId="77777777" w:rsidR="00712335" w:rsidRDefault="00712335" w:rsidP="00712335">
      <w:pPr>
        <w:pStyle w:val="Corpotesto"/>
        <w:ind w:left="0" w:right="162"/>
        <w:jc w:val="both"/>
        <w:rPr>
          <w:rFonts w:ascii="Times New Roman" w:hAnsi="Times New Roman" w:cs="Times New Roman"/>
        </w:rPr>
      </w:pPr>
    </w:p>
    <w:p w14:paraId="1D19ACD2" w14:textId="77777777" w:rsidR="00712335" w:rsidRDefault="00712335" w:rsidP="00712335">
      <w:pPr>
        <w:pStyle w:val="Corpotesto"/>
        <w:ind w:left="0" w:right="162"/>
        <w:jc w:val="both"/>
        <w:rPr>
          <w:rFonts w:ascii="Times New Roman" w:hAnsi="Times New Roman" w:cs="Times New Roman"/>
        </w:rPr>
      </w:pPr>
      <w:r>
        <w:rPr>
          <w:rFonts w:ascii="Times New Roman" w:hAnsi="Times New Roman" w:cs="Times New Roman"/>
          <w:noProof/>
          <w:lang w:bidi="ar-SA"/>
        </w:rPr>
        <w:drawing>
          <wp:inline distT="0" distB="0" distL="0" distR="0" wp14:anchorId="38789BFD" wp14:editId="060510E1">
            <wp:extent cx="4763135" cy="810895"/>
            <wp:effectExtent l="19050" t="0" r="0" b="0"/>
            <wp:docPr id="36" name="Immagine 5" descr="Server5nodiTermin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rver5nodiTerminale"/>
                    <pic:cNvPicPr>
                      <a:picLocks noChangeAspect="1" noChangeArrowheads="1"/>
                    </pic:cNvPicPr>
                  </pic:nvPicPr>
                  <pic:blipFill>
                    <a:blip r:embed="rId50" cstate="print"/>
                    <a:srcRect/>
                    <a:stretch>
                      <a:fillRect/>
                    </a:stretch>
                  </pic:blipFill>
                  <pic:spPr bwMode="auto">
                    <a:xfrm>
                      <a:off x="0" y="0"/>
                      <a:ext cx="4763135" cy="810895"/>
                    </a:xfrm>
                    <a:prstGeom prst="rect">
                      <a:avLst/>
                    </a:prstGeom>
                    <a:noFill/>
                    <a:ln w="9525">
                      <a:noFill/>
                      <a:miter lim="800000"/>
                      <a:headEnd/>
                      <a:tailEnd/>
                    </a:ln>
                  </pic:spPr>
                </pic:pic>
              </a:graphicData>
            </a:graphic>
          </wp:inline>
        </w:drawing>
      </w:r>
    </w:p>
    <w:p w14:paraId="7D07AA02" w14:textId="77777777" w:rsidR="00712335" w:rsidRDefault="00712335" w:rsidP="00712335">
      <w:pPr>
        <w:pStyle w:val="Corpotesto"/>
        <w:ind w:left="0" w:right="162"/>
        <w:jc w:val="both"/>
        <w:rPr>
          <w:rFonts w:ascii="Times New Roman" w:hAnsi="Times New Roman" w:cs="Times New Roman"/>
        </w:rPr>
      </w:pPr>
      <w:r>
        <w:rPr>
          <w:rFonts w:ascii="Times New Roman" w:hAnsi="Times New Roman" w:cs="Times New Roman"/>
          <w:noProof/>
          <w:lang w:bidi="ar-SA"/>
        </w:rPr>
        <w:drawing>
          <wp:inline distT="0" distB="0" distL="0" distR="0" wp14:anchorId="0B6544A9" wp14:editId="4707AE5B">
            <wp:extent cx="6226175" cy="3880485"/>
            <wp:effectExtent l="19050" t="0" r="3175" b="0"/>
            <wp:docPr id="35" name="Immagine 6" descr="Server5Nodi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rver5NodiWeb"/>
                    <pic:cNvPicPr>
                      <a:picLocks noChangeAspect="1" noChangeArrowheads="1"/>
                    </pic:cNvPicPr>
                  </pic:nvPicPr>
                  <pic:blipFill>
                    <a:blip r:embed="rId51" cstate="print"/>
                    <a:srcRect/>
                    <a:stretch>
                      <a:fillRect/>
                    </a:stretch>
                  </pic:blipFill>
                  <pic:spPr bwMode="auto">
                    <a:xfrm>
                      <a:off x="0" y="0"/>
                      <a:ext cx="6226175" cy="3880485"/>
                    </a:xfrm>
                    <a:prstGeom prst="rect">
                      <a:avLst/>
                    </a:prstGeom>
                    <a:noFill/>
                    <a:ln w="9525">
                      <a:noFill/>
                      <a:miter lim="800000"/>
                      <a:headEnd/>
                      <a:tailEnd/>
                    </a:ln>
                  </pic:spPr>
                </pic:pic>
              </a:graphicData>
            </a:graphic>
          </wp:inline>
        </w:drawing>
      </w:r>
    </w:p>
    <w:p w14:paraId="2A1217FF" w14:textId="77777777" w:rsidR="00712335" w:rsidRDefault="00712335" w:rsidP="00712335">
      <w:pPr>
        <w:pStyle w:val="Corpotesto"/>
        <w:ind w:left="0" w:right="162"/>
        <w:jc w:val="both"/>
        <w:rPr>
          <w:rFonts w:ascii="Times New Roman" w:hAnsi="Times New Roman" w:cs="Times New Roman"/>
        </w:rPr>
      </w:pPr>
    </w:p>
    <w:p w14:paraId="132F627D" w14:textId="77777777" w:rsidR="00712335" w:rsidRDefault="00712335" w:rsidP="00712335">
      <w:pPr>
        <w:pStyle w:val="Corpotesto"/>
        <w:ind w:left="0" w:right="162"/>
        <w:jc w:val="both"/>
        <w:rPr>
          <w:rFonts w:ascii="Times New Roman" w:hAnsi="Times New Roman" w:cs="Times New Roman"/>
        </w:rPr>
      </w:pPr>
      <w:r>
        <w:rPr>
          <w:rFonts w:ascii="Times New Roman" w:hAnsi="Times New Roman" w:cs="Times New Roman"/>
        </w:rPr>
        <w:t>Figura 5.3</w:t>
      </w:r>
    </w:p>
    <w:p w14:paraId="1BE20884" w14:textId="77777777" w:rsidR="00712335" w:rsidRDefault="00712335" w:rsidP="00712335">
      <w:pPr>
        <w:pStyle w:val="Corpotesto"/>
        <w:ind w:left="0" w:right="162"/>
        <w:jc w:val="both"/>
        <w:rPr>
          <w:rFonts w:ascii="Times New Roman" w:hAnsi="Times New Roman" w:cs="Times New Roman"/>
        </w:rPr>
      </w:pPr>
    </w:p>
    <w:p w14:paraId="496D5EC8" w14:textId="77777777" w:rsidR="00712335" w:rsidRDefault="00712335" w:rsidP="00712335">
      <w:pPr>
        <w:pStyle w:val="Corpotesto"/>
        <w:ind w:left="0" w:right="162"/>
        <w:jc w:val="both"/>
        <w:rPr>
          <w:rFonts w:ascii="Times New Roman" w:hAnsi="Times New Roman" w:cs="Times New Roman"/>
        </w:rPr>
      </w:pPr>
    </w:p>
    <w:p w14:paraId="03DA0CA8" w14:textId="77777777" w:rsidR="00712335" w:rsidRDefault="00712335" w:rsidP="00712335">
      <w:pPr>
        <w:pStyle w:val="Corpotesto"/>
        <w:ind w:left="0" w:right="162"/>
        <w:jc w:val="both"/>
        <w:rPr>
          <w:rFonts w:ascii="Times New Roman" w:hAnsi="Times New Roman" w:cs="Times New Roman"/>
        </w:rPr>
      </w:pPr>
    </w:p>
    <w:p w14:paraId="5F242F05" w14:textId="77777777" w:rsidR="00712335" w:rsidRDefault="00712335" w:rsidP="00712335">
      <w:pPr>
        <w:pStyle w:val="Corpotesto"/>
        <w:ind w:left="0" w:right="162"/>
        <w:jc w:val="both"/>
        <w:rPr>
          <w:rFonts w:ascii="Times New Roman" w:hAnsi="Times New Roman" w:cs="Times New Roman"/>
        </w:rPr>
      </w:pPr>
    </w:p>
    <w:p w14:paraId="0A2CB02E" w14:textId="77777777" w:rsidR="00712335" w:rsidRDefault="00712335" w:rsidP="00712335">
      <w:pPr>
        <w:pStyle w:val="Corpotesto"/>
        <w:ind w:left="0" w:right="162"/>
        <w:jc w:val="both"/>
        <w:rPr>
          <w:rFonts w:ascii="Times New Roman" w:hAnsi="Times New Roman" w:cs="Times New Roman"/>
        </w:rPr>
      </w:pPr>
    </w:p>
    <w:p w14:paraId="6F6F949F" w14:textId="77777777" w:rsidR="00712335" w:rsidRDefault="00712335" w:rsidP="00712335">
      <w:pPr>
        <w:pStyle w:val="Corpotesto"/>
        <w:ind w:left="0" w:right="162"/>
        <w:jc w:val="both"/>
        <w:rPr>
          <w:rFonts w:ascii="Times New Roman" w:hAnsi="Times New Roman" w:cs="Times New Roman"/>
        </w:rPr>
      </w:pPr>
    </w:p>
    <w:p w14:paraId="26A595A5" w14:textId="77777777" w:rsidR="00712335" w:rsidRDefault="00712335" w:rsidP="00712335">
      <w:pPr>
        <w:pStyle w:val="Corpotesto"/>
        <w:ind w:left="0" w:right="162"/>
        <w:jc w:val="both"/>
        <w:rPr>
          <w:rFonts w:ascii="Times New Roman" w:hAnsi="Times New Roman" w:cs="Times New Roman"/>
        </w:rPr>
      </w:pPr>
    </w:p>
    <w:p w14:paraId="396A946A" w14:textId="77777777" w:rsidR="00712335" w:rsidRDefault="00712335" w:rsidP="00712335">
      <w:pPr>
        <w:pStyle w:val="Corpotesto"/>
        <w:ind w:left="0" w:right="162"/>
        <w:jc w:val="both"/>
        <w:rPr>
          <w:rFonts w:ascii="Times New Roman" w:hAnsi="Times New Roman" w:cs="Times New Roman"/>
        </w:rPr>
      </w:pPr>
    </w:p>
    <w:p w14:paraId="48CC6632" w14:textId="77777777" w:rsidR="00712335" w:rsidRPr="006A3040" w:rsidRDefault="00712335" w:rsidP="00712335">
      <w:pPr>
        <w:pStyle w:val="Corpotesto"/>
        <w:ind w:left="0" w:right="162"/>
        <w:jc w:val="both"/>
        <w:outlineLvl w:val="1"/>
        <w:rPr>
          <w:rFonts w:ascii="Times New Roman" w:hAnsi="Times New Roman" w:cs="Times New Roman"/>
          <w:sz w:val="36"/>
          <w:szCs w:val="36"/>
        </w:rPr>
      </w:pPr>
    </w:p>
    <w:p w14:paraId="64797523" w14:textId="77777777" w:rsidR="00712335" w:rsidRPr="006A3040" w:rsidRDefault="00712335" w:rsidP="00712335">
      <w:pPr>
        <w:pStyle w:val="Corpotesto"/>
        <w:ind w:left="0" w:right="162"/>
        <w:jc w:val="both"/>
        <w:outlineLvl w:val="1"/>
        <w:rPr>
          <w:rFonts w:ascii="Times New Roman" w:hAnsi="Times New Roman" w:cs="Times New Roman"/>
          <w:sz w:val="36"/>
          <w:szCs w:val="36"/>
        </w:rPr>
      </w:pPr>
      <w:bookmarkStart w:id="73" w:name="_Toc59539329"/>
      <w:bookmarkStart w:id="74" w:name="_Toc61196329"/>
      <w:r w:rsidRPr="006A3040">
        <w:rPr>
          <w:rFonts w:ascii="Times New Roman" w:hAnsi="Times New Roman" w:cs="Times New Roman"/>
          <w:sz w:val="36"/>
          <w:szCs w:val="36"/>
        </w:rPr>
        <w:t>Conclusioni sui tre server implementati</w:t>
      </w:r>
      <w:bookmarkEnd w:id="73"/>
      <w:bookmarkEnd w:id="74"/>
    </w:p>
    <w:p w14:paraId="228FABEA" w14:textId="77777777" w:rsidR="00712335" w:rsidRPr="005F39EB" w:rsidRDefault="00712335" w:rsidP="00712335">
      <w:pPr>
        <w:rPr>
          <w:rStyle w:val="CodiceHTML"/>
          <w:rFonts w:ascii="Times New Roman" w:eastAsia="Arial" w:hAnsi="Times New Roman" w:cs="Times New Roman"/>
          <w:sz w:val="26"/>
          <w:szCs w:val="26"/>
          <w:shd w:val="clear" w:color="auto" w:fill="FBFBF9"/>
        </w:rPr>
      </w:pPr>
    </w:p>
    <w:p w14:paraId="7CC2EE92" w14:textId="77777777" w:rsidR="00712335" w:rsidRDefault="00712335" w:rsidP="00712335">
      <w:pPr>
        <w:pStyle w:val="Corpotesto"/>
        <w:ind w:left="0" w:right="162"/>
        <w:jc w:val="both"/>
        <w:rPr>
          <w:rFonts w:ascii="Times New Roman" w:hAnsi="Times New Roman" w:cs="Times New Roman"/>
        </w:rPr>
      </w:pPr>
    </w:p>
    <w:p w14:paraId="5D474A94" w14:textId="77777777" w:rsidR="00712335" w:rsidRDefault="00712335" w:rsidP="00712335">
      <w:pPr>
        <w:pStyle w:val="Corpotesto"/>
        <w:ind w:left="0"/>
        <w:jc w:val="both"/>
        <w:rPr>
          <w:rFonts w:ascii="Times New Roman" w:hAnsi="Times New Roman" w:cs="Times New Roman"/>
        </w:rPr>
      </w:pPr>
      <w:r w:rsidRPr="00A33349">
        <w:rPr>
          <w:rFonts w:ascii="Times New Roman" w:hAnsi="Times New Roman" w:cs="Times New Roman"/>
        </w:rPr>
        <w:t>Ogni nodo</w:t>
      </w:r>
      <w:r>
        <w:rPr>
          <w:rFonts w:ascii="Times New Roman" w:hAnsi="Times New Roman" w:cs="Times New Roman"/>
        </w:rPr>
        <w:t xml:space="preserve"> dei tre server RethinkDB, quindi,</w:t>
      </w:r>
      <w:r w:rsidRPr="00A33349">
        <w:rPr>
          <w:rFonts w:ascii="Times New Roman" w:hAnsi="Times New Roman" w:cs="Times New Roman"/>
        </w:rPr>
        <w:t xml:space="preserve"> rappresenta di fatto un container.</w:t>
      </w:r>
      <w:r>
        <w:rPr>
          <w:rFonts w:ascii="Times New Roman" w:hAnsi="Times New Roman" w:cs="Times New Roman"/>
        </w:rPr>
        <w:t xml:space="preserve"> </w:t>
      </w:r>
      <w:r w:rsidRPr="00A33349">
        <w:rPr>
          <w:rFonts w:ascii="Times New Roman" w:hAnsi="Times New Roman" w:cs="Times New Roman"/>
        </w:rPr>
        <w:t xml:space="preserve">Nei </w:t>
      </w:r>
      <w:r>
        <w:rPr>
          <w:rFonts w:ascii="Times New Roman" w:hAnsi="Times New Roman" w:cs="Times New Roman"/>
        </w:rPr>
        <w:t xml:space="preserve">due </w:t>
      </w:r>
      <w:r w:rsidRPr="00A33349">
        <w:rPr>
          <w:rFonts w:ascii="Times New Roman" w:hAnsi="Times New Roman" w:cs="Times New Roman"/>
        </w:rPr>
        <w:t xml:space="preserve">casi </w:t>
      </w:r>
      <w:r>
        <w:rPr>
          <w:rFonts w:ascii="Times New Roman" w:hAnsi="Times New Roman" w:cs="Times New Roman"/>
        </w:rPr>
        <w:t>in cui il server è formato da più nodi, è stato utilizzato un particolare “sistema di tagging” tipico di RethinkDB</w:t>
      </w:r>
      <w:hyperlink w:anchor="RethinkDb_tag" w:history="1">
        <w:r w:rsidRPr="000D5BC6">
          <w:rPr>
            <w:rStyle w:val="Collegamentoipertestuale"/>
            <w:rFonts w:ascii="Times New Roman" w:hAnsi="Times New Roman" w:cs="Times New Roman"/>
            <w:color w:val="5B9BD5" w:themeColor="accent5"/>
            <w:shd w:val="clear" w:color="auto" w:fill="FBFBF9"/>
          </w:rPr>
          <w:t>[37]</w:t>
        </w:r>
      </w:hyperlink>
      <w:r>
        <w:rPr>
          <w:rFonts w:ascii="Times New Roman" w:hAnsi="Times New Roman" w:cs="Times New Roman"/>
        </w:rPr>
        <w:t xml:space="preserve">. Questi </w:t>
      </w:r>
      <w:r w:rsidRPr="00910430">
        <w:rPr>
          <w:rFonts w:ascii="Times New Roman" w:hAnsi="Times New Roman" w:cs="Times New Roman"/>
          <w:i/>
        </w:rPr>
        <w:t>tag</w:t>
      </w:r>
      <w:r>
        <w:rPr>
          <w:rFonts w:ascii="Times New Roman" w:hAnsi="Times New Roman" w:cs="Times New Roman"/>
        </w:rPr>
        <w:t xml:space="preserve"> sono definiti dall’utente e servono a identificare i nodi. A ogni nodo in un cluster RethinkDB, come indicato in figura 5.4 è possibile assegnare zero o più </w:t>
      </w:r>
      <w:r w:rsidRPr="00910430">
        <w:rPr>
          <w:rFonts w:ascii="Times New Roman" w:hAnsi="Times New Roman" w:cs="Times New Roman"/>
          <w:i/>
        </w:rPr>
        <w:t>tag</w:t>
      </w:r>
      <w:r>
        <w:rPr>
          <w:rFonts w:ascii="Times New Roman" w:hAnsi="Times New Roman" w:cs="Times New Roman"/>
        </w:rPr>
        <w:t>.</w:t>
      </w:r>
    </w:p>
    <w:p w14:paraId="1304ED34" w14:textId="77777777" w:rsidR="00712335" w:rsidRDefault="00712335" w:rsidP="00712335">
      <w:pPr>
        <w:pStyle w:val="Corpotesto"/>
        <w:ind w:left="0" w:right="162"/>
        <w:jc w:val="both"/>
        <w:rPr>
          <w:rFonts w:ascii="Times New Roman" w:hAnsi="Times New Roman" w:cs="Times New Roman"/>
        </w:rPr>
      </w:pPr>
    </w:p>
    <w:p w14:paraId="3F0CAAC6" w14:textId="77777777" w:rsidR="00712335" w:rsidRPr="00190D8F" w:rsidRDefault="00712335" w:rsidP="00712335">
      <w:pPr>
        <w:pStyle w:val="Corpotesto"/>
        <w:ind w:left="0" w:right="162"/>
        <w:jc w:val="both"/>
        <w:rPr>
          <w:rFonts w:ascii="Times New Roman" w:hAnsi="Times New Roman" w:cs="Times New Roman"/>
        </w:rPr>
      </w:pPr>
      <w:r w:rsidRPr="00190D8F">
        <w:rPr>
          <w:rFonts w:ascii="Times New Roman" w:hAnsi="Times New Roman" w:cs="Times New Roman"/>
          <w:noProof/>
          <w:lang w:bidi="ar-SA"/>
        </w:rPr>
        <w:drawing>
          <wp:inline distT="0" distB="0" distL="0" distR="0" wp14:anchorId="0CB8C449" wp14:editId="274ED53A">
            <wp:extent cx="6120130" cy="1112796"/>
            <wp:effectExtent l="19050" t="0" r="0" b="0"/>
            <wp:docPr id="16" name="Immagine 1" descr="C:\Users\Utente\Desktop\francesco\Università\Tesi\rethinkdb\FotoCodice\tag_nodo_Rethi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tente\Desktop\francesco\Università\Tesi\rethinkdb\FotoCodice\tag_nodo_Rethink.JPG"/>
                    <pic:cNvPicPr>
                      <a:picLocks noChangeAspect="1" noChangeArrowheads="1"/>
                    </pic:cNvPicPr>
                  </pic:nvPicPr>
                  <pic:blipFill>
                    <a:blip r:embed="rId52" cstate="print"/>
                    <a:srcRect/>
                    <a:stretch>
                      <a:fillRect/>
                    </a:stretch>
                  </pic:blipFill>
                  <pic:spPr bwMode="auto">
                    <a:xfrm>
                      <a:off x="0" y="0"/>
                      <a:ext cx="6120130" cy="1112796"/>
                    </a:xfrm>
                    <a:prstGeom prst="rect">
                      <a:avLst/>
                    </a:prstGeom>
                    <a:noFill/>
                    <a:ln w="9525">
                      <a:noFill/>
                      <a:miter lim="800000"/>
                      <a:headEnd/>
                      <a:tailEnd/>
                    </a:ln>
                  </pic:spPr>
                </pic:pic>
              </a:graphicData>
            </a:graphic>
          </wp:inline>
        </w:drawing>
      </w:r>
    </w:p>
    <w:p w14:paraId="64004153" w14:textId="77777777" w:rsidR="00712335" w:rsidRPr="00190D8F" w:rsidRDefault="00712335" w:rsidP="00712335">
      <w:pPr>
        <w:pStyle w:val="Corpotesto"/>
        <w:ind w:left="0" w:right="162"/>
        <w:jc w:val="both"/>
        <w:rPr>
          <w:rFonts w:ascii="Times New Roman" w:hAnsi="Times New Roman" w:cs="Times New Roman"/>
        </w:rPr>
      </w:pPr>
      <w:r>
        <w:rPr>
          <w:rFonts w:ascii="Times New Roman" w:hAnsi="Times New Roman" w:cs="Times New Roman"/>
        </w:rPr>
        <w:t>Figura 5.4</w:t>
      </w:r>
    </w:p>
    <w:p w14:paraId="78D6ED5B" w14:textId="77777777" w:rsidR="00712335" w:rsidRPr="00A33349" w:rsidRDefault="00712335" w:rsidP="00712335">
      <w:pPr>
        <w:pStyle w:val="Corpotesto"/>
        <w:ind w:left="0" w:right="162"/>
        <w:jc w:val="both"/>
        <w:rPr>
          <w:rFonts w:ascii="Times New Roman" w:hAnsi="Times New Roman" w:cs="Times New Roman"/>
        </w:rPr>
      </w:pPr>
    </w:p>
    <w:p w14:paraId="685CC4F3" w14:textId="77777777" w:rsidR="00712335" w:rsidRDefault="00712335" w:rsidP="00712335">
      <w:pPr>
        <w:pStyle w:val="Corpotesto"/>
        <w:ind w:left="0"/>
        <w:jc w:val="both"/>
        <w:rPr>
          <w:rFonts w:ascii="Times New Roman" w:hAnsi="Times New Roman" w:cs="Times New Roman"/>
        </w:rPr>
      </w:pPr>
      <w:r>
        <w:rPr>
          <w:rFonts w:ascii="Times New Roman" w:hAnsi="Times New Roman" w:cs="Times New Roman"/>
        </w:rPr>
        <w:t xml:space="preserve">Nei due server a più nodi, il sistema di tagging è stato fondamentale per identificare i nodi/container RethinkDB. In questo modo, nello script bash </w:t>
      </w:r>
      <w:r w:rsidRPr="00706F80">
        <w:rPr>
          <w:rFonts w:ascii="Times New Roman" w:hAnsi="Times New Roman" w:cs="Times New Roman"/>
          <w:i/>
        </w:rPr>
        <w:t>start-rethinkdb-cluster.sh</w:t>
      </w:r>
      <w:r>
        <w:rPr>
          <w:rFonts w:ascii="Times New Roman" w:hAnsi="Times New Roman" w:cs="Times New Roman"/>
          <w:i/>
        </w:rPr>
        <w:t xml:space="preserve"> </w:t>
      </w:r>
      <w:r>
        <w:rPr>
          <w:rFonts w:ascii="Times New Roman" w:hAnsi="Times New Roman" w:cs="Times New Roman"/>
        </w:rPr>
        <w:t>sono eseguiti</w:t>
      </w:r>
      <w:r>
        <w:rPr>
          <w:rFonts w:ascii="Times New Roman" w:hAnsi="Times New Roman" w:cs="Times New Roman"/>
          <w:i/>
        </w:rPr>
        <w:t xml:space="preserve"> </w:t>
      </w:r>
      <w:r>
        <w:rPr>
          <w:rFonts w:ascii="Times New Roman" w:hAnsi="Times New Roman" w:cs="Times New Roman"/>
        </w:rPr>
        <w:t xml:space="preserve">i comandi necessari per il join dei nodi in un unico server </w:t>
      </w:r>
      <w:hyperlink w:anchor="RethinkDb_join_cluster" w:history="1">
        <w:r w:rsidRPr="004D310C">
          <w:rPr>
            <w:rStyle w:val="Collegamentoipertestuale"/>
            <w:rFonts w:ascii="Times New Roman" w:hAnsi="Times New Roman" w:cs="Times New Roman"/>
            <w:color w:val="5B9BD5" w:themeColor="accent5"/>
          </w:rPr>
          <w:t>[34]</w:t>
        </w:r>
      </w:hyperlink>
      <w:r>
        <w:rPr>
          <w:rFonts w:ascii="Times New Roman" w:hAnsi="Times New Roman" w:cs="Times New Roman"/>
        </w:rPr>
        <w:t>.</w:t>
      </w:r>
    </w:p>
    <w:p w14:paraId="49FC9916" w14:textId="77777777" w:rsidR="00712335" w:rsidRDefault="00712335" w:rsidP="00712335">
      <w:pPr>
        <w:pStyle w:val="Corpotesto"/>
        <w:ind w:left="0"/>
        <w:jc w:val="both"/>
        <w:rPr>
          <w:rFonts w:ascii="Times New Roman" w:hAnsi="Times New Roman" w:cs="Times New Roman"/>
        </w:rPr>
      </w:pPr>
      <w:r>
        <w:rPr>
          <w:rFonts w:ascii="Times New Roman" w:hAnsi="Times New Roman" w:cs="Times New Roman"/>
        </w:rPr>
        <w:t xml:space="preserve">Grazie a questo particolare script, i nodi di uno stesso server RethinkDB collaborano tra di loro per riuscire a rispondere alle richieste in arrivo dai servizi client e per sfruttare, in maniera efficace, </w:t>
      </w:r>
      <w:r w:rsidRPr="00A33349">
        <w:rPr>
          <w:rFonts w:ascii="Times New Roman" w:hAnsi="Times New Roman" w:cs="Times New Roman"/>
        </w:rPr>
        <w:t>le politiche di Replication e di Sharding.</w:t>
      </w:r>
    </w:p>
    <w:p w14:paraId="7A89AFAA" w14:textId="11F379CE" w:rsidR="00712335" w:rsidRDefault="00712335" w:rsidP="00712335">
      <w:pPr>
        <w:pStyle w:val="Corpotesto"/>
        <w:spacing w:before="42"/>
        <w:ind w:left="0"/>
        <w:jc w:val="both"/>
        <w:rPr>
          <w:rFonts w:ascii="Times New Roman" w:hAnsi="Times New Roman" w:cs="Times New Roman"/>
        </w:rPr>
      </w:pPr>
      <w:r>
        <w:rPr>
          <w:rFonts w:ascii="Times New Roman" w:hAnsi="Times New Roman" w:cs="Times New Roman"/>
        </w:rPr>
        <w:tab/>
        <w:t xml:space="preserve">In questa applicazione del sistema, bisogna specificare che il server risiede, al momento, sulla macchina locale,  perché sono stati utilizzati i comandi di Docker-compose </w:t>
      </w:r>
      <w:hyperlink w:anchor="Docker_compose" w:history="1">
        <w:r w:rsidRPr="004D310C">
          <w:rPr>
            <w:rStyle w:val="Collegamentoipertestuale"/>
            <w:rFonts w:ascii="Times New Roman" w:hAnsi="Times New Roman" w:cs="Times New Roman"/>
            <w:color w:val="5B9BD5" w:themeColor="accent5"/>
          </w:rPr>
          <w:t>[35]</w:t>
        </w:r>
      </w:hyperlink>
      <w:r>
        <w:rPr>
          <w:rFonts w:ascii="Times New Roman" w:hAnsi="Times New Roman" w:cs="Times New Roman"/>
        </w:rPr>
        <w:t xml:space="preserve"> . In un contesto più articolato, è possibile utilizzare altre tecnologie per distribuire i diversi nodi del server su più macchine fisiche. Questa potrebbe essere una probabile modifica futura per l’applicativo e Docker Swarm o Kubernetes </w:t>
      </w:r>
      <w:del w:id="75" w:author="Alessandra Lumini" w:date="2021-01-12T11:57:00Z">
        <w:r w:rsidDel="00541AA8">
          <w:rPr>
            <w:rFonts w:ascii="Times New Roman" w:hAnsi="Times New Roman" w:cs="Times New Roman"/>
          </w:rPr>
          <w:delText xml:space="preserve"> </w:delText>
        </w:r>
      </w:del>
      <w:r>
        <w:rPr>
          <w:rFonts w:ascii="Times New Roman" w:hAnsi="Times New Roman" w:cs="Times New Roman"/>
        </w:rPr>
        <w:t>sarebbero, ad esempio, alcune tecnologie su cui fare riferimento.</w:t>
      </w:r>
    </w:p>
    <w:p w14:paraId="0F250253" w14:textId="77777777" w:rsidR="00712335" w:rsidRPr="000D5BC6" w:rsidRDefault="00712335" w:rsidP="00712335">
      <w:pPr>
        <w:pStyle w:val="Corpotesto"/>
        <w:spacing w:before="42"/>
        <w:ind w:left="0"/>
        <w:jc w:val="both"/>
        <w:rPr>
          <w:rFonts w:ascii="Times New Roman" w:hAnsi="Times New Roman" w:cs="Times New Roman"/>
        </w:rPr>
      </w:pPr>
    </w:p>
    <w:p w14:paraId="19D6DD7B" w14:textId="77777777" w:rsidR="00712335" w:rsidRDefault="00712335" w:rsidP="00712335">
      <w:pPr>
        <w:pStyle w:val="Titolo2"/>
        <w:ind w:left="0"/>
        <w:rPr>
          <w:rFonts w:ascii="Times New Roman" w:hAnsi="Times New Roman" w:cs="Times New Roman"/>
          <w:sz w:val="36"/>
          <w:szCs w:val="36"/>
        </w:rPr>
      </w:pPr>
    </w:p>
    <w:p w14:paraId="62FB7B6B" w14:textId="77777777" w:rsidR="00712335" w:rsidRDefault="00712335" w:rsidP="00712335">
      <w:pPr>
        <w:pStyle w:val="Titolo2"/>
        <w:ind w:left="0"/>
        <w:rPr>
          <w:rFonts w:ascii="Times New Roman" w:hAnsi="Times New Roman" w:cs="Times New Roman"/>
          <w:sz w:val="36"/>
          <w:szCs w:val="36"/>
        </w:rPr>
      </w:pPr>
    </w:p>
    <w:p w14:paraId="64BA9980" w14:textId="77777777" w:rsidR="00712335" w:rsidRDefault="00712335" w:rsidP="00712335">
      <w:pPr>
        <w:pStyle w:val="Titolo2"/>
        <w:ind w:left="0"/>
        <w:rPr>
          <w:rFonts w:ascii="Times New Roman" w:hAnsi="Times New Roman" w:cs="Times New Roman"/>
          <w:sz w:val="36"/>
          <w:szCs w:val="36"/>
        </w:rPr>
      </w:pPr>
    </w:p>
    <w:p w14:paraId="659FB756" w14:textId="77777777" w:rsidR="00712335" w:rsidRDefault="00712335" w:rsidP="00712335">
      <w:pPr>
        <w:pStyle w:val="Titolo2"/>
        <w:ind w:left="0"/>
        <w:rPr>
          <w:rFonts w:ascii="Times New Roman" w:hAnsi="Times New Roman" w:cs="Times New Roman"/>
          <w:sz w:val="36"/>
          <w:szCs w:val="36"/>
        </w:rPr>
      </w:pPr>
    </w:p>
    <w:p w14:paraId="3B495767" w14:textId="77777777" w:rsidR="00712335" w:rsidRDefault="00712335" w:rsidP="00712335">
      <w:pPr>
        <w:pStyle w:val="Titolo2"/>
        <w:ind w:left="0"/>
        <w:rPr>
          <w:rFonts w:ascii="Times New Roman" w:hAnsi="Times New Roman" w:cs="Times New Roman"/>
          <w:sz w:val="36"/>
          <w:szCs w:val="36"/>
        </w:rPr>
      </w:pPr>
    </w:p>
    <w:p w14:paraId="07AAD93F" w14:textId="77777777" w:rsidR="00712335" w:rsidRDefault="00712335" w:rsidP="00712335">
      <w:pPr>
        <w:pStyle w:val="Titolo2"/>
        <w:ind w:left="0"/>
        <w:rPr>
          <w:rFonts w:ascii="Times New Roman" w:hAnsi="Times New Roman" w:cs="Times New Roman"/>
          <w:sz w:val="36"/>
          <w:szCs w:val="36"/>
        </w:rPr>
      </w:pPr>
    </w:p>
    <w:p w14:paraId="405CFCA9" w14:textId="77777777" w:rsidR="00712335" w:rsidRDefault="00712335" w:rsidP="00712335">
      <w:pPr>
        <w:pStyle w:val="Titolo2"/>
        <w:ind w:left="0"/>
        <w:rPr>
          <w:rFonts w:ascii="Times New Roman" w:hAnsi="Times New Roman" w:cs="Times New Roman"/>
          <w:sz w:val="36"/>
          <w:szCs w:val="36"/>
        </w:rPr>
      </w:pPr>
    </w:p>
    <w:p w14:paraId="4A55B0C4" w14:textId="77777777" w:rsidR="00712335" w:rsidRDefault="00712335" w:rsidP="00712335">
      <w:pPr>
        <w:pStyle w:val="Titolo2"/>
        <w:ind w:left="0"/>
        <w:rPr>
          <w:rFonts w:ascii="Times New Roman" w:hAnsi="Times New Roman" w:cs="Times New Roman"/>
          <w:sz w:val="36"/>
          <w:szCs w:val="36"/>
        </w:rPr>
      </w:pPr>
    </w:p>
    <w:p w14:paraId="546B3315" w14:textId="77777777" w:rsidR="00712335" w:rsidRDefault="00712335" w:rsidP="00712335">
      <w:pPr>
        <w:pStyle w:val="Titolo2"/>
        <w:ind w:left="0"/>
        <w:rPr>
          <w:rFonts w:ascii="Times New Roman" w:hAnsi="Times New Roman" w:cs="Times New Roman"/>
          <w:sz w:val="36"/>
          <w:szCs w:val="36"/>
        </w:rPr>
      </w:pPr>
    </w:p>
    <w:p w14:paraId="2F938B57" w14:textId="77777777" w:rsidR="00712335" w:rsidRDefault="00712335" w:rsidP="00712335">
      <w:pPr>
        <w:pStyle w:val="Titolo2"/>
        <w:ind w:left="0"/>
        <w:rPr>
          <w:rFonts w:ascii="Times New Roman" w:hAnsi="Times New Roman" w:cs="Times New Roman"/>
          <w:sz w:val="36"/>
          <w:szCs w:val="36"/>
        </w:rPr>
      </w:pPr>
    </w:p>
    <w:p w14:paraId="4A5552DC" w14:textId="77777777" w:rsidR="00712335" w:rsidRDefault="00712335" w:rsidP="00712335">
      <w:pPr>
        <w:pStyle w:val="Titolo2"/>
        <w:ind w:left="0"/>
        <w:rPr>
          <w:rFonts w:ascii="Times New Roman" w:hAnsi="Times New Roman" w:cs="Times New Roman"/>
          <w:sz w:val="36"/>
          <w:szCs w:val="36"/>
        </w:rPr>
      </w:pPr>
    </w:p>
    <w:p w14:paraId="46589BFC" w14:textId="77777777" w:rsidR="00712335" w:rsidRDefault="00712335" w:rsidP="00712335">
      <w:pPr>
        <w:pStyle w:val="Titolo2"/>
        <w:ind w:left="0"/>
        <w:rPr>
          <w:rFonts w:ascii="Times New Roman" w:hAnsi="Times New Roman" w:cs="Times New Roman"/>
          <w:sz w:val="36"/>
          <w:szCs w:val="36"/>
        </w:rPr>
      </w:pPr>
      <w:bookmarkStart w:id="76" w:name="_Toc59539330"/>
      <w:bookmarkStart w:id="77" w:name="_Toc61196330"/>
      <w:r>
        <w:rPr>
          <w:rFonts w:ascii="Times New Roman" w:hAnsi="Times New Roman" w:cs="Times New Roman"/>
          <w:sz w:val="36"/>
          <w:szCs w:val="36"/>
        </w:rPr>
        <w:lastRenderedPageBreak/>
        <w:t>Comandi per la gestione del server di sistema</w:t>
      </w:r>
      <w:bookmarkEnd w:id="76"/>
      <w:bookmarkEnd w:id="77"/>
    </w:p>
    <w:p w14:paraId="5064F91F" w14:textId="77777777" w:rsidR="00712335" w:rsidRPr="00C03E9E" w:rsidRDefault="00712335" w:rsidP="00712335">
      <w:pPr>
        <w:pStyle w:val="Titolo2"/>
        <w:ind w:left="0"/>
        <w:rPr>
          <w:rFonts w:ascii="Times New Roman" w:hAnsi="Times New Roman" w:cs="Times New Roman"/>
          <w:sz w:val="36"/>
          <w:szCs w:val="36"/>
        </w:rPr>
      </w:pPr>
    </w:p>
    <w:p w14:paraId="4CB60DA7" w14:textId="77777777" w:rsidR="00712335" w:rsidRPr="00A826B8" w:rsidRDefault="00712335" w:rsidP="00712335">
      <w:pPr>
        <w:rPr>
          <w:rFonts w:ascii="Times New Roman" w:hAnsi="Times New Roman" w:cs="Times New Roman"/>
          <w:sz w:val="36"/>
          <w:szCs w:val="36"/>
        </w:rPr>
      </w:pPr>
    </w:p>
    <w:p w14:paraId="7F368F03" w14:textId="44949420" w:rsidR="00712335" w:rsidRDefault="00712335" w:rsidP="00712335">
      <w:pPr>
        <w:pStyle w:val="Corpotesto"/>
        <w:ind w:left="0"/>
        <w:jc w:val="both"/>
        <w:rPr>
          <w:rFonts w:ascii="Times New Roman" w:hAnsi="Times New Roman" w:cs="Times New Roman"/>
        </w:rPr>
      </w:pPr>
      <w:r>
        <w:rPr>
          <w:rFonts w:ascii="Times New Roman" w:hAnsi="Times New Roman" w:cs="Times New Roman"/>
        </w:rPr>
        <w:tab/>
        <w:t xml:space="preserve">Per utilizzare uno dei tre server RethinkDB implementati occorre seguire </w:t>
      </w:r>
      <w:del w:id="78" w:author="Alessandra Lumini" w:date="2021-01-12T11:57:00Z">
        <w:r w:rsidDel="00541AA8">
          <w:rPr>
            <w:rFonts w:ascii="Times New Roman" w:hAnsi="Times New Roman" w:cs="Times New Roman"/>
          </w:rPr>
          <w:delText xml:space="preserve"> </w:delText>
        </w:r>
      </w:del>
      <w:r>
        <w:rPr>
          <w:rFonts w:ascii="Times New Roman" w:hAnsi="Times New Roman" w:cs="Times New Roman"/>
        </w:rPr>
        <w:t xml:space="preserve">la stessa procedura in tutti i casi. </w:t>
      </w:r>
    </w:p>
    <w:p w14:paraId="6B197400" w14:textId="77777777" w:rsidR="00712335" w:rsidRDefault="00712335" w:rsidP="00712335">
      <w:pPr>
        <w:pStyle w:val="Corpotesto"/>
        <w:ind w:left="0"/>
        <w:jc w:val="both"/>
        <w:rPr>
          <w:rFonts w:ascii="Times New Roman" w:hAnsi="Times New Roman" w:cs="Times New Roman"/>
        </w:rPr>
      </w:pPr>
    </w:p>
    <w:p w14:paraId="4A842567" w14:textId="77777777" w:rsidR="00712335" w:rsidRDefault="00712335" w:rsidP="00712335">
      <w:pPr>
        <w:pStyle w:val="Corpotesto"/>
        <w:ind w:left="0"/>
        <w:jc w:val="both"/>
        <w:rPr>
          <w:rFonts w:ascii="Times New Roman" w:hAnsi="Times New Roman" w:cs="Times New Roman"/>
        </w:rPr>
      </w:pPr>
      <w:r>
        <w:rPr>
          <w:rFonts w:ascii="Times New Roman" w:hAnsi="Times New Roman" w:cs="Times New Roman"/>
        </w:rPr>
        <w:tab/>
        <w:t>Aprire il terminale e dirigersi</w:t>
      </w:r>
      <w:r w:rsidRPr="00A33349">
        <w:rPr>
          <w:rFonts w:ascii="Times New Roman" w:hAnsi="Times New Roman" w:cs="Times New Roman"/>
        </w:rPr>
        <w:t xml:space="preserve"> sulla cartella</w:t>
      </w:r>
      <w:r>
        <w:rPr>
          <w:rFonts w:ascii="Times New Roman" w:hAnsi="Times New Roman" w:cs="Times New Roman"/>
        </w:rPr>
        <w:t xml:space="preserve"> del progetto</w:t>
      </w:r>
      <w:r w:rsidRPr="00A33349">
        <w:rPr>
          <w:rFonts w:ascii="Times New Roman" w:hAnsi="Times New Roman" w:cs="Times New Roman"/>
        </w:rPr>
        <w:t xml:space="preserve"> corrisponden</w:t>
      </w:r>
      <w:r>
        <w:rPr>
          <w:rFonts w:ascii="Times New Roman" w:hAnsi="Times New Roman" w:cs="Times New Roman"/>
        </w:rPr>
        <w:t xml:space="preserve">te all’opzione del server che si vuole scegliere (uno, due o cinque nodi). Digitare, in seguito, sempre sul terminale, </w:t>
      </w:r>
      <w:r w:rsidRPr="00A33349">
        <w:rPr>
          <w:rFonts w:ascii="Times New Roman" w:hAnsi="Times New Roman" w:cs="Times New Roman"/>
        </w:rPr>
        <w:t>“</w:t>
      </w:r>
      <w:r w:rsidRPr="00D34C57">
        <w:rPr>
          <w:rFonts w:ascii="Times New Roman" w:hAnsi="Times New Roman" w:cs="Times New Roman"/>
          <w:i/>
        </w:rPr>
        <w:t>docker-compose -f docker-compose.yml build</w:t>
      </w:r>
      <w:r>
        <w:rPr>
          <w:rFonts w:ascii="Times New Roman" w:hAnsi="Times New Roman" w:cs="Times New Roman"/>
        </w:rPr>
        <w:t>” che, come mostrato in figura 5.5,  costruirà l’immagine docker del server sul proprio computer. Questo comando deve essere</w:t>
      </w:r>
      <w:r w:rsidRPr="00A33349">
        <w:rPr>
          <w:rFonts w:ascii="Times New Roman" w:hAnsi="Times New Roman" w:cs="Times New Roman"/>
        </w:rPr>
        <w:t xml:space="preserve"> </w:t>
      </w:r>
      <w:r>
        <w:rPr>
          <w:rFonts w:ascii="Times New Roman" w:hAnsi="Times New Roman" w:cs="Times New Roman"/>
        </w:rPr>
        <w:t xml:space="preserve">eseguito </w:t>
      </w:r>
      <w:r w:rsidRPr="00A33349">
        <w:rPr>
          <w:rFonts w:ascii="Times New Roman" w:hAnsi="Times New Roman" w:cs="Times New Roman"/>
        </w:rPr>
        <w:t>solamente al primo utilizzo</w:t>
      </w:r>
      <w:r>
        <w:rPr>
          <w:rFonts w:ascii="Times New Roman" w:hAnsi="Times New Roman" w:cs="Times New Roman"/>
        </w:rPr>
        <w:t xml:space="preserve"> del tipo di server scelto, perché l’immagine costruita viene salvata permanentemente sul proprio dispositivo</w:t>
      </w:r>
      <w:r w:rsidRPr="00A33349">
        <w:rPr>
          <w:rFonts w:ascii="Times New Roman" w:hAnsi="Times New Roman" w:cs="Times New Roman"/>
        </w:rPr>
        <w:t>.</w:t>
      </w:r>
    </w:p>
    <w:p w14:paraId="4A9BAE91" w14:textId="77777777" w:rsidR="00712335" w:rsidRDefault="00712335" w:rsidP="00712335">
      <w:pPr>
        <w:pStyle w:val="Corpotesto"/>
        <w:ind w:left="0" w:right="162"/>
        <w:rPr>
          <w:rFonts w:ascii="Times New Roman" w:hAnsi="Times New Roman" w:cs="Times New Roman"/>
        </w:rPr>
      </w:pPr>
    </w:p>
    <w:p w14:paraId="5184DBD3" w14:textId="77777777" w:rsidR="00712335" w:rsidRDefault="00712335" w:rsidP="00712335">
      <w:pPr>
        <w:pStyle w:val="Corpotesto"/>
        <w:ind w:left="0" w:right="162"/>
        <w:rPr>
          <w:rFonts w:ascii="Times New Roman" w:hAnsi="Times New Roman" w:cs="Times New Roman"/>
        </w:rPr>
      </w:pPr>
    </w:p>
    <w:p w14:paraId="70F1FDBF" w14:textId="77777777" w:rsidR="00712335" w:rsidRDefault="00712335" w:rsidP="00712335">
      <w:pPr>
        <w:pStyle w:val="Corpotesto"/>
        <w:keepNext/>
        <w:ind w:left="0" w:right="162"/>
      </w:pPr>
      <w:r>
        <w:rPr>
          <w:rFonts w:ascii="Times New Roman" w:hAnsi="Times New Roman" w:cs="Times New Roman"/>
          <w:noProof/>
          <w:lang w:bidi="ar-SA"/>
        </w:rPr>
        <w:drawing>
          <wp:inline distT="0" distB="0" distL="0" distR="0" wp14:anchorId="1656C819" wp14:editId="1A471923">
            <wp:extent cx="6120130" cy="4404047"/>
            <wp:effectExtent l="19050" t="0" r="0" b="0"/>
            <wp:docPr id="18" name="Immagine 21" descr="C:\Users\Utente\Desktop\francesco\Università\Tesi\rethinkdb\fotoserver\Docker-Bu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tente\Desktop\francesco\Università\Tesi\rethinkdb\fotoserver\Docker-Build.png"/>
                    <pic:cNvPicPr>
                      <a:picLocks noChangeAspect="1" noChangeArrowheads="1"/>
                    </pic:cNvPicPr>
                  </pic:nvPicPr>
                  <pic:blipFill>
                    <a:blip r:embed="rId53" cstate="print"/>
                    <a:srcRect/>
                    <a:stretch>
                      <a:fillRect/>
                    </a:stretch>
                  </pic:blipFill>
                  <pic:spPr bwMode="auto">
                    <a:xfrm>
                      <a:off x="0" y="0"/>
                      <a:ext cx="6120130" cy="4404047"/>
                    </a:xfrm>
                    <a:prstGeom prst="rect">
                      <a:avLst/>
                    </a:prstGeom>
                    <a:noFill/>
                    <a:ln w="9525">
                      <a:noFill/>
                      <a:miter lim="800000"/>
                      <a:headEnd/>
                      <a:tailEnd/>
                    </a:ln>
                  </pic:spPr>
                </pic:pic>
              </a:graphicData>
            </a:graphic>
          </wp:inline>
        </w:drawing>
      </w:r>
    </w:p>
    <w:p w14:paraId="0EA08F43" w14:textId="77777777" w:rsidR="00712335" w:rsidRPr="00E5335A" w:rsidRDefault="00712335" w:rsidP="00712335">
      <w:pPr>
        <w:pStyle w:val="Didascalia"/>
        <w:rPr>
          <w:rFonts w:ascii="Times New Roman" w:hAnsi="Times New Roman" w:cs="Times New Roman"/>
          <w:b w:val="0"/>
          <w:color w:val="auto"/>
          <w:sz w:val="26"/>
          <w:szCs w:val="26"/>
        </w:rPr>
      </w:pPr>
      <w:r w:rsidRPr="00E5335A">
        <w:rPr>
          <w:rFonts w:ascii="Times New Roman" w:hAnsi="Times New Roman" w:cs="Times New Roman"/>
          <w:b w:val="0"/>
          <w:color w:val="auto"/>
          <w:sz w:val="26"/>
          <w:szCs w:val="26"/>
        </w:rPr>
        <w:t>Figura 5.5: build dell’immagine del server RethinkDB a due nodi</w:t>
      </w:r>
    </w:p>
    <w:p w14:paraId="40A4AF05" w14:textId="77777777" w:rsidR="00712335" w:rsidRDefault="00712335" w:rsidP="00712335">
      <w:pPr>
        <w:pStyle w:val="Corpotesto"/>
        <w:ind w:left="0" w:right="162"/>
        <w:rPr>
          <w:rFonts w:ascii="Times New Roman" w:hAnsi="Times New Roman" w:cs="Times New Roman"/>
        </w:rPr>
      </w:pPr>
    </w:p>
    <w:p w14:paraId="08DB16B5" w14:textId="77777777" w:rsidR="00712335" w:rsidRDefault="00712335" w:rsidP="00712335">
      <w:pPr>
        <w:pStyle w:val="Corpotesto"/>
        <w:ind w:left="0" w:right="162"/>
        <w:rPr>
          <w:rFonts w:ascii="Times New Roman" w:hAnsi="Times New Roman" w:cs="Times New Roman"/>
        </w:rPr>
      </w:pPr>
    </w:p>
    <w:p w14:paraId="5802C098" w14:textId="77777777" w:rsidR="00712335" w:rsidRDefault="00712335" w:rsidP="00712335">
      <w:pPr>
        <w:pStyle w:val="Corpotesto"/>
        <w:ind w:left="0"/>
        <w:rPr>
          <w:rFonts w:ascii="Times New Roman" w:hAnsi="Times New Roman" w:cs="Times New Roman"/>
        </w:rPr>
      </w:pPr>
    </w:p>
    <w:p w14:paraId="7CA372D0" w14:textId="77777777" w:rsidR="00712335" w:rsidRDefault="00712335" w:rsidP="00712335">
      <w:pPr>
        <w:pStyle w:val="Corpotesto"/>
        <w:ind w:left="0"/>
        <w:jc w:val="both"/>
        <w:rPr>
          <w:rFonts w:ascii="Times New Roman" w:hAnsi="Times New Roman" w:cs="Times New Roman"/>
        </w:rPr>
      </w:pPr>
      <w:r>
        <w:rPr>
          <w:rFonts w:ascii="Times New Roman" w:hAnsi="Times New Roman" w:cs="Times New Roman"/>
        </w:rPr>
        <w:tab/>
      </w:r>
    </w:p>
    <w:p w14:paraId="25788F79" w14:textId="77777777" w:rsidR="00712335" w:rsidRDefault="00712335" w:rsidP="00712335">
      <w:pPr>
        <w:pStyle w:val="Corpotesto"/>
        <w:ind w:left="0"/>
        <w:jc w:val="both"/>
        <w:rPr>
          <w:rFonts w:ascii="Times New Roman" w:hAnsi="Times New Roman" w:cs="Times New Roman"/>
        </w:rPr>
      </w:pPr>
    </w:p>
    <w:p w14:paraId="1D24DCD1" w14:textId="77777777" w:rsidR="00712335" w:rsidRDefault="00712335" w:rsidP="00712335">
      <w:pPr>
        <w:pStyle w:val="Corpotesto"/>
        <w:ind w:left="0"/>
        <w:jc w:val="both"/>
        <w:rPr>
          <w:rFonts w:ascii="Times New Roman" w:hAnsi="Times New Roman" w:cs="Times New Roman"/>
        </w:rPr>
      </w:pPr>
    </w:p>
    <w:p w14:paraId="2A37F8D2" w14:textId="77777777" w:rsidR="00F81887" w:rsidRDefault="00F81887" w:rsidP="00712335">
      <w:pPr>
        <w:pStyle w:val="Corpotesto"/>
        <w:ind w:left="0"/>
        <w:jc w:val="both"/>
        <w:rPr>
          <w:rFonts w:ascii="Times New Roman" w:hAnsi="Times New Roman" w:cs="Times New Roman"/>
        </w:rPr>
      </w:pPr>
    </w:p>
    <w:p w14:paraId="40516149" w14:textId="77777777" w:rsidR="00712335" w:rsidRPr="00A33349" w:rsidRDefault="00712335" w:rsidP="00712335">
      <w:pPr>
        <w:pStyle w:val="Corpotesto"/>
        <w:ind w:left="0"/>
        <w:jc w:val="both"/>
        <w:rPr>
          <w:rFonts w:ascii="Times New Roman" w:hAnsi="Times New Roman" w:cs="Times New Roman"/>
        </w:rPr>
      </w:pPr>
      <w:r>
        <w:rPr>
          <w:rFonts w:ascii="Times New Roman" w:hAnsi="Times New Roman" w:cs="Times New Roman"/>
        </w:rPr>
        <w:lastRenderedPageBreak/>
        <w:tab/>
        <w:t>Successivamente, è possibile controllare il numero di immagini salvate sul proprio dispositivo, controllandone anche lo stato (colonna “</w:t>
      </w:r>
      <w:r w:rsidRPr="00762146">
        <w:rPr>
          <w:rFonts w:ascii="Times New Roman" w:hAnsi="Times New Roman" w:cs="Times New Roman"/>
          <w:i/>
        </w:rPr>
        <w:t>status</w:t>
      </w:r>
      <w:r>
        <w:rPr>
          <w:rFonts w:ascii="Times New Roman" w:hAnsi="Times New Roman" w:cs="Times New Roman"/>
        </w:rPr>
        <w:t>”), attraverso il comando “</w:t>
      </w:r>
      <w:r w:rsidRPr="00762146">
        <w:rPr>
          <w:rFonts w:ascii="Times New Roman" w:hAnsi="Times New Roman" w:cs="Times New Roman"/>
          <w:i/>
        </w:rPr>
        <w:t>docker ps –a</w:t>
      </w:r>
      <w:r>
        <w:rPr>
          <w:rFonts w:ascii="Times New Roman" w:hAnsi="Times New Roman" w:cs="Times New Roman"/>
        </w:rPr>
        <w:t xml:space="preserve">”. </w:t>
      </w:r>
    </w:p>
    <w:p w14:paraId="0D0E14ED" w14:textId="1303639F" w:rsidR="00712335" w:rsidRDefault="00712335" w:rsidP="00712335">
      <w:pPr>
        <w:pStyle w:val="Corpotesto"/>
        <w:spacing w:before="42"/>
        <w:ind w:left="0"/>
        <w:jc w:val="both"/>
        <w:rPr>
          <w:rFonts w:ascii="Times New Roman" w:hAnsi="Times New Roman" w:cs="Times New Roman"/>
        </w:rPr>
      </w:pPr>
      <w:r>
        <w:rPr>
          <w:rFonts w:ascii="Times New Roman" w:hAnsi="Times New Roman" w:cs="Times New Roman"/>
        </w:rPr>
        <w:tab/>
        <w:t>In seguito</w:t>
      </w:r>
      <w:ins w:id="79" w:author="Alessandra Lumini" w:date="2021-01-12T11:57:00Z">
        <w:r w:rsidR="00541AA8">
          <w:rPr>
            <w:rFonts w:ascii="Times New Roman" w:hAnsi="Times New Roman" w:cs="Times New Roman"/>
          </w:rPr>
          <w:t>,</w:t>
        </w:r>
      </w:ins>
      <w:r>
        <w:rPr>
          <w:rFonts w:ascii="Times New Roman" w:hAnsi="Times New Roman" w:cs="Times New Roman"/>
        </w:rPr>
        <w:t xml:space="preserve"> è possibile mettere in esecuzione il server RethinkDB scelto. Sempre attraverso il terminale, scrivere il comando </w:t>
      </w:r>
      <w:r w:rsidRPr="00A33349">
        <w:rPr>
          <w:rFonts w:ascii="Times New Roman" w:hAnsi="Times New Roman" w:cs="Times New Roman"/>
        </w:rPr>
        <w:t>“</w:t>
      </w:r>
      <w:r w:rsidRPr="00D34C57">
        <w:rPr>
          <w:rFonts w:ascii="Times New Roman" w:hAnsi="Times New Roman" w:cs="Times New Roman"/>
          <w:i/>
        </w:rPr>
        <w:t>docker-compose -f docker-compose.yml up -d</w:t>
      </w:r>
      <w:r w:rsidRPr="00A33349">
        <w:rPr>
          <w:rFonts w:ascii="Times New Roman" w:hAnsi="Times New Roman" w:cs="Times New Roman"/>
        </w:rPr>
        <w:t xml:space="preserve">” </w:t>
      </w:r>
      <w:r>
        <w:rPr>
          <w:rFonts w:ascii="Times New Roman" w:hAnsi="Times New Roman" w:cs="Times New Roman"/>
        </w:rPr>
        <w:t>per eseguire il</w:t>
      </w:r>
      <w:r w:rsidRPr="00A33349">
        <w:rPr>
          <w:rFonts w:ascii="Times New Roman" w:hAnsi="Times New Roman" w:cs="Times New Roman"/>
        </w:rPr>
        <w:t xml:space="preserve"> </w:t>
      </w:r>
      <w:r>
        <w:rPr>
          <w:rFonts w:ascii="Times New Roman" w:hAnsi="Times New Roman" w:cs="Times New Roman"/>
        </w:rPr>
        <w:t xml:space="preserve">server. Il server RethinkDB, come mostrato in figura 5.6, </w:t>
      </w:r>
      <w:r w:rsidRPr="00A33349">
        <w:rPr>
          <w:rFonts w:ascii="Times New Roman" w:hAnsi="Times New Roman" w:cs="Times New Roman"/>
        </w:rPr>
        <w:t xml:space="preserve">è </w:t>
      </w:r>
      <w:r>
        <w:rPr>
          <w:rFonts w:ascii="Times New Roman" w:hAnsi="Times New Roman" w:cs="Times New Roman"/>
        </w:rPr>
        <w:t xml:space="preserve">ora </w:t>
      </w:r>
      <w:r w:rsidRPr="00A33349">
        <w:rPr>
          <w:rFonts w:ascii="Times New Roman" w:hAnsi="Times New Roman" w:cs="Times New Roman"/>
        </w:rPr>
        <w:t>online e i suoi nodi sono in attesa di r</w:t>
      </w:r>
      <w:r>
        <w:rPr>
          <w:rFonts w:ascii="Times New Roman" w:hAnsi="Times New Roman" w:cs="Times New Roman"/>
        </w:rPr>
        <w:t>ispondere alle richieste delle applicazioni client</w:t>
      </w:r>
      <w:r w:rsidRPr="00A33349">
        <w:rPr>
          <w:rFonts w:ascii="Times New Roman" w:hAnsi="Times New Roman" w:cs="Times New Roman"/>
        </w:rPr>
        <w:t>.</w:t>
      </w:r>
    </w:p>
    <w:p w14:paraId="70456EAF" w14:textId="77777777" w:rsidR="00712335" w:rsidRDefault="00712335" w:rsidP="00712335">
      <w:pPr>
        <w:pStyle w:val="Corpotesto"/>
        <w:spacing w:before="42"/>
        <w:ind w:left="0"/>
        <w:jc w:val="both"/>
        <w:rPr>
          <w:rFonts w:ascii="Times New Roman" w:hAnsi="Times New Roman" w:cs="Times New Roman"/>
        </w:rPr>
      </w:pPr>
    </w:p>
    <w:p w14:paraId="32B41E52" w14:textId="77777777" w:rsidR="00712335" w:rsidRDefault="00712335" w:rsidP="00712335">
      <w:pPr>
        <w:pStyle w:val="Corpotesto"/>
        <w:keepNext/>
        <w:spacing w:before="42"/>
        <w:ind w:left="0"/>
        <w:jc w:val="both"/>
      </w:pPr>
      <w:r>
        <w:rPr>
          <w:rFonts w:ascii="Times New Roman" w:hAnsi="Times New Roman" w:cs="Times New Roman"/>
          <w:noProof/>
          <w:lang w:bidi="ar-SA"/>
        </w:rPr>
        <w:drawing>
          <wp:inline distT="0" distB="0" distL="0" distR="0" wp14:anchorId="349C1414" wp14:editId="62BB1E3A">
            <wp:extent cx="6120130" cy="701566"/>
            <wp:effectExtent l="19050" t="0" r="0" b="0"/>
            <wp:docPr id="29" name="Immagine 22" descr="C:\Users\Utente\Desktop\francesco\Università\Tesi\rethinkdb\fotoserver\Docker-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tente\Desktop\francesco\Università\Tesi\rethinkdb\fotoserver\Docker-up.png"/>
                    <pic:cNvPicPr>
                      <a:picLocks noChangeAspect="1" noChangeArrowheads="1"/>
                    </pic:cNvPicPr>
                  </pic:nvPicPr>
                  <pic:blipFill>
                    <a:blip r:embed="rId54" cstate="print"/>
                    <a:srcRect/>
                    <a:stretch>
                      <a:fillRect/>
                    </a:stretch>
                  </pic:blipFill>
                  <pic:spPr bwMode="auto">
                    <a:xfrm>
                      <a:off x="0" y="0"/>
                      <a:ext cx="6120130" cy="701566"/>
                    </a:xfrm>
                    <a:prstGeom prst="rect">
                      <a:avLst/>
                    </a:prstGeom>
                    <a:noFill/>
                    <a:ln w="9525">
                      <a:noFill/>
                      <a:miter lim="800000"/>
                      <a:headEnd/>
                      <a:tailEnd/>
                    </a:ln>
                  </pic:spPr>
                </pic:pic>
              </a:graphicData>
            </a:graphic>
          </wp:inline>
        </w:drawing>
      </w:r>
    </w:p>
    <w:p w14:paraId="42FBF53F" w14:textId="77777777" w:rsidR="00712335" w:rsidRPr="00E5335A" w:rsidRDefault="00712335" w:rsidP="00712335">
      <w:pPr>
        <w:pStyle w:val="Didascalia"/>
        <w:jc w:val="both"/>
        <w:rPr>
          <w:rFonts w:ascii="Times New Roman" w:hAnsi="Times New Roman" w:cs="Times New Roman"/>
          <w:b w:val="0"/>
          <w:color w:val="auto"/>
          <w:sz w:val="26"/>
          <w:szCs w:val="26"/>
        </w:rPr>
      </w:pPr>
      <w:r>
        <w:rPr>
          <w:rFonts w:ascii="Times New Roman" w:hAnsi="Times New Roman" w:cs="Times New Roman"/>
          <w:b w:val="0"/>
          <w:color w:val="auto"/>
          <w:sz w:val="26"/>
          <w:szCs w:val="26"/>
        </w:rPr>
        <w:t>Figura 5.6</w:t>
      </w:r>
      <w:r w:rsidRPr="00E5335A">
        <w:rPr>
          <w:rFonts w:ascii="Times New Roman" w:hAnsi="Times New Roman" w:cs="Times New Roman"/>
          <w:b w:val="0"/>
          <w:color w:val="auto"/>
          <w:sz w:val="26"/>
          <w:szCs w:val="26"/>
        </w:rPr>
        <w:t>: up del server RethinkDB a due nodi</w:t>
      </w:r>
    </w:p>
    <w:p w14:paraId="56FC5A56" w14:textId="77777777" w:rsidR="00712335" w:rsidRDefault="00712335" w:rsidP="00712335">
      <w:pPr>
        <w:pStyle w:val="Corpotesto"/>
        <w:spacing w:before="42"/>
        <w:ind w:left="0"/>
        <w:jc w:val="both"/>
        <w:rPr>
          <w:rFonts w:ascii="Times New Roman" w:hAnsi="Times New Roman" w:cs="Times New Roman"/>
        </w:rPr>
      </w:pPr>
    </w:p>
    <w:p w14:paraId="2A227706" w14:textId="77777777" w:rsidR="00712335" w:rsidRDefault="00712335" w:rsidP="00712335">
      <w:pPr>
        <w:pStyle w:val="Corpotesto"/>
        <w:spacing w:before="42"/>
        <w:ind w:left="0"/>
        <w:jc w:val="both"/>
        <w:rPr>
          <w:rFonts w:ascii="Times New Roman" w:hAnsi="Times New Roman" w:cs="Times New Roman"/>
        </w:rPr>
      </w:pPr>
    </w:p>
    <w:p w14:paraId="073CFC99" w14:textId="77777777" w:rsidR="00712335" w:rsidRDefault="00712335" w:rsidP="00712335">
      <w:pPr>
        <w:pStyle w:val="Corpotesto"/>
        <w:spacing w:before="42"/>
        <w:ind w:left="0"/>
        <w:jc w:val="both"/>
        <w:rPr>
          <w:rFonts w:ascii="Times New Roman" w:hAnsi="Times New Roman" w:cs="Times New Roman"/>
        </w:rPr>
      </w:pPr>
      <w:r>
        <w:rPr>
          <w:rFonts w:ascii="Times New Roman" w:hAnsi="Times New Roman" w:cs="Times New Roman"/>
        </w:rPr>
        <w:t>Infine, come mostrato in figura 5.8, è possibile “</w:t>
      </w:r>
      <w:r w:rsidRPr="00A33349">
        <w:rPr>
          <w:rFonts w:ascii="Times New Roman" w:hAnsi="Times New Roman" w:cs="Times New Roman"/>
        </w:rPr>
        <w:t>stoppare</w:t>
      </w:r>
      <w:r>
        <w:rPr>
          <w:rFonts w:ascii="Times New Roman" w:hAnsi="Times New Roman" w:cs="Times New Roman"/>
        </w:rPr>
        <w:t>”</w:t>
      </w:r>
      <w:r w:rsidRPr="00A33349">
        <w:rPr>
          <w:rFonts w:ascii="Times New Roman" w:hAnsi="Times New Roman" w:cs="Times New Roman"/>
        </w:rPr>
        <w:t xml:space="preserve"> il </w:t>
      </w:r>
      <w:r>
        <w:rPr>
          <w:rFonts w:ascii="Times New Roman" w:hAnsi="Times New Roman" w:cs="Times New Roman"/>
        </w:rPr>
        <w:t xml:space="preserve">server RethinkDb digitando, sempre sul terminale, il comando </w:t>
      </w:r>
      <w:r w:rsidRPr="00A33349">
        <w:rPr>
          <w:rFonts w:ascii="Times New Roman" w:hAnsi="Times New Roman" w:cs="Times New Roman"/>
        </w:rPr>
        <w:t>“</w:t>
      </w:r>
      <w:r w:rsidRPr="00D34C57">
        <w:rPr>
          <w:rFonts w:ascii="Times New Roman" w:hAnsi="Times New Roman" w:cs="Times New Roman"/>
          <w:i/>
        </w:rPr>
        <w:t>docke</w:t>
      </w:r>
      <w:r>
        <w:rPr>
          <w:rFonts w:ascii="Times New Roman" w:hAnsi="Times New Roman" w:cs="Times New Roman"/>
          <w:i/>
        </w:rPr>
        <w:t xml:space="preserve">r-compose -f docker-compose.yml </w:t>
      </w:r>
      <w:r w:rsidRPr="00D34C57">
        <w:rPr>
          <w:rFonts w:ascii="Times New Roman" w:hAnsi="Times New Roman" w:cs="Times New Roman"/>
          <w:i/>
        </w:rPr>
        <w:t>stop</w:t>
      </w:r>
      <w:r w:rsidRPr="00A33349">
        <w:rPr>
          <w:rFonts w:ascii="Times New Roman" w:hAnsi="Times New Roman" w:cs="Times New Roman"/>
        </w:rPr>
        <w:t>”.</w:t>
      </w:r>
    </w:p>
    <w:p w14:paraId="49B31DC6" w14:textId="77777777" w:rsidR="00712335" w:rsidRDefault="00712335" w:rsidP="00712335">
      <w:pPr>
        <w:pStyle w:val="Corpotesto"/>
        <w:ind w:left="0"/>
        <w:jc w:val="both"/>
        <w:rPr>
          <w:rFonts w:ascii="Times New Roman" w:hAnsi="Times New Roman" w:cs="Times New Roman"/>
        </w:rPr>
      </w:pPr>
      <w:r w:rsidRPr="00A33349">
        <w:rPr>
          <w:rFonts w:ascii="Times New Roman" w:hAnsi="Times New Roman" w:cs="Times New Roman"/>
        </w:rPr>
        <w:t>E’ importante sottolineare che lo stato del</w:t>
      </w:r>
      <w:r>
        <w:rPr>
          <w:rFonts w:ascii="Times New Roman" w:hAnsi="Times New Roman" w:cs="Times New Roman"/>
        </w:rPr>
        <w:t>l’immagine docker del</w:t>
      </w:r>
      <w:r w:rsidRPr="00A33349">
        <w:rPr>
          <w:rFonts w:ascii="Times New Roman" w:hAnsi="Times New Roman" w:cs="Times New Roman"/>
        </w:rPr>
        <w:t xml:space="preserve"> server</w:t>
      </w:r>
      <w:r>
        <w:rPr>
          <w:rFonts w:ascii="Times New Roman" w:hAnsi="Times New Roman" w:cs="Times New Roman"/>
        </w:rPr>
        <w:t xml:space="preserve"> RethinkDB in seguito allo stop viene salvato.</w:t>
      </w:r>
    </w:p>
    <w:p w14:paraId="778A0480" w14:textId="77777777" w:rsidR="00712335" w:rsidRDefault="00712335" w:rsidP="00712335">
      <w:pPr>
        <w:pStyle w:val="Corpotesto"/>
        <w:ind w:left="0"/>
        <w:jc w:val="both"/>
        <w:rPr>
          <w:rFonts w:ascii="Times New Roman" w:hAnsi="Times New Roman" w:cs="Times New Roman"/>
        </w:rPr>
      </w:pPr>
      <w:r>
        <w:rPr>
          <w:rFonts w:ascii="Times New Roman" w:hAnsi="Times New Roman" w:cs="Times New Roman"/>
        </w:rPr>
        <w:t>Se sono inseriti dei nuovi dati sul database e, in seguito, il server è  fermato, al prossimo comando di “up”,  il server mantiene i dati che sono stati caricati in precedenza.</w:t>
      </w:r>
    </w:p>
    <w:p w14:paraId="04DB9EF6" w14:textId="77777777" w:rsidR="00712335" w:rsidRDefault="00712335" w:rsidP="00712335">
      <w:pPr>
        <w:pStyle w:val="Corpotesto"/>
        <w:ind w:left="0"/>
        <w:jc w:val="both"/>
        <w:rPr>
          <w:rFonts w:ascii="Times New Roman" w:hAnsi="Times New Roman" w:cs="Times New Roman"/>
        </w:rPr>
      </w:pPr>
    </w:p>
    <w:p w14:paraId="786DEB9A" w14:textId="77777777" w:rsidR="00712335" w:rsidRDefault="00712335" w:rsidP="00712335">
      <w:pPr>
        <w:pStyle w:val="Corpotesto"/>
        <w:ind w:left="0"/>
        <w:jc w:val="both"/>
        <w:rPr>
          <w:rFonts w:ascii="Times New Roman" w:hAnsi="Times New Roman" w:cs="Times New Roman"/>
        </w:rPr>
      </w:pPr>
    </w:p>
    <w:p w14:paraId="2BF4618B" w14:textId="77777777" w:rsidR="00712335" w:rsidRDefault="00712335" w:rsidP="00712335">
      <w:pPr>
        <w:pStyle w:val="Corpotesto"/>
        <w:keepNext/>
        <w:ind w:left="0"/>
        <w:jc w:val="both"/>
      </w:pPr>
      <w:r>
        <w:rPr>
          <w:rFonts w:ascii="Times New Roman" w:hAnsi="Times New Roman" w:cs="Times New Roman"/>
          <w:noProof/>
          <w:lang w:bidi="ar-SA"/>
        </w:rPr>
        <w:drawing>
          <wp:inline distT="0" distB="0" distL="0" distR="0" wp14:anchorId="3F83848A" wp14:editId="33808A6F">
            <wp:extent cx="6120130" cy="282514"/>
            <wp:effectExtent l="19050" t="0" r="0" b="0"/>
            <wp:docPr id="30" name="Immagine 23" descr="C:\Users\Utente\Desktop\francesco\Università\Tesi\rethinkdb\fotoserver\Docker-s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tente\Desktop\francesco\Università\Tesi\rethinkdb\fotoserver\Docker-stop.png"/>
                    <pic:cNvPicPr>
                      <a:picLocks noChangeAspect="1" noChangeArrowheads="1"/>
                    </pic:cNvPicPr>
                  </pic:nvPicPr>
                  <pic:blipFill>
                    <a:blip r:embed="rId55" cstate="print"/>
                    <a:srcRect/>
                    <a:stretch>
                      <a:fillRect/>
                    </a:stretch>
                  </pic:blipFill>
                  <pic:spPr bwMode="auto">
                    <a:xfrm>
                      <a:off x="0" y="0"/>
                      <a:ext cx="6120130" cy="282514"/>
                    </a:xfrm>
                    <a:prstGeom prst="rect">
                      <a:avLst/>
                    </a:prstGeom>
                    <a:noFill/>
                    <a:ln w="9525">
                      <a:noFill/>
                      <a:miter lim="800000"/>
                      <a:headEnd/>
                      <a:tailEnd/>
                    </a:ln>
                  </pic:spPr>
                </pic:pic>
              </a:graphicData>
            </a:graphic>
          </wp:inline>
        </w:drawing>
      </w:r>
    </w:p>
    <w:p w14:paraId="594EC8DE" w14:textId="77777777" w:rsidR="00712335" w:rsidRPr="00E5335A" w:rsidRDefault="00712335" w:rsidP="00712335">
      <w:pPr>
        <w:pStyle w:val="Didascalia"/>
        <w:jc w:val="both"/>
        <w:rPr>
          <w:rFonts w:ascii="Times New Roman" w:hAnsi="Times New Roman" w:cs="Times New Roman"/>
          <w:b w:val="0"/>
          <w:color w:val="auto"/>
          <w:sz w:val="26"/>
          <w:szCs w:val="26"/>
        </w:rPr>
      </w:pPr>
      <w:r w:rsidRPr="00E5335A">
        <w:rPr>
          <w:rFonts w:ascii="Times New Roman" w:hAnsi="Times New Roman" w:cs="Times New Roman"/>
          <w:b w:val="0"/>
          <w:color w:val="auto"/>
          <w:sz w:val="26"/>
          <w:szCs w:val="26"/>
        </w:rPr>
        <w:t>Figura 5.</w:t>
      </w:r>
      <w:r>
        <w:rPr>
          <w:rFonts w:ascii="Times New Roman" w:hAnsi="Times New Roman" w:cs="Times New Roman"/>
          <w:b w:val="0"/>
          <w:color w:val="auto"/>
          <w:sz w:val="26"/>
          <w:szCs w:val="26"/>
        </w:rPr>
        <w:t>7</w:t>
      </w:r>
      <w:r w:rsidRPr="00E5335A">
        <w:rPr>
          <w:rFonts w:ascii="Times New Roman" w:hAnsi="Times New Roman" w:cs="Times New Roman"/>
          <w:b w:val="0"/>
          <w:color w:val="auto"/>
          <w:sz w:val="26"/>
          <w:szCs w:val="26"/>
        </w:rPr>
        <w:t>: stop del server RethinkDB a due nodi.</w:t>
      </w:r>
    </w:p>
    <w:p w14:paraId="3E7CCF68" w14:textId="77777777" w:rsidR="00712335" w:rsidRDefault="00712335" w:rsidP="00712335">
      <w:pPr>
        <w:pStyle w:val="Corpotesto"/>
        <w:ind w:left="0"/>
        <w:jc w:val="both"/>
        <w:rPr>
          <w:rFonts w:ascii="Times New Roman" w:hAnsi="Times New Roman" w:cs="Times New Roman"/>
        </w:rPr>
      </w:pPr>
    </w:p>
    <w:p w14:paraId="552D8BB1" w14:textId="77777777" w:rsidR="00712335" w:rsidRDefault="00712335" w:rsidP="00712335">
      <w:pPr>
        <w:pStyle w:val="Corpotesto"/>
        <w:ind w:left="0"/>
        <w:jc w:val="both"/>
        <w:rPr>
          <w:rFonts w:ascii="Times New Roman" w:hAnsi="Times New Roman" w:cs="Times New Roman"/>
        </w:rPr>
      </w:pPr>
    </w:p>
    <w:p w14:paraId="4F54E702" w14:textId="77777777" w:rsidR="00712335" w:rsidRPr="00A33349" w:rsidRDefault="00712335" w:rsidP="00712335">
      <w:pPr>
        <w:pStyle w:val="Corpotesto"/>
        <w:spacing w:before="42"/>
        <w:ind w:left="0" w:right="221"/>
        <w:rPr>
          <w:rFonts w:ascii="Times New Roman" w:hAnsi="Times New Roman" w:cs="Times New Roman"/>
        </w:rPr>
      </w:pPr>
    </w:p>
    <w:p w14:paraId="072F0C2D" w14:textId="77777777" w:rsidR="00712335" w:rsidRDefault="00712335" w:rsidP="00712335">
      <w:pPr>
        <w:pStyle w:val="Titolo2"/>
        <w:ind w:left="0"/>
        <w:rPr>
          <w:rFonts w:ascii="Times New Roman" w:hAnsi="Times New Roman" w:cs="Times New Roman"/>
          <w:sz w:val="36"/>
          <w:szCs w:val="36"/>
        </w:rPr>
      </w:pPr>
    </w:p>
    <w:p w14:paraId="32F2C2A9" w14:textId="77777777" w:rsidR="00712335" w:rsidRDefault="00712335" w:rsidP="00712335">
      <w:pPr>
        <w:pStyle w:val="Titolo2"/>
        <w:ind w:left="0"/>
        <w:rPr>
          <w:rFonts w:ascii="Times New Roman" w:hAnsi="Times New Roman" w:cs="Times New Roman"/>
          <w:sz w:val="36"/>
          <w:szCs w:val="36"/>
        </w:rPr>
      </w:pPr>
    </w:p>
    <w:p w14:paraId="26229C98" w14:textId="77777777" w:rsidR="00712335" w:rsidRDefault="00712335" w:rsidP="00712335">
      <w:pPr>
        <w:pStyle w:val="Titolo2"/>
        <w:ind w:left="0"/>
        <w:rPr>
          <w:rFonts w:ascii="Times New Roman" w:hAnsi="Times New Roman" w:cs="Times New Roman"/>
          <w:sz w:val="36"/>
          <w:szCs w:val="36"/>
        </w:rPr>
      </w:pPr>
    </w:p>
    <w:p w14:paraId="18DE4CD6" w14:textId="77777777" w:rsidR="00712335" w:rsidRDefault="00712335" w:rsidP="00712335">
      <w:pPr>
        <w:pStyle w:val="Titolo2"/>
        <w:ind w:left="0"/>
        <w:rPr>
          <w:rFonts w:ascii="Times New Roman" w:hAnsi="Times New Roman" w:cs="Times New Roman"/>
          <w:sz w:val="36"/>
          <w:szCs w:val="36"/>
        </w:rPr>
      </w:pPr>
    </w:p>
    <w:p w14:paraId="23366A83" w14:textId="77777777" w:rsidR="00712335" w:rsidRDefault="00712335" w:rsidP="00712335">
      <w:pPr>
        <w:pStyle w:val="Titolo2"/>
        <w:ind w:left="0"/>
        <w:rPr>
          <w:rFonts w:ascii="Times New Roman" w:hAnsi="Times New Roman" w:cs="Times New Roman"/>
          <w:sz w:val="36"/>
          <w:szCs w:val="36"/>
        </w:rPr>
      </w:pPr>
    </w:p>
    <w:p w14:paraId="79A0E2FA" w14:textId="77777777" w:rsidR="00712335" w:rsidRDefault="00712335" w:rsidP="00712335">
      <w:pPr>
        <w:pStyle w:val="Titolo2"/>
        <w:ind w:left="0"/>
        <w:rPr>
          <w:rFonts w:ascii="Times New Roman" w:hAnsi="Times New Roman" w:cs="Times New Roman"/>
          <w:sz w:val="36"/>
          <w:szCs w:val="36"/>
        </w:rPr>
      </w:pPr>
    </w:p>
    <w:p w14:paraId="2C308449" w14:textId="77777777" w:rsidR="00712335" w:rsidRDefault="00712335" w:rsidP="00712335">
      <w:pPr>
        <w:pStyle w:val="Titolo2"/>
        <w:ind w:left="0"/>
        <w:rPr>
          <w:rFonts w:ascii="Times New Roman" w:hAnsi="Times New Roman" w:cs="Times New Roman"/>
          <w:sz w:val="36"/>
          <w:szCs w:val="36"/>
        </w:rPr>
      </w:pPr>
    </w:p>
    <w:p w14:paraId="5C4FBAE9" w14:textId="77777777" w:rsidR="00712335" w:rsidRDefault="00712335" w:rsidP="00712335">
      <w:pPr>
        <w:pStyle w:val="Titolo2"/>
        <w:ind w:left="0"/>
        <w:rPr>
          <w:rFonts w:ascii="Times New Roman" w:hAnsi="Times New Roman" w:cs="Times New Roman"/>
          <w:sz w:val="36"/>
          <w:szCs w:val="36"/>
        </w:rPr>
      </w:pPr>
    </w:p>
    <w:p w14:paraId="79C2670A" w14:textId="77777777" w:rsidR="00712335" w:rsidRDefault="00712335" w:rsidP="00712335">
      <w:pPr>
        <w:pStyle w:val="Titolo2"/>
        <w:ind w:left="0"/>
        <w:rPr>
          <w:rFonts w:ascii="Times New Roman" w:hAnsi="Times New Roman" w:cs="Times New Roman"/>
          <w:sz w:val="36"/>
          <w:szCs w:val="36"/>
        </w:rPr>
      </w:pPr>
    </w:p>
    <w:p w14:paraId="31F7E824" w14:textId="77777777" w:rsidR="00712335" w:rsidRDefault="00712335" w:rsidP="00712335">
      <w:pPr>
        <w:pStyle w:val="Titolo2"/>
        <w:ind w:left="0"/>
        <w:rPr>
          <w:rFonts w:ascii="Times New Roman" w:hAnsi="Times New Roman" w:cs="Times New Roman"/>
          <w:sz w:val="36"/>
          <w:szCs w:val="36"/>
        </w:rPr>
      </w:pPr>
    </w:p>
    <w:p w14:paraId="0E916A26" w14:textId="77777777" w:rsidR="00712335" w:rsidRDefault="00712335" w:rsidP="00712335">
      <w:pPr>
        <w:pStyle w:val="Titolo2"/>
        <w:ind w:left="0"/>
        <w:rPr>
          <w:rFonts w:ascii="Times New Roman" w:hAnsi="Times New Roman" w:cs="Times New Roman"/>
          <w:sz w:val="36"/>
          <w:szCs w:val="36"/>
        </w:rPr>
      </w:pPr>
    </w:p>
    <w:p w14:paraId="7BA1E8B3" w14:textId="77777777" w:rsidR="00712335" w:rsidRDefault="00712335" w:rsidP="00712335">
      <w:pPr>
        <w:pStyle w:val="Titolo2"/>
        <w:ind w:left="0"/>
        <w:rPr>
          <w:rFonts w:ascii="Times New Roman" w:hAnsi="Times New Roman" w:cs="Times New Roman"/>
          <w:sz w:val="36"/>
          <w:szCs w:val="36"/>
        </w:rPr>
      </w:pPr>
    </w:p>
    <w:p w14:paraId="0D692460" w14:textId="77777777" w:rsidR="00712335" w:rsidRPr="00C03E9E" w:rsidRDefault="00712335" w:rsidP="00712335">
      <w:pPr>
        <w:pStyle w:val="Titolo2"/>
        <w:ind w:left="0"/>
        <w:rPr>
          <w:rFonts w:ascii="Times New Roman" w:hAnsi="Times New Roman" w:cs="Times New Roman"/>
          <w:sz w:val="36"/>
          <w:szCs w:val="36"/>
        </w:rPr>
      </w:pPr>
      <w:bookmarkStart w:id="80" w:name="_Toc59539331"/>
      <w:bookmarkStart w:id="81" w:name="_Toc61196331"/>
      <w:r w:rsidRPr="00C03E9E">
        <w:rPr>
          <w:rFonts w:ascii="Times New Roman" w:hAnsi="Times New Roman" w:cs="Times New Roman"/>
          <w:sz w:val="36"/>
          <w:szCs w:val="36"/>
        </w:rPr>
        <w:lastRenderedPageBreak/>
        <w:t>Sharding e Replication</w:t>
      </w:r>
      <w:bookmarkEnd w:id="80"/>
      <w:bookmarkEnd w:id="81"/>
    </w:p>
    <w:p w14:paraId="15A52868" w14:textId="77777777" w:rsidR="00712335" w:rsidRDefault="00712335" w:rsidP="00712335">
      <w:pPr>
        <w:pStyle w:val="Titolo3"/>
        <w:ind w:left="0"/>
        <w:rPr>
          <w:rFonts w:ascii="Times New Roman" w:hAnsi="Times New Roman" w:cs="Times New Roman"/>
          <w:sz w:val="32"/>
          <w:szCs w:val="32"/>
        </w:rPr>
      </w:pPr>
    </w:p>
    <w:p w14:paraId="7C0BD3BA" w14:textId="77777777" w:rsidR="006E137B" w:rsidRDefault="006E137B" w:rsidP="00712335">
      <w:pPr>
        <w:pStyle w:val="Titolo3"/>
        <w:ind w:left="0"/>
        <w:rPr>
          <w:rFonts w:ascii="Times New Roman" w:hAnsi="Times New Roman" w:cs="Times New Roman"/>
          <w:sz w:val="32"/>
          <w:szCs w:val="32"/>
        </w:rPr>
      </w:pPr>
    </w:p>
    <w:p w14:paraId="6CC67E61" w14:textId="77777777" w:rsidR="00712335" w:rsidRDefault="00712335" w:rsidP="00712335">
      <w:pPr>
        <w:jc w:val="both"/>
        <w:rPr>
          <w:rFonts w:ascii="Times New Roman" w:hAnsi="Times New Roman" w:cs="Times New Roman"/>
          <w:sz w:val="26"/>
          <w:szCs w:val="26"/>
        </w:rPr>
      </w:pPr>
      <w:r>
        <w:rPr>
          <w:rFonts w:ascii="Times New Roman" w:hAnsi="Times New Roman" w:cs="Times New Roman"/>
          <w:sz w:val="26"/>
          <w:szCs w:val="26"/>
        </w:rPr>
        <w:tab/>
        <w:t>Durante lo sviluppo di un cluster di un dbms non relazionale, occorre considerare le politiche di Sharding e Replication sui dati.</w:t>
      </w:r>
    </w:p>
    <w:p w14:paraId="15EB3A2A" w14:textId="77777777" w:rsidR="00712335" w:rsidRDefault="00712335" w:rsidP="00712335">
      <w:pPr>
        <w:jc w:val="both"/>
        <w:rPr>
          <w:rFonts w:ascii="Times New Roman" w:hAnsi="Times New Roman" w:cs="Times New Roman"/>
          <w:sz w:val="26"/>
          <w:szCs w:val="26"/>
        </w:rPr>
      </w:pPr>
      <w:r>
        <w:rPr>
          <w:rFonts w:ascii="Times New Roman" w:hAnsi="Times New Roman" w:cs="Times New Roman"/>
          <w:sz w:val="26"/>
          <w:szCs w:val="26"/>
        </w:rPr>
        <w:tab/>
        <w:t>Lo Sharding serve a distribuire i dati al meglio sul Cluster. I dati vengono inizialmente suddivisi in piccole parti, dette shards, per essere successivamente distribuite in modo omogeneo nei diversi nodi del server. Una buona strategia di sharding è fondamentale per ottimizzare le performance. Le diverse partizioni dei dati, in seguito ad una richiesta, potranno essere lette in parallelo dai diversi nodi.</w:t>
      </w:r>
    </w:p>
    <w:p w14:paraId="7C231886" w14:textId="25BC5387" w:rsidR="00712335" w:rsidRDefault="00712335" w:rsidP="00712335">
      <w:pPr>
        <w:jc w:val="both"/>
        <w:rPr>
          <w:rFonts w:ascii="Times New Roman" w:hAnsi="Times New Roman" w:cs="Times New Roman"/>
          <w:sz w:val="26"/>
          <w:szCs w:val="26"/>
        </w:rPr>
      </w:pPr>
      <w:r>
        <w:rPr>
          <w:rFonts w:ascii="Times New Roman" w:hAnsi="Times New Roman" w:cs="Times New Roman"/>
          <w:sz w:val="26"/>
          <w:szCs w:val="26"/>
        </w:rPr>
        <w:tab/>
        <w:t>La Replication, invece, serve alla creazione e gestione di copie dei dati sui nodi del Cluster. E’ una tecnica che,</w:t>
      </w:r>
      <w:r w:rsidRPr="00326BF6">
        <w:rPr>
          <w:rFonts w:ascii="Times New Roman" w:hAnsi="Times New Roman" w:cs="Times New Roman"/>
          <w:sz w:val="26"/>
          <w:szCs w:val="26"/>
        </w:rPr>
        <w:t xml:space="preserve"> </w:t>
      </w:r>
      <w:r>
        <w:rPr>
          <w:rFonts w:ascii="Times New Roman" w:hAnsi="Times New Roman" w:cs="Times New Roman"/>
          <w:sz w:val="26"/>
          <w:szCs w:val="26"/>
        </w:rPr>
        <w:t xml:space="preserve">nel caso di “node failure”, </w:t>
      </w:r>
      <w:del w:id="82" w:author="Alessandra Lumini" w:date="2021-01-12T12:00:00Z">
        <w:r w:rsidDel="00D85540">
          <w:rPr>
            <w:rFonts w:ascii="Times New Roman" w:hAnsi="Times New Roman" w:cs="Times New Roman"/>
            <w:sz w:val="26"/>
            <w:szCs w:val="26"/>
          </w:rPr>
          <w:delText xml:space="preserve"> </w:delText>
        </w:r>
      </w:del>
      <w:r>
        <w:rPr>
          <w:rFonts w:ascii="Times New Roman" w:hAnsi="Times New Roman" w:cs="Times New Roman"/>
          <w:sz w:val="26"/>
          <w:szCs w:val="26"/>
        </w:rPr>
        <w:t xml:space="preserve">previene la perdita dei dati, perchè gli stessi sono stati precedentemente salvati anche su un secondo nodo. Garantisce, inoltre, la lettura dei dati in “parallelo” </w:t>
      </w:r>
      <w:del w:id="83" w:author="Alessandra Lumini" w:date="2021-01-12T12:00:00Z">
        <w:r w:rsidDel="00D85540">
          <w:rPr>
            <w:rFonts w:ascii="Times New Roman" w:hAnsi="Times New Roman" w:cs="Times New Roman"/>
            <w:sz w:val="26"/>
            <w:szCs w:val="26"/>
          </w:rPr>
          <w:delText xml:space="preserve"> </w:delText>
        </w:r>
      </w:del>
      <w:commentRangeStart w:id="84"/>
      <w:r>
        <w:rPr>
          <w:rFonts w:ascii="Times New Roman" w:hAnsi="Times New Roman" w:cs="Times New Roman"/>
          <w:sz w:val="26"/>
          <w:szCs w:val="26"/>
        </w:rPr>
        <w:t xml:space="preserve">da diversi utenti </w:t>
      </w:r>
      <w:commentRangeEnd w:id="84"/>
      <w:r w:rsidR="00D85540">
        <w:rPr>
          <w:rStyle w:val="Rimandocommento"/>
        </w:rPr>
        <w:commentReference w:id="84"/>
      </w:r>
      <w:r>
        <w:rPr>
          <w:rFonts w:ascii="Times New Roman" w:hAnsi="Times New Roman" w:cs="Times New Roman"/>
          <w:sz w:val="26"/>
          <w:szCs w:val="26"/>
        </w:rPr>
        <w:t>perchè sono presenti repliche su più nodi del Cluster.</w:t>
      </w:r>
    </w:p>
    <w:p w14:paraId="6970C084" w14:textId="77777777" w:rsidR="00712335" w:rsidRDefault="00712335" w:rsidP="00712335">
      <w:pPr>
        <w:jc w:val="both"/>
        <w:rPr>
          <w:rFonts w:ascii="Times New Roman" w:hAnsi="Times New Roman" w:cs="Times New Roman"/>
          <w:sz w:val="26"/>
          <w:szCs w:val="26"/>
        </w:rPr>
      </w:pPr>
      <w:r>
        <w:rPr>
          <w:rFonts w:ascii="Times New Roman" w:hAnsi="Times New Roman" w:cs="Times New Roman"/>
          <w:sz w:val="26"/>
          <w:szCs w:val="26"/>
        </w:rPr>
        <w:tab/>
        <w:t>Utilizzando le tecniche di replicazione è possibile che la lettura di un dato avvenga da un nodo del server vicino geograficamente a dove è stato richiesto. Se esistesse una sola copia di un dato ci sarebbe alta probabilità che lo stesso risieda su un nodo particolarmente lontano rispetto a dove è stato richiesto. Ci sarebbero, di conseguenza, alti costi di rete.</w:t>
      </w:r>
    </w:p>
    <w:p w14:paraId="25968144" w14:textId="77777777" w:rsidR="00712335" w:rsidRDefault="00712335" w:rsidP="00712335">
      <w:pPr>
        <w:jc w:val="both"/>
        <w:rPr>
          <w:rFonts w:ascii="Times New Roman" w:hAnsi="Times New Roman" w:cs="Times New Roman"/>
          <w:sz w:val="26"/>
          <w:szCs w:val="26"/>
          <w:shd w:val="clear" w:color="auto" w:fill="FBFBF9"/>
        </w:rPr>
      </w:pPr>
      <w:r>
        <w:rPr>
          <w:rFonts w:ascii="Times New Roman" w:hAnsi="Times New Roman" w:cs="Times New Roman"/>
          <w:sz w:val="26"/>
          <w:szCs w:val="26"/>
          <w:shd w:val="clear" w:color="auto" w:fill="FBFBF9"/>
        </w:rPr>
        <w:t xml:space="preserve">E’ possibile gestire le politiche di sharding e replication su un cluster RethinkDB tramite interfaccia web o attraverso comandi ReQL </w:t>
      </w:r>
      <w:hyperlink w:anchor="rethinkdb_Sharding_replication" w:history="1">
        <w:r w:rsidRPr="004D310C">
          <w:rPr>
            <w:rStyle w:val="Collegamentoipertestuale"/>
            <w:rFonts w:ascii="Times New Roman" w:hAnsi="Times New Roman" w:cs="Times New Roman"/>
            <w:color w:val="5B9BD5" w:themeColor="accent5"/>
            <w:sz w:val="26"/>
            <w:szCs w:val="26"/>
            <w:shd w:val="clear" w:color="auto" w:fill="FBFBF9"/>
          </w:rPr>
          <w:t>[36]</w:t>
        </w:r>
      </w:hyperlink>
      <w:r>
        <w:rPr>
          <w:rFonts w:ascii="Times New Roman" w:hAnsi="Times New Roman" w:cs="Times New Roman"/>
          <w:sz w:val="26"/>
          <w:szCs w:val="26"/>
          <w:shd w:val="clear" w:color="auto" w:fill="FBFBF9"/>
        </w:rPr>
        <w:t xml:space="preserve"> .</w:t>
      </w:r>
    </w:p>
    <w:p w14:paraId="19E9C41B" w14:textId="77777777" w:rsidR="00712335" w:rsidRDefault="00712335" w:rsidP="00712335">
      <w:pPr>
        <w:jc w:val="both"/>
        <w:rPr>
          <w:rFonts w:ascii="Times New Roman" w:hAnsi="Times New Roman" w:cs="Times New Roman"/>
          <w:sz w:val="26"/>
          <w:szCs w:val="26"/>
          <w:shd w:val="clear" w:color="auto" w:fill="FBFBF9"/>
        </w:rPr>
      </w:pPr>
    </w:p>
    <w:p w14:paraId="3814EE57" w14:textId="77777777" w:rsidR="00712335" w:rsidRDefault="00712335" w:rsidP="00712335">
      <w:pPr>
        <w:rPr>
          <w:rFonts w:ascii="Times New Roman" w:hAnsi="Times New Roman" w:cs="Times New Roman"/>
          <w:sz w:val="26"/>
          <w:szCs w:val="26"/>
          <w:shd w:val="clear" w:color="auto" w:fill="FBFBF9"/>
        </w:rPr>
      </w:pPr>
    </w:p>
    <w:p w14:paraId="160851BB" w14:textId="77777777" w:rsidR="00712335" w:rsidRPr="00C03E9E" w:rsidRDefault="00712335" w:rsidP="00712335">
      <w:pPr>
        <w:rPr>
          <w:rFonts w:ascii="Times New Roman" w:hAnsi="Times New Roman" w:cs="Times New Roman"/>
          <w:sz w:val="26"/>
          <w:szCs w:val="26"/>
          <w:shd w:val="clear" w:color="auto" w:fill="FBFBF9"/>
        </w:rPr>
      </w:pPr>
    </w:p>
    <w:p w14:paraId="58342968" w14:textId="77777777" w:rsidR="00712335" w:rsidRPr="00C03E9E" w:rsidRDefault="00712335" w:rsidP="00712335">
      <w:pPr>
        <w:pStyle w:val="Titolo3"/>
        <w:ind w:left="0"/>
        <w:rPr>
          <w:rFonts w:ascii="Times New Roman" w:hAnsi="Times New Roman" w:cs="Times New Roman"/>
          <w:sz w:val="32"/>
          <w:szCs w:val="32"/>
          <w:shd w:val="clear" w:color="auto" w:fill="FBFBF9"/>
        </w:rPr>
      </w:pPr>
      <w:bookmarkStart w:id="85" w:name="_Toc59539333"/>
      <w:bookmarkStart w:id="86" w:name="_Toc61196332"/>
      <w:r w:rsidRPr="00C03E9E">
        <w:rPr>
          <w:rFonts w:ascii="Times New Roman" w:hAnsi="Times New Roman" w:cs="Times New Roman"/>
          <w:sz w:val="32"/>
          <w:szCs w:val="32"/>
          <w:shd w:val="clear" w:color="auto" w:fill="FBFBF9"/>
        </w:rPr>
        <w:t>Gestione con Interfaccia Web</w:t>
      </w:r>
      <w:bookmarkEnd w:id="85"/>
      <w:bookmarkEnd w:id="86"/>
    </w:p>
    <w:p w14:paraId="642556A4" w14:textId="77777777" w:rsidR="00712335" w:rsidRPr="005F57D7" w:rsidRDefault="00712335" w:rsidP="00712335">
      <w:pPr>
        <w:rPr>
          <w:rFonts w:ascii="Times New Roman" w:hAnsi="Times New Roman" w:cs="Times New Roman"/>
          <w:sz w:val="30"/>
          <w:szCs w:val="30"/>
          <w:shd w:val="clear" w:color="auto" w:fill="FBFBF9"/>
        </w:rPr>
      </w:pPr>
    </w:p>
    <w:p w14:paraId="0779C5F2" w14:textId="77777777" w:rsidR="00712335" w:rsidRDefault="00712335" w:rsidP="00712335">
      <w:pPr>
        <w:jc w:val="both"/>
        <w:rPr>
          <w:rFonts w:ascii="Times New Roman" w:hAnsi="Times New Roman" w:cs="Times New Roman"/>
          <w:sz w:val="26"/>
          <w:szCs w:val="26"/>
          <w:shd w:val="clear" w:color="auto" w:fill="FBFBF9"/>
        </w:rPr>
      </w:pPr>
    </w:p>
    <w:p w14:paraId="65AB8BC2" w14:textId="77777777" w:rsidR="00712335" w:rsidRDefault="00712335" w:rsidP="00712335">
      <w:pPr>
        <w:jc w:val="both"/>
        <w:rPr>
          <w:rFonts w:ascii="Times New Roman" w:eastAsia="Times New Roman" w:hAnsi="Times New Roman" w:cs="Times New Roman"/>
          <w:sz w:val="26"/>
          <w:szCs w:val="26"/>
          <w:lang w:bidi="ar-SA"/>
        </w:rPr>
      </w:pPr>
      <w:r>
        <w:rPr>
          <w:rFonts w:ascii="Times New Roman" w:hAnsi="Times New Roman" w:cs="Times New Roman"/>
          <w:sz w:val="26"/>
          <w:szCs w:val="26"/>
          <w:shd w:val="clear" w:color="auto" w:fill="FBFBF9"/>
        </w:rPr>
        <w:tab/>
      </w:r>
      <w:r w:rsidRPr="00B337AC">
        <w:rPr>
          <w:rFonts w:ascii="Times New Roman" w:hAnsi="Times New Roman" w:cs="Times New Roman"/>
          <w:sz w:val="26"/>
          <w:szCs w:val="26"/>
          <w:shd w:val="clear" w:color="auto" w:fill="FBFBF9"/>
        </w:rPr>
        <w:t>Le impostazioni</w:t>
      </w:r>
      <w:r>
        <w:rPr>
          <w:rFonts w:ascii="Times New Roman" w:hAnsi="Times New Roman" w:cs="Times New Roman"/>
          <w:sz w:val="26"/>
          <w:szCs w:val="26"/>
          <w:shd w:val="clear" w:color="auto" w:fill="FBFBF9"/>
        </w:rPr>
        <w:t xml:space="preserve"> del server RethinkDB</w:t>
      </w:r>
      <w:r w:rsidRPr="00B337AC">
        <w:rPr>
          <w:rFonts w:ascii="Times New Roman" w:hAnsi="Times New Roman" w:cs="Times New Roman"/>
          <w:sz w:val="26"/>
          <w:szCs w:val="26"/>
          <w:shd w:val="clear" w:color="auto" w:fill="FBFBF9"/>
        </w:rPr>
        <w:t xml:space="preserve"> possono essere controllate facilmente dalla console di amministrazione web. </w:t>
      </w:r>
      <w:r>
        <w:rPr>
          <w:rFonts w:ascii="Times New Roman" w:hAnsi="Times New Roman" w:cs="Times New Roman"/>
          <w:sz w:val="26"/>
          <w:szCs w:val="26"/>
          <w:shd w:val="clear" w:color="auto" w:fill="FBFBF9"/>
        </w:rPr>
        <w:t xml:space="preserve"> </w:t>
      </w:r>
      <w:r w:rsidRPr="002C1C15">
        <w:rPr>
          <w:rFonts w:ascii="Times New Roman" w:eastAsia="Times New Roman" w:hAnsi="Times New Roman" w:cs="Times New Roman"/>
          <w:sz w:val="26"/>
          <w:szCs w:val="26"/>
          <w:lang w:bidi="ar-SA"/>
        </w:rPr>
        <w:t xml:space="preserve">Quando si utilizza l'interfaccia utente Web, </w:t>
      </w:r>
      <w:r>
        <w:rPr>
          <w:rFonts w:ascii="Times New Roman" w:eastAsia="Times New Roman" w:hAnsi="Times New Roman" w:cs="Times New Roman"/>
          <w:sz w:val="26"/>
          <w:szCs w:val="26"/>
          <w:lang w:bidi="ar-SA"/>
        </w:rPr>
        <w:t xml:space="preserve">per gestire la Replication e lo Sharding dei dati, </w:t>
      </w:r>
      <w:r w:rsidRPr="002C1C15">
        <w:rPr>
          <w:rFonts w:ascii="Times New Roman" w:eastAsia="Times New Roman" w:hAnsi="Times New Roman" w:cs="Times New Roman"/>
          <w:sz w:val="26"/>
          <w:szCs w:val="26"/>
          <w:lang w:bidi="ar-SA"/>
        </w:rPr>
        <w:t>è sufficiente specificare il numero di frammenti desiderati e</w:t>
      </w:r>
      <w:r>
        <w:rPr>
          <w:rFonts w:ascii="Times New Roman" w:eastAsia="Times New Roman" w:hAnsi="Times New Roman" w:cs="Times New Roman"/>
          <w:sz w:val="26"/>
          <w:szCs w:val="26"/>
          <w:lang w:bidi="ar-SA"/>
        </w:rPr>
        <w:t xml:space="preserve"> il numero di repliche dei dati richiesti. Sarà poi</w:t>
      </w:r>
      <w:r w:rsidRPr="002C1C15">
        <w:rPr>
          <w:rFonts w:ascii="Times New Roman" w:eastAsia="Times New Roman" w:hAnsi="Times New Roman" w:cs="Times New Roman"/>
          <w:sz w:val="26"/>
          <w:szCs w:val="26"/>
          <w:lang w:bidi="ar-SA"/>
        </w:rPr>
        <w:t xml:space="preserve"> RethinkDB </w:t>
      </w:r>
      <w:r>
        <w:rPr>
          <w:rFonts w:ascii="Times New Roman" w:eastAsia="Times New Roman" w:hAnsi="Times New Roman" w:cs="Times New Roman"/>
          <w:sz w:val="26"/>
          <w:szCs w:val="26"/>
          <w:lang w:bidi="ar-SA"/>
        </w:rPr>
        <w:t>stesso, i</w:t>
      </w:r>
      <w:r w:rsidRPr="002C1C15">
        <w:rPr>
          <w:rFonts w:ascii="Times New Roman" w:eastAsia="Times New Roman" w:hAnsi="Times New Roman" w:cs="Times New Roman"/>
          <w:sz w:val="26"/>
          <w:szCs w:val="26"/>
          <w:lang w:bidi="ar-SA"/>
        </w:rPr>
        <w:t>n base</w:t>
      </w:r>
      <w:r>
        <w:rPr>
          <w:rFonts w:ascii="Times New Roman" w:eastAsia="Times New Roman" w:hAnsi="Times New Roman" w:cs="Times New Roman"/>
          <w:sz w:val="26"/>
          <w:szCs w:val="26"/>
          <w:lang w:bidi="ar-SA"/>
        </w:rPr>
        <w:t xml:space="preserve"> alle proprie disponibilità, a determinare </w:t>
      </w:r>
      <w:r w:rsidRPr="002C1C15">
        <w:rPr>
          <w:rFonts w:ascii="Times New Roman" w:eastAsia="Times New Roman" w:hAnsi="Times New Roman" w:cs="Times New Roman"/>
          <w:sz w:val="26"/>
          <w:szCs w:val="26"/>
          <w:lang w:bidi="ar-SA"/>
        </w:rPr>
        <w:t xml:space="preserve">i </w:t>
      </w:r>
      <w:r>
        <w:rPr>
          <w:rFonts w:ascii="Times New Roman" w:eastAsia="Times New Roman" w:hAnsi="Times New Roman" w:cs="Times New Roman"/>
          <w:sz w:val="26"/>
          <w:szCs w:val="26"/>
          <w:lang w:bidi="ar-SA"/>
        </w:rPr>
        <w:t xml:space="preserve">suoi </w:t>
      </w:r>
      <w:r w:rsidRPr="002C1C15">
        <w:rPr>
          <w:rFonts w:ascii="Times New Roman" w:eastAsia="Times New Roman" w:hAnsi="Times New Roman" w:cs="Times New Roman"/>
          <w:sz w:val="26"/>
          <w:szCs w:val="26"/>
          <w:lang w:bidi="ar-SA"/>
        </w:rPr>
        <w:t>migliori punti di divisione per mantenere i frammenti bilanciati.</w:t>
      </w:r>
    </w:p>
    <w:p w14:paraId="011D902F" w14:textId="77777777" w:rsidR="00712335" w:rsidRPr="000D1053" w:rsidRDefault="00712335" w:rsidP="00712335">
      <w:pPr>
        <w:rPr>
          <w:rFonts w:ascii="Times New Roman" w:eastAsia="Times New Roman" w:hAnsi="Times New Roman" w:cs="Times New Roman"/>
          <w:sz w:val="26"/>
          <w:szCs w:val="26"/>
          <w:lang w:bidi="ar-SA"/>
        </w:rPr>
      </w:pPr>
      <w:r w:rsidRPr="002C1C15">
        <w:rPr>
          <w:rFonts w:ascii="Times New Roman" w:eastAsia="Times New Roman" w:hAnsi="Times New Roman" w:cs="Times New Roman"/>
          <w:sz w:val="26"/>
          <w:szCs w:val="26"/>
          <w:lang w:bidi="ar-SA"/>
        </w:rPr>
        <w:t> </w:t>
      </w:r>
    </w:p>
    <w:p w14:paraId="66311478" w14:textId="77777777" w:rsidR="00712335" w:rsidRPr="002C1C15" w:rsidRDefault="00712335" w:rsidP="00712335">
      <w:pPr>
        <w:jc w:val="both"/>
        <w:rPr>
          <w:rFonts w:ascii="Times New Roman" w:hAnsi="Times New Roman" w:cs="Times New Roman"/>
          <w:sz w:val="26"/>
          <w:szCs w:val="26"/>
          <w:shd w:val="clear" w:color="auto" w:fill="FBFBF9"/>
        </w:rPr>
      </w:pPr>
      <w:r>
        <w:rPr>
          <w:rFonts w:ascii="Times New Roman" w:eastAsia="Times New Roman" w:hAnsi="Times New Roman" w:cs="Times New Roman"/>
          <w:sz w:val="26"/>
          <w:szCs w:val="26"/>
          <w:lang w:bidi="ar-SA"/>
        </w:rPr>
        <w:t>Per replicare e dividere i propri</w:t>
      </w:r>
      <w:r w:rsidRPr="002C1C15">
        <w:rPr>
          <w:rFonts w:ascii="Times New Roman" w:eastAsia="Times New Roman" w:hAnsi="Times New Roman" w:cs="Times New Roman"/>
          <w:sz w:val="26"/>
          <w:szCs w:val="26"/>
          <w:lang w:bidi="ar-SA"/>
        </w:rPr>
        <w:t xml:space="preserve"> dati:</w:t>
      </w:r>
    </w:p>
    <w:p w14:paraId="03EB1EAF" w14:textId="77777777" w:rsidR="00712335" w:rsidRPr="002C1C15" w:rsidRDefault="00712335" w:rsidP="00712335">
      <w:pPr>
        <w:jc w:val="both"/>
        <w:rPr>
          <w:rFonts w:ascii="Times New Roman" w:eastAsia="Times New Roman" w:hAnsi="Times New Roman" w:cs="Times New Roman"/>
          <w:sz w:val="26"/>
          <w:szCs w:val="26"/>
          <w:lang w:bidi="ar-SA"/>
        </w:rPr>
      </w:pPr>
      <w:r>
        <w:rPr>
          <w:rFonts w:ascii="Times New Roman" w:eastAsia="Times New Roman" w:hAnsi="Times New Roman" w:cs="Times New Roman"/>
          <w:sz w:val="26"/>
          <w:szCs w:val="26"/>
          <w:lang w:bidi="ar-SA"/>
        </w:rPr>
        <w:t>Dirigersi sulla</w:t>
      </w:r>
      <w:r w:rsidRPr="002C1C15">
        <w:rPr>
          <w:rFonts w:ascii="Times New Roman" w:eastAsia="Times New Roman" w:hAnsi="Times New Roman" w:cs="Times New Roman"/>
          <w:sz w:val="26"/>
          <w:szCs w:val="26"/>
          <w:lang w:bidi="ar-SA"/>
        </w:rPr>
        <w:t xml:space="preserve"> </w:t>
      </w:r>
      <w:r>
        <w:rPr>
          <w:rFonts w:ascii="Times New Roman" w:eastAsia="Times New Roman" w:hAnsi="Times New Roman" w:cs="Times New Roman"/>
          <w:sz w:val="26"/>
          <w:szCs w:val="26"/>
          <w:lang w:bidi="ar-SA"/>
        </w:rPr>
        <w:t>“</w:t>
      </w:r>
      <w:r w:rsidRPr="002C1C15">
        <w:rPr>
          <w:rFonts w:ascii="Times New Roman" w:eastAsia="Times New Roman" w:hAnsi="Times New Roman" w:cs="Times New Roman"/>
          <w:sz w:val="26"/>
          <w:szCs w:val="26"/>
          <w:lang w:bidi="ar-SA"/>
        </w:rPr>
        <w:t>vista</w:t>
      </w:r>
      <w:r>
        <w:rPr>
          <w:rFonts w:ascii="Times New Roman" w:eastAsia="Times New Roman" w:hAnsi="Times New Roman" w:cs="Times New Roman"/>
          <w:sz w:val="26"/>
          <w:szCs w:val="26"/>
          <w:lang w:bidi="ar-SA"/>
        </w:rPr>
        <w:t>” della</w:t>
      </w:r>
      <w:r w:rsidRPr="002C1C15">
        <w:rPr>
          <w:rFonts w:ascii="Times New Roman" w:eastAsia="Times New Roman" w:hAnsi="Times New Roman" w:cs="Times New Roman"/>
          <w:sz w:val="26"/>
          <w:szCs w:val="26"/>
          <w:lang w:bidi="ar-SA"/>
        </w:rPr>
        <w:t xml:space="preserve"> tabella ( </w:t>
      </w:r>
      <w:r w:rsidRPr="002C1C15">
        <w:rPr>
          <w:rFonts w:ascii="Times New Roman" w:eastAsia="Times New Roman" w:hAnsi="Times New Roman" w:cs="Times New Roman"/>
          <w:i/>
          <w:iCs/>
          <w:sz w:val="26"/>
          <w:szCs w:val="26"/>
          <w:lang w:bidi="ar-SA"/>
        </w:rPr>
        <w:t>Tabelle</w:t>
      </w:r>
      <w:r w:rsidRPr="002C1C15">
        <w:rPr>
          <w:rFonts w:ascii="Times New Roman" w:eastAsia="Times New Roman" w:hAnsi="Times New Roman" w:cs="Times New Roman"/>
          <w:sz w:val="26"/>
          <w:szCs w:val="26"/>
          <w:lang w:bidi="ar-SA"/>
        </w:rPr>
        <w:t> → </w:t>
      </w:r>
      <w:r w:rsidRPr="002C1C15">
        <w:rPr>
          <w:rFonts w:ascii="Times New Roman" w:eastAsia="Times New Roman" w:hAnsi="Times New Roman" w:cs="Times New Roman"/>
          <w:i/>
          <w:iCs/>
          <w:sz w:val="26"/>
          <w:szCs w:val="26"/>
          <w:lang w:bidi="ar-SA"/>
        </w:rPr>
        <w:t>nome tabella</w:t>
      </w:r>
      <w:r w:rsidRPr="002C1C15">
        <w:rPr>
          <w:rFonts w:ascii="Times New Roman" w:eastAsia="Times New Roman" w:hAnsi="Times New Roman" w:cs="Times New Roman"/>
          <w:sz w:val="26"/>
          <w:szCs w:val="26"/>
          <w:lang w:bidi="ar-SA"/>
        </w:rPr>
        <w:t> ).</w:t>
      </w:r>
    </w:p>
    <w:p w14:paraId="6E04CB68" w14:textId="77777777" w:rsidR="00712335" w:rsidRPr="002C1C15" w:rsidRDefault="00712335" w:rsidP="00712335">
      <w:pPr>
        <w:jc w:val="both"/>
        <w:rPr>
          <w:rFonts w:ascii="Times New Roman" w:eastAsia="Times New Roman" w:hAnsi="Times New Roman" w:cs="Times New Roman"/>
          <w:sz w:val="26"/>
          <w:szCs w:val="26"/>
          <w:lang w:bidi="ar-SA"/>
        </w:rPr>
      </w:pPr>
      <w:r w:rsidRPr="002C1C15">
        <w:rPr>
          <w:rFonts w:ascii="Times New Roman" w:eastAsia="Times New Roman" w:hAnsi="Times New Roman" w:cs="Times New Roman"/>
          <w:sz w:val="26"/>
          <w:szCs w:val="26"/>
          <w:lang w:bidi="ar-SA"/>
        </w:rPr>
        <w:t>Fare clic sul pulsante </w:t>
      </w:r>
      <w:r w:rsidRPr="002C1C15">
        <w:rPr>
          <w:rFonts w:ascii="Times New Roman" w:eastAsia="Times New Roman" w:hAnsi="Times New Roman" w:cs="Times New Roman"/>
          <w:i/>
          <w:iCs/>
          <w:sz w:val="26"/>
          <w:szCs w:val="26"/>
          <w:lang w:bidi="ar-SA"/>
        </w:rPr>
        <w:t>R</w:t>
      </w:r>
      <w:r>
        <w:rPr>
          <w:rFonts w:ascii="Times New Roman" w:eastAsia="Times New Roman" w:hAnsi="Times New Roman" w:cs="Times New Roman"/>
          <w:i/>
          <w:iCs/>
          <w:sz w:val="26"/>
          <w:szCs w:val="26"/>
          <w:lang w:bidi="ar-SA"/>
        </w:rPr>
        <w:t>econfigure</w:t>
      </w:r>
      <w:r>
        <w:rPr>
          <w:rFonts w:ascii="Times New Roman" w:eastAsia="Times New Roman" w:hAnsi="Times New Roman" w:cs="Times New Roman"/>
          <w:iCs/>
          <w:sz w:val="26"/>
          <w:szCs w:val="26"/>
          <w:lang w:bidi="ar-SA"/>
        </w:rPr>
        <w:t xml:space="preserve"> mostrato in figura 5.8</w:t>
      </w:r>
      <w:r w:rsidRPr="002C1C15">
        <w:rPr>
          <w:rFonts w:ascii="Times New Roman" w:eastAsia="Times New Roman" w:hAnsi="Times New Roman" w:cs="Times New Roman"/>
          <w:sz w:val="26"/>
          <w:szCs w:val="26"/>
          <w:lang w:bidi="ar-SA"/>
        </w:rPr>
        <w:t> .</w:t>
      </w:r>
    </w:p>
    <w:p w14:paraId="48FC3896" w14:textId="77777777" w:rsidR="00712335" w:rsidRDefault="00712335" w:rsidP="00712335">
      <w:pPr>
        <w:rPr>
          <w:rFonts w:ascii="Times New Roman" w:hAnsi="Times New Roman" w:cs="Times New Roman"/>
          <w:sz w:val="26"/>
          <w:szCs w:val="26"/>
          <w:shd w:val="clear" w:color="auto" w:fill="FBFBF9"/>
        </w:rPr>
      </w:pPr>
    </w:p>
    <w:p w14:paraId="0F13AA3D" w14:textId="77777777" w:rsidR="00712335" w:rsidRDefault="00712335" w:rsidP="00712335">
      <w:pPr>
        <w:rPr>
          <w:rFonts w:ascii="Times New Roman" w:hAnsi="Times New Roman" w:cs="Times New Roman"/>
          <w:sz w:val="26"/>
          <w:szCs w:val="26"/>
          <w:shd w:val="clear" w:color="auto" w:fill="FBFBF9"/>
        </w:rPr>
      </w:pPr>
    </w:p>
    <w:p w14:paraId="00768E2D" w14:textId="77777777" w:rsidR="00712335" w:rsidRDefault="00712335" w:rsidP="00712335">
      <w:pPr>
        <w:rPr>
          <w:rFonts w:ascii="Times New Roman" w:hAnsi="Times New Roman" w:cs="Times New Roman"/>
          <w:sz w:val="26"/>
          <w:szCs w:val="26"/>
          <w:shd w:val="clear" w:color="auto" w:fill="FBFBF9"/>
        </w:rPr>
      </w:pPr>
    </w:p>
    <w:p w14:paraId="5F3907AC" w14:textId="77777777" w:rsidR="00712335" w:rsidRDefault="00712335" w:rsidP="00712335">
      <w:pPr>
        <w:keepNext/>
      </w:pPr>
      <w:r>
        <w:rPr>
          <w:rFonts w:ascii="Times New Roman" w:hAnsi="Times New Roman" w:cs="Times New Roman"/>
          <w:noProof/>
          <w:sz w:val="26"/>
          <w:szCs w:val="26"/>
          <w:shd w:val="clear" w:color="auto" w:fill="FBFBF9"/>
          <w:lang w:bidi="ar-SA"/>
        </w:rPr>
        <w:lastRenderedPageBreak/>
        <w:drawing>
          <wp:inline distT="0" distB="0" distL="0" distR="0" wp14:anchorId="654B982B" wp14:editId="20198D47">
            <wp:extent cx="5300372" cy="3303474"/>
            <wp:effectExtent l="19050" t="0" r="0" b="0"/>
            <wp:docPr id="31" name="Immagine 16" descr="Reconfig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configure1"/>
                    <pic:cNvPicPr>
                      <a:picLocks noChangeAspect="1" noChangeArrowheads="1"/>
                    </pic:cNvPicPr>
                  </pic:nvPicPr>
                  <pic:blipFill>
                    <a:blip r:embed="rId56" cstate="print"/>
                    <a:srcRect/>
                    <a:stretch>
                      <a:fillRect/>
                    </a:stretch>
                  </pic:blipFill>
                  <pic:spPr bwMode="auto">
                    <a:xfrm>
                      <a:off x="0" y="0"/>
                      <a:ext cx="5301954" cy="3304460"/>
                    </a:xfrm>
                    <a:prstGeom prst="rect">
                      <a:avLst/>
                    </a:prstGeom>
                    <a:noFill/>
                    <a:ln w="9525">
                      <a:noFill/>
                      <a:miter lim="800000"/>
                      <a:headEnd/>
                      <a:tailEnd/>
                    </a:ln>
                  </pic:spPr>
                </pic:pic>
              </a:graphicData>
            </a:graphic>
          </wp:inline>
        </w:drawing>
      </w:r>
    </w:p>
    <w:p w14:paraId="29E83B96" w14:textId="77777777" w:rsidR="00712335" w:rsidRPr="00357ED1" w:rsidRDefault="00712335" w:rsidP="00712335">
      <w:pPr>
        <w:pStyle w:val="Didascalia"/>
        <w:rPr>
          <w:rFonts w:ascii="Times New Roman" w:hAnsi="Times New Roman" w:cs="Times New Roman"/>
          <w:b w:val="0"/>
          <w:color w:val="auto"/>
          <w:sz w:val="26"/>
          <w:szCs w:val="26"/>
          <w:shd w:val="clear" w:color="auto" w:fill="FBFBF9"/>
        </w:rPr>
      </w:pPr>
      <w:r w:rsidRPr="00357ED1">
        <w:rPr>
          <w:rFonts w:ascii="Times New Roman" w:hAnsi="Times New Roman" w:cs="Times New Roman"/>
          <w:b w:val="0"/>
          <w:color w:val="auto"/>
          <w:sz w:val="26"/>
          <w:szCs w:val="26"/>
        </w:rPr>
        <w:t xml:space="preserve">Figura </w:t>
      </w:r>
      <w:r>
        <w:rPr>
          <w:rFonts w:ascii="Times New Roman" w:hAnsi="Times New Roman" w:cs="Times New Roman"/>
          <w:b w:val="0"/>
          <w:color w:val="auto"/>
          <w:sz w:val="26"/>
          <w:szCs w:val="26"/>
        </w:rPr>
        <w:t>5.8</w:t>
      </w:r>
      <w:r w:rsidRPr="00357ED1">
        <w:rPr>
          <w:rFonts w:ascii="Times New Roman" w:hAnsi="Times New Roman" w:cs="Times New Roman"/>
          <w:b w:val="0"/>
          <w:color w:val="auto"/>
          <w:sz w:val="26"/>
          <w:szCs w:val="26"/>
        </w:rPr>
        <w:t>: riconfigurazione dei dati della tabella di sistema Notifications</w:t>
      </w:r>
    </w:p>
    <w:p w14:paraId="4D42B039" w14:textId="77777777" w:rsidR="00712335" w:rsidRDefault="00712335" w:rsidP="00712335">
      <w:pPr>
        <w:rPr>
          <w:rFonts w:ascii="Times New Roman" w:hAnsi="Times New Roman" w:cs="Times New Roman"/>
          <w:sz w:val="26"/>
          <w:szCs w:val="26"/>
          <w:shd w:val="clear" w:color="auto" w:fill="FBFBF9"/>
        </w:rPr>
      </w:pPr>
    </w:p>
    <w:p w14:paraId="126F6688" w14:textId="77777777" w:rsidR="00712335" w:rsidRDefault="00712335" w:rsidP="00712335">
      <w:pPr>
        <w:jc w:val="both"/>
        <w:rPr>
          <w:rFonts w:ascii="Times New Roman" w:eastAsia="Times New Roman" w:hAnsi="Times New Roman" w:cs="Times New Roman"/>
          <w:sz w:val="26"/>
          <w:szCs w:val="26"/>
          <w:lang w:bidi="ar-SA"/>
        </w:rPr>
      </w:pPr>
      <w:r>
        <w:rPr>
          <w:rFonts w:ascii="Times New Roman" w:eastAsia="Times New Roman" w:hAnsi="Times New Roman" w:cs="Times New Roman"/>
          <w:sz w:val="26"/>
          <w:szCs w:val="26"/>
          <w:lang w:bidi="ar-SA"/>
        </w:rPr>
        <w:tab/>
        <w:t>A questo punto, come mostrato in figura 5.9, è possibile i</w:t>
      </w:r>
      <w:r w:rsidRPr="002C1C15">
        <w:rPr>
          <w:rFonts w:ascii="Times New Roman" w:eastAsia="Times New Roman" w:hAnsi="Times New Roman" w:cs="Times New Roman"/>
          <w:sz w:val="26"/>
          <w:szCs w:val="26"/>
          <w:lang w:bidi="ar-SA"/>
        </w:rPr>
        <w:t>mposta</w:t>
      </w:r>
      <w:r>
        <w:rPr>
          <w:rFonts w:ascii="Times New Roman" w:eastAsia="Times New Roman" w:hAnsi="Times New Roman" w:cs="Times New Roman"/>
          <w:sz w:val="26"/>
          <w:szCs w:val="26"/>
          <w:lang w:bidi="ar-SA"/>
        </w:rPr>
        <w:t>re</w:t>
      </w:r>
      <w:r w:rsidRPr="002C1C15">
        <w:rPr>
          <w:rFonts w:ascii="Times New Roman" w:eastAsia="Times New Roman" w:hAnsi="Times New Roman" w:cs="Times New Roman"/>
          <w:sz w:val="26"/>
          <w:szCs w:val="26"/>
          <w:lang w:bidi="ar-SA"/>
        </w:rPr>
        <w:t xml:space="preserve"> il numero di frammenti e repliche che </w:t>
      </w:r>
      <w:r>
        <w:rPr>
          <w:rFonts w:ascii="Times New Roman" w:eastAsia="Times New Roman" w:hAnsi="Times New Roman" w:cs="Times New Roman"/>
          <w:sz w:val="26"/>
          <w:szCs w:val="26"/>
          <w:lang w:bidi="ar-SA"/>
        </w:rPr>
        <w:t>si desiderano per i propri dati</w:t>
      </w:r>
      <w:r w:rsidRPr="002C1C15">
        <w:rPr>
          <w:rFonts w:ascii="Times New Roman" w:eastAsia="Times New Roman" w:hAnsi="Times New Roman" w:cs="Times New Roman"/>
          <w:sz w:val="26"/>
          <w:szCs w:val="26"/>
          <w:lang w:bidi="ar-SA"/>
        </w:rPr>
        <w:t>.</w:t>
      </w:r>
      <w:r>
        <w:rPr>
          <w:rFonts w:ascii="Times New Roman" w:eastAsia="Times New Roman" w:hAnsi="Times New Roman" w:cs="Times New Roman"/>
          <w:sz w:val="26"/>
          <w:szCs w:val="26"/>
          <w:lang w:bidi="ar-SA"/>
        </w:rPr>
        <w:t xml:space="preserve"> Nell’esempio mostrato in figura, in particolare, si analizza il caso in cui si vogliano riconfigurare i parametri di Replication e Sharding sui dati della tabella di sistema </w:t>
      </w:r>
      <w:r w:rsidRPr="00357ED1">
        <w:rPr>
          <w:rFonts w:ascii="Times New Roman" w:eastAsia="Times New Roman" w:hAnsi="Times New Roman" w:cs="Times New Roman"/>
          <w:i/>
          <w:sz w:val="26"/>
          <w:szCs w:val="26"/>
          <w:lang w:bidi="ar-SA"/>
        </w:rPr>
        <w:t>Notifications</w:t>
      </w:r>
      <w:r>
        <w:rPr>
          <w:rFonts w:ascii="Times New Roman" w:eastAsia="Times New Roman" w:hAnsi="Times New Roman" w:cs="Times New Roman"/>
          <w:sz w:val="26"/>
          <w:szCs w:val="26"/>
          <w:lang w:bidi="ar-SA"/>
        </w:rPr>
        <w:t xml:space="preserve"> presenti sul server a cinque nodi che </w:t>
      </w:r>
    </w:p>
    <w:p w14:paraId="56BD317E" w14:textId="77777777" w:rsidR="00712335" w:rsidRDefault="00712335" w:rsidP="00712335">
      <w:pPr>
        <w:jc w:val="both"/>
        <w:rPr>
          <w:rFonts w:ascii="Times New Roman" w:eastAsia="Times New Roman" w:hAnsi="Times New Roman" w:cs="Times New Roman"/>
          <w:sz w:val="26"/>
          <w:szCs w:val="26"/>
          <w:lang w:bidi="ar-SA"/>
        </w:rPr>
      </w:pPr>
      <w:r>
        <w:rPr>
          <w:rFonts w:ascii="Times New Roman" w:eastAsia="Times New Roman" w:hAnsi="Times New Roman" w:cs="Times New Roman"/>
          <w:sz w:val="26"/>
          <w:szCs w:val="26"/>
          <w:lang w:bidi="ar-SA"/>
        </w:rPr>
        <w:t>è stato implementato.</w:t>
      </w:r>
      <w:r w:rsidRPr="009A39B9">
        <w:rPr>
          <w:rFonts w:ascii="Times New Roman" w:eastAsia="Times New Roman" w:hAnsi="Times New Roman" w:cs="Times New Roman"/>
          <w:sz w:val="26"/>
          <w:szCs w:val="26"/>
          <w:lang w:bidi="ar-SA"/>
        </w:rPr>
        <w:t xml:space="preserve"> </w:t>
      </w:r>
      <w:r>
        <w:rPr>
          <w:rFonts w:ascii="Times New Roman" w:eastAsia="Times New Roman" w:hAnsi="Times New Roman" w:cs="Times New Roman"/>
          <w:sz w:val="26"/>
          <w:szCs w:val="26"/>
          <w:lang w:bidi="ar-SA"/>
        </w:rPr>
        <w:t>Come indicato in figura 5.9,  il limite massimo del numero di repliche e shard dei dati che è possibile impostare è cinque, perché il server, in questo caso, è formato da cinque nodi.</w:t>
      </w:r>
    </w:p>
    <w:p w14:paraId="3320908E" w14:textId="77777777" w:rsidR="00712335" w:rsidRDefault="00712335" w:rsidP="00712335">
      <w:pPr>
        <w:rPr>
          <w:rFonts w:ascii="Times New Roman" w:eastAsia="Times New Roman" w:hAnsi="Times New Roman" w:cs="Times New Roman"/>
          <w:sz w:val="26"/>
          <w:szCs w:val="26"/>
          <w:lang w:bidi="ar-SA"/>
        </w:rPr>
      </w:pPr>
    </w:p>
    <w:p w14:paraId="03567301" w14:textId="77777777" w:rsidR="00712335" w:rsidRDefault="00712335" w:rsidP="00712335">
      <w:pPr>
        <w:rPr>
          <w:rFonts w:ascii="Times New Roman" w:eastAsia="Times New Roman" w:hAnsi="Times New Roman" w:cs="Times New Roman"/>
          <w:sz w:val="26"/>
          <w:szCs w:val="26"/>
          <w:lang w:bidi="ar-SA"/>
        </w:rPr>
      </w:pPr>
    </w:p>
    <w:p w14:paraId="2686918E" w14:textId="77777777" w:rsidR="00712335" w:rsidRDefault="00712335" w:rsidP="00712335">
      <w:pPr>
        <w:keepNext/>
      </w:pPr>
      <w:r>
        <w:rPr>
          <w:rFonts w:ascii="Times New Roman" w:eastAsia="Times New Roman" w:hAnsi="Times New Roman" w:cs="Times New Roman"/>
          <w:noProof/>
          <w:sz w:val="26"/>
          <w:szCs w:val="26"/>
          <w:lang w:bidi="ar-SA"/>
        </w:rPr>
        <w:drawing>
          <wp:inline distT="0" distB="0" distL="0" distR="0" wp14:anchorId="0F4DA69A" wp14:editId="30FD1233">
            <wp:extent cx="5109541" cy="3192992"/>
            <wp:effectExtent l="19050" t="0" r="0" b="0"/>
            <wp:docPr id="32" name="Immagine 17" descr="C:\Users\Utente\Desktop\francesco\Università\Tesi\rethinkdb\fotoserver\Reconfig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tente\Desktop\francesco\Università\Tesi\rethinkdb\fotoserver\Reconfigure2.png"/>
                    <pic:cNvPicPr>
                      <a:picLocks noChangeAspect="1" noChangeArrowheads="1"/>
                    </pic:cNvPicPr>
                  </pic:nvPicPr>
                  <pic:blipFill>
                    <a:blip r:embed="rId57" cstate="print"/>
                    <a:srcRect/>
                    <a:stretch>
                      <a:fillRect/>
                    </a:stretch>
                  </pic:blipFill>
                  <pic:spPr bwMode="auto">
                    <a:xfrm>
                      <a:off x="0" y="0"/>
                      <a:ext cx="5120969" cy="3200133"/>
                    </a:xfrm>
                    <a:prstGeom prst="rect">
                      <a:avLst/>
                    </a:prstGeom>
                    <a:noFill/>
                    <a:ln w="9525">
                      <a:noFill/>
                      <a:miter lim="800000"/>
                      <a:headEnd/>
                      <a:tailEnd/>
                    </a:ln>
                  </pic:spPr>
                </pic:pic>
              </a:graphicData>
            </a:graphic>
          </wp:inline>
        </w:drawing>
      </w:r>
    </w:p>
    <w:p w14:paraId="138AC42A" w14:textId="77777777" w:rsidR="00712335" w:rsidRPr="00FD1AB0" w:rsidRDefault="00712335" w:rsidP="00712335">
      <w:pPr>
        <w:pStyle w:val="Didascalia"/>
        <w:rPr>
          <w:rFonts w:ascii="Times New Roman" w:eastAsia="Times New Roman" w:hAnsi="Times New Roman" w:cs="Times New Roman"/>
          <w:b w:val="0"/>
          <w:color w:val="auto"/>
          <w:sz w:val="26"/>
          <w:szCs w:val="26"/>
          <w:lang w:bidi="ar-SA"/>
        </w:rPr>
      </w:pPr>
      <w:r>
        <w:rPr>
          <w:rFonts w:ascii="Times New Roman" w:hAnsi="Times New Roman" w:cs="Times New Roman"/>
          <w:b w:val="0"/>
          <w:color w:val="auto"/>
          <w:sz w:val="26"/>
          <w:szCs w:val="26"/>
        </w:rPr>
        <w:t>Figura 5.9</w:t>
      </w:r>
      <w:r w:rsidRPr="00357ED1">
        <w:rPr>
          <w:rFonts w:ascii="Times New Roman" w:hAnsi="Times New Roman" w:cs="Times New Roman"/>
          <w:b w:val="0"/>
          <w:color w:val="auto"/>
          <w:sz w:val="26"/>
          <w:szCs w:val="26"/>
        </w:rPr>
        <w:t xml:space="preserve"> </w:t>
      </w:r>
    </w:p>
    <w:p w14:paraId="4D942EFD" w14:textId="77777777" w:rsidR="00712335" w:rsidRDefault="00712335" w:rsidP="00712335">
      <w:pPr>
        <w:rPr>
          <w:rFonts w:ascii="Times New Roman" w:eastAsia="Times New Roman" w:hAnsi="Times New Roman" w:cs="Times New Roman"/>
          <w:sz w:val="26"/>
          <w:szCs w:val="26"/>
          <w:lang w:bidi="ar-SA"/>
        </w:rPr>
      </w:pPr>
      <w:r>
        <w:rPr>
          <w:rFonts w:ascii="Times New Roman" w:eastAsia="Times New Roman" w:hAnsi="Times New Roman" w:cs="Times New Roman"/>
          <w:sz w:val="26"/>
          <w:szCs w:val="26"/>
          <w:lang w:bidi="ar-SA"/>
        </w:rPr>
        <w:lastRenderedPageBreak/>
        <w:t>In seguito al “clic” sul pulsante “</w:t>
      </w:r>
      <w:r w:rsidRPr="00357ED1">
        <w:rPr>
          <w:rFonts w:ascii="Times New Roman" w:eastAsia="Times New Roman" w:hAnsi="Times New Roman" w:cs="Times New Roman"/>
          <w:i/>
          <w:sz w:val="26"/>
          <w:szCs w:val="26"/>
          <w:lang w:bidi="ar-SA"/>
        </w:rPr>
        <w:t>Apply configuration</w:t>
      </w:r>
      <w:r>
        <w:rPr>
          <w:rFonts w:ascii="Times New Roman" w:eastAsia="Times New Roman" w:hAnsi="Times New Roman" w:cs="Times New Roman"/>
          <w:i/>
          <w:sz w:val="26"/>
          <w:szCs w:val="26"/>
          <w:lang w:bidi="ar-SA"/>
        </w:rPr>
        <w:t xml:space="preserve">” </w:t>
      </w:r>
      <w:r>
        <w:rPr>
          <w:rFonts w:ascii="Times New Roman" w:eastAsia="Times New Roman" w:hAnsi="Times New Roman" w:cs="Times New Roman"/>
          <w:sz w:val="26"/>
          <w:szCs w:val="26"/>
          <w:lang w:bidi="ar-SA"/>
        </w:rPr>
        <w:t>i dati della tabella di sistema Notifications sono ridistribuiti come indicato nella figura 5.11</w:t>
      </w:r>
    </w:p>
    <w:p w14:paraId="48DB6E6F" w14:textId="77777777" w:rsidR="00712335" w:rsidRDefault="00712335" w:rsidP="00712335">
      <w:pPr>
        <w:rPr>
          <w:rFonts w:ascii="Times New Roman" w:eastAsia="Times New Roman" w:hAnsi="Times New Roman" w:cs="Times New Roman"/>
          <w:sz w:val="26"/>
          <w:szCs w:val="26"/>
          <w:lang w:bidi="ar-SA"/>
        </w:rPr>
      </w:pPr>
    </w:p>
    <w:p w14:paraId="25287FF4" w14:textId="77777777" w:rsidR="00712335" w:rsidRDefault="00712335" w:rsidP="00712335">
      <w:pPr>
        <w:keepNext/>
      </w:pPr>
      <w:r>
        <w:rPr>
          <w:rFonts w:ascii="Times New Roman" w:eastAsia="Times New Roman" w:hAnsi="Times New Roman" w:cs="Times New Roman"/>
          <w:noProof/>
          <w:sz w:val="26"/>
          <w:szCs w:val="26"/>
          <w:lang w:bidi="ar-SA"/>
        </w:rPr>
        <w:drawing>
          <wp:inline distT="0" distB="0" distL="0" distR="0" wp14:anchorId="77B00777" wp14:editId="371B5160">
            <wp:extent cx="5586619" cy="3491120"/>
            <wp:effectExtent l="19050" t="0" r="0" b="0"/>
            <wp:docPr id="33" name="Immagine 18" descr="C:\Users\Utente\Desktop\francesco\Università\Tesi\rethinkdb\fotoserver\Reconfig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tente\Desktop\francesco\Università\Tesi\rethinkdb\fotoserver\Reconfigure3.png"/>
                    <pic:cNvPicPr>
                      <a:picLocks noChangeAspect="1" noChangeArrowheads="1"/>
                    </pic:cNvPicPr>
                  </pic:nvPicPr>
                  <pic:blipFill>
                    <a:blip r:embed="rId58" cstate="print"/>
                    <a:srcRect/>
                    <a:stretch>
                      <a:fillRect/>
                    </a:stretch>
                  </pic:blipFill>
                  <pic:spPr bwMode="auto">
                    <a:xfrm>
                      <a:off x="0" y="0"/>
                      <a:ext cx="5587325" cy="3491561"/>
                    </a:xfrm>
                    <a:prstGeom prst="rect">
                      <a:avLst/>
                    </a:prstGeom>
                    <a:noFill/>
                    <a:ln w="9525">
                      <a:noFill/>
                      <a:miter lim="800000"/>
                      <a:headEnd/>
                      <a:tailEnd/>
                    </a:ln>
                  </pic:spPr>
                </pic:pic>
              </a:graphicData>
            </a:graphic>
          </wp:inline>
        </w:drawing>
      </w:r>
    </w:p>
    <w:p w14:paraId="1DC16F23" w14:textId="77777777" w:rsidR="00712335" w:rsidRPr="00FD1AB0" w:rsidRDefault="00712335" w:rsidP="00712335">
      <w:pPr>
        <w:pStyle w:val="Didascalia"/>
        <w:rPr>
          <w:rFonts w:ascii="Times New Roman" w:eastAsia="Times New Roman" w:hAnsi="Times New Roman" w:cs="Times New Roman"/>
          <w:b w:val="0"/>
          <w:color w:val="auto"/>
          <w:sz w:val="26"/>
          <w:szCs w:val="26"/>
          <w:lang w:bidi="ar-SA"/>
        </w:rPr>
      </w:pPr>
      <w:r w:rsidRPr="00FD1AB0">
        <w:rPr>
          <w:rFonts w:ascii="Times New Roman" w:hAnsi="Times New Roman" w:cs="Times New Roman"/>
          <w:b w:val="0"/>
          <w:color w:val="auto"/>
          <w:sz w:val="26"/>
          <w:szCs w:val="26"/>
        </w:rPr>
        <w:t>Figura 5.1</w:t>
      </w:r>
      <w:r>
        <w:rPr>
          <w:rFonts w:ascii="Times New Roman" w:hAnsi="Times New Roman" w:cs="Times New Roman"/>
          <w:b w:val="0"/>
          <w:color w:val="auto"/>
          <w:sz w:val="26"/>
          <w:szCs w:val="26"/>
        </w:rPr>
        <w:t>0</w:t>
      </w:r>
    </w:p>
    <w:p w14:paraId="20D14DBC" w14:textId="77777777" w:rsidR="00712335" w:rsidRDefault="00712335" w:rsidP="00712335">
      <w:pPr>
        <w:pStyle w:val="Titolo3"/>
        <w:ind w:left="0"/>
        <w:rPr>
          <w:rFonts w:ascii="Times New Roman" w:hAnsi="Times New Roman" w:cs="Times New Roman"/>
          <w:sz w:val="32"/>
          <w:szCs w:val="32"/>
          <w:shd w:val="clear" w:color="auto" w:fill="FBFBF9"/>
        </w:rPr>
      </w:pPr>
    </w:p>
    <w:p w14:paraId="189FEBBB" w14:textId="77777777" w:rsidR="00712335" w:rsidRDefault="00712335" w:rsidP="00712335">
      <w:pPr>
        <w:pStyle w:val="Titolo3"/>
        <w:ind w:left="0"/>
        <w:rPr>
          <w:rFonts w:ascii="Times New Roman" w:hAnsi="Times New Roman" w:cs="Times New Roman"/>
          <w:sz w:val="32"/>
          <w:szCs w:val="32"/>
          <w:shd w:val="clear" w:color="auto" w:fill="FBFBF9"/>
        </w:rPr>
      </w:pPr>
    </w:p>
    <w:p w14:paraId="4A2334E2" w14:textId="77777777" w:rsidR="00712335" w:rsidRDefault="00712335" w:rsidP="00712335">
      <w:pPr>
        <w:pStyle w:val="Titolo3"/>
        <w:ind w:left="0"/>
        <w:rPr>
          <w:rFonts w:ascii="Times New Roman" w:hAnsi="Times New Roman" w:cs="Times New Roman"/>
          <w:sz w:val="32"/>
          <w:szCs w:val="32"/>
          <w:shd w:val="clear" w:color="auto" w:fill="FBFBF9"/>
        </w:rPr>
      </w:pPr>
    </w:p>
    <w:p w14:paraId="43B094AC" w14:textId="77777777" w:rsidR="00712335" w:rsidRDefault="00712335" w:rsidP="00712335">
      <w:pPr>
        <w:pStyle w:val="Titolo3"/>
        <w:ind w:left="0"/>
        <w:rPr>
          <w:rFonts w:ascii="Times New Roman" w:hAnsi="Times New Roman" w:cs="Times New Roman"/>
          <w:sz w:val="32"/>
          <w:szCs w:val="32"/>
          <w:shd w:val="clear" w:color="auto" w:fill="FBFBF9"/>
        </w:rPr>
      </w:pPr>
    </w:p>
    <w:p w14:paraId="68446AC4" w14:textId="77777777" w:rsidR="00712335" w:rsidRPr="00C03E9E" w:rsidRDefault="00712335" w:rsidP="00712335">
      <w:pPr>
        <w:pStyle w:val="Titolo3"/>
        <w:ind w:left="0"/>
        <w:rPr>
          <w:rFonts w:ascii="Times New Roman" w:hAnsi="Times New Roman" w:cs="Times New Roman"/>
          <w:sz w:val="32"/>
          <w:szCs w:val="32"/>
          <w:shd w:val="clear" w:color="auto" w:fill="FBFBF9"/>
        </w:rPr>
      </w:pPr>
      <w:bookmarkStart w:id="87" w:name="_Toc59539334"/>
      <w:bookmarkStart w:id="88" w:name="_Toc61196333"/>
      <w:r w:rsidRPr="00C03E9E">
        <w:rPr>
          <w:rFonts w:ascii="Times New Roman" w:hAnsi="Times New Roman" w:cs="Times New Roman"/>
          <w:sz w:val="32"/>
          <w:szCs w:val="32"/>
          <w:shd w:val="clear" w:color="auto" w:fill="FBFBF9"/>
        </w:rPr>
        <w:t>Gestione con ReQL</w:t>
      </w:r>
      <w:bookmarkEnd w:id="87"/>
      <w:bookmarkEnd w:id="88"/>
      <w:r w:rsidRPr="00C03E9E">
        <w:rPr>
          <w:rFonts w:ascii="Times New Roman" w:hAnsi="Times New Roman" w:cs="Times New Roman"/>
          <w:sz w:val="32"/>
          <w:szCs w:val="32"/>
          <w:shd w:val="clear" w:color="auto" w:fill="FBFBF9"/>
        </w:rPr>
        <w:t xml:space="preserve"> </w:t>
      </w:r>
    </w:p>
    <w:p w14:paraId="23C0CAB4" w14:textId="77777777" w:rsidR="00712335" w:rsidRPr="00F44EE7" w:rsidRDefault="00712335" w:rsidP="00712335">
      <w:pPr>
        <w:rPr>
          <w:rFonts w:ascii="Times New Roman" w:hAnsi="Times New Roman" w:cs="Times New Roman"/>
          <w:sz w:val="30"/>
          <w:szCs w:val="30"/>
          <w:shd w:val="clear" w:color="auto" w:fill="FBFBF9"/>
        </w:rPr>
      </w:pPr>
    </w:p>
    <w:p w14:paraId="362D2BA4" w14:textId="77777777" w:rsidR="00712335" w:rsidRDefault="00712335" w:rsidP="00712335">
      <w:pPr>
        <w:jc w:val="both"/>
        <w:rPr>
          <w:rFonts w:ascii="Times New Roman" w:hAnsi="Times New Roman" w:cs="Times New Roman"/>
          <w:sz w:val="26"/>
          <w:szCs w:val="26"/>
          <w:shd w:val="clear" w:color="auto" w:fill="FBFBF9"/>
        </w:rPr>
      </w:pPr>
      <w:r>
        <w:rPr>
          <w:rFonts w:ascii="Times New Roman" w:hAnsi="Times New Roman" w:cs="Times New Roman"/>
          <w:sz w:val="26"/>
          <w:szCs w:val="26"/>
          <w:shd w:val="clear" w:color="auto" w:fill="FBFBF9"/>
        </w:rPr>
        <w:tab/>
        <w:t>Il linguaggio di interrogazione ReQL, tipico di RethinkDB, garantisce, oltre alle funzionalità di eseguire operazioni CRUD sui dati (</w:t>
      </w:r>
      <w:r w:rsidRPr="00A87251">
        <w:rPr>
          <w:rFonts w:ascii="Times New Roman" w:hAnsi="Times New Roman" w:cs="Times New Roman"/>
          <w:i/>
          <w:sz w:val="26"/>
          <w:szCs w:val="26"/>
          <w:shd w:val="clear" w:color="auto" w:fill="FBFBF9"/>
        </w:rPr>
        <w:t>insert</w:t>
      </w:r>
      <w:r>
        <w:rPr>
          <w:rFonts w:ascii="Times New Roman" w:hAnsi="Times New Roman" w:cs="Times New Roman"/>
          <w:sz w:val="26"/>
          <w:szCs w:val="26"/>
          <w:shd w:val="clear" w:color="auto" w:fill="FBFBF9"/>
        </w:rPr>
        <w:t xml:space="preserve">, </w:t>
      </w:r>
      <w:r w:rsidRPr="00A87251">
        <w:rPr>
          <w:rFonts w:ascii="Times New Roman" w:hAnsi="Times New Roman" w:cs="Times New Roman"/>
          <w:i/>
          <w:sz w:val="26"/>
          <w:szCs w:val="26"/>
          <w:shd w:val="clear" w:color="auto" w:fill="FBFBF9"/>
        </w:rPr>
        <w:t>delete</w:t>
      </w:r>
      <w:r>
        <w:rPr>
          <w:rFonts w:ascii="Times New Roman" w:hAnsi="Times New Roman" w:cs="Times New Roman"/>
          <w:sz w:val="26"/>
          <w:szCs w:val="26"/>
          <w:shd w:val="clear" w:color="auto" w:fill="FBFBF9"/>
        </w:rPr>
        <w:t xml:space="preserve"> e </w:t>
      </w:r>
      <w:r w:rsidRPr="00A87251">
        <w:rPr>
          <w:rFonts w:ascii="Times New Roman" w:hAnsi="Times New Roman" w:cs="Times New Roman"/>
          <w:i/>
          <w:sz w:val="26"/>
          <w:szCs w:val="26"/>
          <w:shd w:val="clear" w:color="auto" w:fill="FBFBF9"/>
        </w:rPr>
        <w:t>update</w:t>
      </w:r>
      <w:r>
        <w:rPr>
          <w:rFonts w:ascii="Times New Roman" w:hAnsi="Times New Roman" w:cs="Times New Roman"/>
          <w:sz w:val="26"/>
          <w:szCs w:val="26"/>
          <w:shd w:val="clear" w:color="auto" w:fill="FBFBF9"/>
        </w:rPr>
        <w:t xml:space="preserve">)  e la funzionalità </w:t>
      </w:r>
      <w:r w:rsidRPr="00A87251">
        <w:rPr>
          <w:rFonts w:ascii="Times New Roman" w:hAnsi="Times New Roman" w:cs="Times New Roman"/>
          <w:i/>
          <w:sz w:val="26"/>
          <w:szCs w:val="26"/>
          <w:shd w:val="clear" w:color="auto" w:fill="FBFBF9"/>
        </w:rPr>
        <w:t>changefeed</w:t>
      </w:r>
      <w:r>
        <w:rPr>
          <w:rFonts w:ascii="Times New Roman" w:hAnsi="Times New Roman" w:cs="Times New Roman"/>
          <w:sz w:val="26"/>
          <w:szCs w:val="26"/>
          <w:shd w:val="clear" w:color="auto" w:fill="FBFBF9"/>
        </w:rPr>
        <w:t xml:space="preserve"> precedentemente discussa, un controllo dettagliato sul numero di repliche e la politica di  Sharding adottata.</w:t>
      </w:r>
    </w:p>
    <w:p w14:paraId="7DEFFAA8" w14:textId="64C52C98" w:rsidR="00712335" w:rsidRDefault="00712335" w:rsidP="00712335">
      <w:pPr>
        <w:jc w:val="both"/>
        <w:rPr>
          <w:rFonts w:ascii="Times New Roman" w:hAnsi="Times New Roman" w:cs="Times New Roman"/>
          <w:sz w:val="26"/>
          <w:szCs w:val="26"/>
          <w:shd w:val="clear" w:color="auto" w:fill="FBFBF9"/>
        </w:rPr>
      </w:pPr>
      <w:r>
        <w:rPr>
          <w:rFonts w:ascii="Times New Roman" w:hAnsi="Times New Roman" w:cs="Times New Roman"/>
          <w:sz w:val="26"/>
          <w:szCs w:val="26"/>
          <w:shd w:val="clear" w:color="auto" w:fill="FBFBF9"/>
        </w:rPr>
        <w:tab/>
        <w:t xml:space="preserve">Se per l’implementazione del sistema fosse richiesto di gestire delle configurazioni più avanzate, come, ad esempio, decidere su quale specifico nodo del cluster inserire una delle repliche di un dato, </w:t>
      </w:r>
      <w:del w:id="89" w:author="Alessandra Lumini" w:date="2021-01-12T12:02:00Z">
        <w:r w:rsidDel="00D85540">
          <w:rPr>
            <w:rFonts w:ascii="Times New Roman" w:hAnsi="Times New Roman" w:cs="Times New Roman"/>
            <w:sz w:val="26"/>
            <w:szCs w:val="26"/>
            <w:shd w:val="clear" w:color="auto" w:fill="FBFBF9"/>
          </w:rPr>
          <w:delText xml:space="preserve"> </w:delText>
        </w:r>
      </w:del>
      <w:r>
        <w:rPr>
          <w:rFonts w:ascii="Times New Roman" w:hAnsi="Times New Roman" w:cs="Times New Roman"/>
          <w:sz w:val="26"/>
          <w:szCs w:val="26"/>
          <w:shd w:val="clear" w:color="auto" w:fill="FBFBF9"/>
        </w:rPr>
        <w:t>allora, sarebbe stato necessario rivolgersi a comandi specifici offerti dal linguaggio ReQL. Quando si utilizza l’interfaccia grafica, infatti, i migliori punti di divisione dei dati sono autodeterminati da RethinkDB stesso.</w:t>
      </w:r>
    </w:p>
    <w:p w14:paraId="7A6FF531" w14:textId="77777777" w:rsidR="00712335" w:rsidRPr="00E54E34" w:rsidRDefault="00712335" w:rsidP="00712335">
      <w:pPr>
        <w:jc w:val="both"/>
        <w:rPr>
          <w:rFonts w:ascii="Times New Roman" w:hAnsi="Times New Roman" w:cs="Times New Roman"/>
          <w:color w:val="000000" w:themeColor="text1"/>
          <w:sz w:val="26"/>
          <w:szCs w:val="26"/>
          <w:shd w:val="clear" w:color="auto" w:fill="EEEEEE"/>
        </w:rPr>
      </w:pPr>
    </w:p>
    <w:p w14:paraId="341E43E0" w14:textId="77777777" w:rsidR="00712335" w:rsidRDefault="00712335" w:rsidP="00712335">
      <w:pPr>
        <w:jc w:val="both"/>
        <w:rPr>
          <w:rFonts w:ascii="Times New Roman" w:hAnsi="Times New Roman" w:cs="Times New Roman"/>
          <w:color w:val="000000" w:themeColor="text1"/>
          <w:sz w:val="26"/>
          <w:szCs w:val="26"/>
          <w:shd w:val="clear" w:color="auto" w:fill="FBFBF9"/>
        </w:rPr>
      </w:pPr>
      <w:r>
        <w:rPr>
          <w:rStyle w:val="Enfasicorsivo"/>
          <w:rFonts w:ascii="Times New Roman" w:hAnsi="Times New Roman" w:cs="Times New Roman"/>
          <w:i w:val="0"/>
          <w:color w:val="000000" w:themeColor="text1"/>
          <w:sz w:val="26"/>
          <w:szCs w:val="26"/>
          <w:shd w:val="clear" w:color="auto" w:fill="FBFBF9"/>
        </w:rPr>
        <w:tab/>
      </w:r>
      <w:r w:rsidRPr="00E54E34">
        <w:rPr>
          <w:rStyle w:val="Enfasicorsivo"/>
          <w:rFonts w:ascii="Times New Roman" w:hAnsi="Times New Roman" w:cs="Times New Roman"/>
          <w:i w:val="0"/>
          <w:color w:val="000000" w:themeColor="text1"/>
          <w:sz w:val="26"/>
          <w:szCs w:val="26"/>
          <w:shd w:val="clear" w:color="auto" w:fill="FBFBF9"/>
        </w:rPr>
        <w:t>Il sistema di tagging</w:t>
      </w:r>
      <w:r>
        <w:rPr>
          <w:rStyle w:val="Enfasicorsivo"/>
          <w:rFonts w:ascii="Times New Roman" w:hAnsi="Times New Roman" w:cs="Times New Roman"/>
          <w:i w:val="0"/>
          <w:color w:val="000000" w:themeColor="text1"/>
          <w:sz w:val="26"/>
          <w:szCs w:val="26"/>
          <w:shd w:val="clear" w:color="auto" w:fill="FBFBF9"/>
        </w:rPr>
        <w:t xml:space="preserve"> precedentemente discusso</w:t>
      </w:r>
      <w:r w:rsidRPr="00E54E34">
        <w:rPr>
          <w:rFonts w:ascii="Times New Roman" w:hAnsi="Times New Roman" w:cs="Times New Roman"/>
          <w:color w:val="000000" w:themeColor="text1"/>
          <w:sz w:val="26"/>
          <w:szCs w:val="26"/>
          <w:shd w:val="clear" w:color="auto" w:fill="FBFBF9"/>
        </w:rPr>
        <w:t>,</w:t>
      </w:r>
      <w:r>
        <w:rPr>
          <w:rFonts w:ascii="Times New Roman" w:hAnsi="Times New Roman" w:cs="Times New Roman"/>
          <w:color w:val="000000" w:themeColor="text1"/>
          <w:sz w:val="26"/>
          <w:szCs w:val="26"/>
          <w:shd w:val="clear" w:color="auto" w:fill="FBFBF9"/>
        </w:rPr>
        <w:t xml:space="preserve"> può anche essere utilizzato</w:t>
      </w:r>
      <w:r w:rsidRPr="00E54E34">
        <w:rPr>
          <w:rFonts w:ascii="Times New Roman" w:hAnsi="Times New Roman" w:cs="Times New Roman"/>
          <w:color w:val="000000" w:themeColor="text1"/>
          <w:sz w:val="26"/>
          <w:szCs w:val="26"/>
          <w:shd w:val="clear" w:color="auto" w:fill="FBFBF9"/>
        </w:rPr>
        <w:t>,</w:t>
      </w:r>
      <w:r>
        <w:rPr>
          <w:rFonts w:ascii="Times New Roman" w:hAnsi="Times New Roman" w:cs="Times New Roman"/>
          <w:color w:val="000000" w:themeColor="text1"/>
          <w:sz w:val="26"/>
          <w:szCs w:val="26"/>
          <w:shd w:val="clear" w:color="auto" w:fill="FBFBF9"/>
        </w:rPr>
        <w:t xml:space="preserve"> oltre che per la costruzione di un server RethinkDB a più nodi, anche per configurare le opzioni di Sharding e Replication. Nelle configurazioni di una tabella, in particolare, i tag permettono di archiviare su uno specifico nodo di interesse del cluster le repliche di un dato. Grazie a questo “sistema di tag”, quindi, è possibile avere un migliore controllo sulla locazione in cui saranno salvate le repliche dei dati di una tabella. Il comando ReQL a cui si fa riferimento è </w:t>
      </w:r>
      <w:r w:rsidRPr="00DB609A">
        <w:rPr>
          <w:rFonts w:ascii="Times New Roman" w:hAnsi="Times New Roman" w:cs="Times New Roman"/>
          <w:i/>
          <w:color w:val="000000" w:themeColor="text1"/>
          <w:sz w:val="26"/>
          <w:szCs w:val="26"/>
          <w:shd w:val="clear" w:color="auto" w:fill="FBFBF9"/>
        </w:rPr>
        <w:t>reconfigure</w:t>
      </w:r>
      <w:r>
        <w:rPr>
          <w:rFonts w:ascii="Times New Roman" w:hAnsi="Times New Roman" w:cs="Times New Roman"/>
          <w:color w:val="000000" w:themeColor="text1"/>
          <w:sz w:val="26"/>
          <w:szCs w:val="26"/>
        </w:rPr>
        <w:t>.</w:t>
      </w:r>
      <w:r w:rsidRPr="00F44EE7">
        <w:rPr>
          <w:rFonts w:ascii="Times New Roman" w:hAnsi="Times New Roman" w:cs="Times New Roman"/>
          <w:color w:val="000000" w:themeColor="text1"/>
          <w:sz w:val="26"/>
          <w:szCs w:val="26"/>
        </w:rPr>
        <w:t> </w:t>
      </w:r>
    </w:p>
    <w:p w14:paraId="081EB195" w14:textId="77777777" w:rsidR="00712335" w:rsidRDefault="00712335" w:rsidP="00712335">
      <w:pPr>
        <w:rPr>
          <w:rFonts w:ascii="Times New Roman" w:hAnsi="Times New Roman" w:cs="Times New Roman"/>
          <w:color w:val="000000" w:themeColor="text1"/>
          <w:sz w:val="26"/>
          <w:szCs w:val="26"/>
          <w:shd w:val="clear" w:color="auto" w:fill="FBFBF9"/>
        </w:rPr>
      </w:pPr>
    </w:p>
    <w:p w14:paraId="1C8F665D" w14:textId="77777777" w:rsidR="00712335" w:rsidRDefault="00712335" w:rsidP="00712335">
      <w:pPr>
        <w:jc w:val="both"/>
        <w:rPr>
          <w:rFonts w:ascii="Times New Roman" w:hAnsi="Times New Roman" w:cs="Times New Roman"/>
          <w:color w:val="000000" w:themeColor="text1"/>
          <w:sz w:val="26"/>
          <w:szCs w:val="26"/>
          <w:shd w:val="clear" w:color="auto" w:fill="FBFBF9"/>
        </w:rPr>
      </w:pPr>
      <w:r w:rsidRPr="00E676F0">
        <w:rPr>
          <w:rFonts w:ascii="Times New Roman" w:hAnsi="Times New Roman" w:cs="Times New Roman"/>
          <w:color w:val="000000" w:themeColor="text1"/>
          <w:sz w:val="26"/>
          <w:szCs w:val="26"/>
          <w:shd w:val="clear" w:color="auto" w:fill="FBFBF9"/>
        </w:rPr>
        <w:t xml:space="preserve">Per assegnare 3 repliche della tabella </w:t>
      </w:r>
      <w:r>
        <w:rPr>
          <w:rFonts w:ascii="Times New Roman" w:hAnsi="Times New Roman" w:cs="Times New Roman"/>
          <w:color w:val="000000" w:themeColor="text1"/>
          <w:sz w:val="26"/>
          <w:szCs w:val="26"/>
          <w:shd w:val="clear" w:color="auto" w:fill="FBFBF9"/>
        </w:rPr>
        <w:t xml:space="preserve">users </w:t>
      </w:r>
      <w:r w:rsidRPr="00E676F0">
        <w:rPr>
          <w:rFonts w:ascii="Times New Roman" w:hAnsi="Times New Roman" w:cs="Times New Roman"/>
          <w:color w:val="000000" w:themeColor="text1"/>
          <w:sz w:val="26"/>
          <w:szCs w:val="26"/>
          <w:shd w:val="clear" w:color="auto" w:fill="FBFBF9"/>
        </w:rPr>
        <w:t>a</w:t>
      </w:r>
      <w:r>
        <w:rPr>
          <w:rFonts w:ascii="Times New Roman" w:hAnsi="Times New Roman" w:cs="Times New Roman"/>
          <w:color w:val="000000" w:themeColor="text1"/>
          <w:sz w:val="26"/>
          <w:szCs w:val="26"/>
          <w:shd w:val="clear" w:color="auto" w:fill="FBFBF9"/>
        </w:rPr>
        <w:t xml:space="preserve">l nodo </w:t>
      </w:r>
      <w:r w:rsidRPr="00DB609A">
        <w:rPr>
          <w:rFonts w:ascii="Times New Roman" w:hAnsi="Times New Roman" w:cs="Times New Roman"/>
          <w:i/>
          <w:color w:val="000000" w:themeColor="text1"/>
          <w:sz w:val="26"/>
          <w:szCs w:val="26"/>
          <w:shd w:val="clear" w:color="auto" w:fill="FBFBF9"/>
        </w:rPr>
        <w:t>us_west</w:t>
      </w:r>
      <w:r>
        <w:rPr>
          <w:rFonts w:ascii="Times New Roman" w:hAnsi="Times New Roman" w:cs="Times New Roman"/>
          <w:color w:val="000000" w:themeColor="text1"/>
          <w:sz w:val="26"/>
          <w:szCs w:val="26"/>
          <w:shd w:val="clear" w:color="auto" w:fill="FBFBF9"/>
        </w:rPr>
        <w:t xml:space="preserve"> </w:t>
      </w:r>
      <w:r w:rsidRPr="00E676F0">
        <w:rPr>
          <w:rFonts w:ascii="Times New Roman" w:hAnsi="Times New Roman" w:cs="Times New Roman"/>
          <w:color w:val="000000" w:themeColor="text1"/>
          <w:sz w:val="26"/>
          <w:szCs w:val="26"/>
          <w:shd w:val="clear" w:color="auto" w:fill="FBFBF9"/>
        </w:rPr>
        <w:t>e 2 a</w:t>
      </w:r>
      <w:r>
        <w:rPr>
          <w:rFonts w:ascii="Times New Roman" w:hAnsi="Times New Roman" w:cs="Times New Roman"/>
          <w:color w:val="000000" w:themeColor="text1"/>
          <w:sz w:val="26"/>
          <w:szCs w:val="26"/>
          <w:shd w:val="clear" w:color="auto" w:fill="FBFBF9"/>
        </w:rPr>
        <w:t xml:space="preserve">l nodo </w:t>
      </w:r>
      <w:r w:rsidRPr="00DB609A">
        <w:rPr>
          <w:rFonts w:ascii="Times New Roman" w:hAnsi="Times New Roman" w:cs="Times New Roman"/>
          <w:i/>
          <w:color w:val="000000" w:themeColor="text1"/>
          <w:sz w:val="26"/>
          <w:szCs w:val="26"/>
          <w:shd w:val="clear" w:color="auto" w:fill="FBFBF9"/>
        </w:rPr>
        <w:t>us_east</w:t>
      </w:r>
      <w:r w:rsidRPr="00E676F0">
        <w:rPr>
          <w:rFonts w:ascii="Times New Roman" w:hAnsi="Times New Roman" w:cs="Times New Roman"/>
          <w:color w:val="000000" w:themeColor="text1"/>
          <w:sz w:val="26"/>
          <w:szCs w:val="26"/>
          <w:shd w:val="clear" w:color="auto" w:fill="FBFBF9"/>
        </w:rPr>
        <w:t>:</w:t>
      </w:r>
    </w:p>
    <w:p w14:paraId="4456D155" w14:textId="77777777" w:rsidR="00712335" w:rsidRPr="005F39EB" w:rsidRDefault="00712335" w:rsidP="00712335">
      <w:pPr>
        <w:rPr>
          <w:rFonts w:ascii="Times New Roman" w:hAnsi="Times New Roman" w:cs="Times New Roman"/>
          <w:color w:val="000000" w:themeColor="text1"/>
          <w:sz w:val="26"/>
          <w:szCs w:val="26"/>
          <w:shd w:val="clear" w:color="auto" w:fill="FBFBF9"/>
        </w:rPr>
      </w:pPr>
    </w:p>
    <w:p w14:paraId="51A971A9" w14:textId="77777777" w:rsidR="00712335" w:rsidRDefault="00712335" w:rsidP="00712335">
      <w:pPr>
        <w:keepNext/>
      </w:pPr>
      <w:r>
        <w:rPr>
          <w:rFonts w:ascii="Times New Roman" w:hAnsi="Times New Roman" w:cs="Times New Roman"/>
          <w:noProof/>
          <w:color w:val="000000" w:themeColor="text1"/>
          <w:sz w:val="26"/>
          <w:szCs w:val="26"/>
          <w:lang w:bidi="ar-SA"/>
        </w:rPr>
        <w:drawing>
          <wp:inline distT="0" distB="0" distL="0" distR="0" wp14:anchorId="2E0D8E24" wp14:editId="5912D2BE">
            <wp:extent cx="6233795" cy="1264285"/>
            <wp:effectExtent l="19050" t="0" r="0" b="0"/>
            <wp:docPr id="34" name="Immagine 7" descr="reconfigureSuUnNo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configureSuUnNodo"/>
                    <pic:cNvPicPr>
                      <a:picLocks noChangeAspect="1" noChangeArrowheads="1"/>
                    </pic:cNvPicPr>
                  </pic:nvPicPr>
                  <pic:blipFill>
                    <a:blip r:embed="rId59" cstate="print"/>
                    <a:srcRect/>
                    <a:stretch>
                      <a:fillRect/>
                    </a:stretch>
                  </pic:blipFill>
                  <pic:spPr bwMode="auto">
                    <a:xfrm>
                      <a:off x="0" y="0"/>
                      <a:ext cx="6233795" cy="1264285"/>
                    </a:xfrm>
                    <a:prstGeom prst="rect">
                      <a:avLst/>
                    </a:prstGeom>
                    <a:noFill/>
                    <a:ln w="9525">
                      <a:noFill/>
                      <a:miter lim="800000"/>
                      <a:headEnd/>
                      <a:tailEnd/>
                    </a:ln>
                  </pic:spPr>
                </pic:pic>
              </a:graphicData>
            </a:graphic>
          </wp:inline>
        </w:drawing>
      </w:r>
    </w:p>
    <w:p w14:paraId="6C7A3AAE" w14:textId="77777777" w:rsidR="00712335" w:rsidRPr="00FD1AB0" w:rsidRDefault="00712335" w:rsidP="00712335">
      <w:pPr>
        <w:pStyle w:val="Didascalia"/>
        <w:rPr>
          <w:rFonts w:ascii="Times New Roman" w:hAnsi="Times New Roman" w:cs="Times New Roman"/>
          <w:b w:val="0"/>
          <w:color w:val="auto"/>
          <w:sz w:val="26"/>
          <w:szCs w:val="26"/>
        </w:rPr>
      </w:pPr>
      <w:r>
        <w:rPr>
          <w:rFonts w:ascii="Times New Roman" w:hAnsi="Times New Roman" w:cs="Times New Roman"/>
          <w:b w:val="0"/>
          <w:color w:val="auto"/>
          <w:sz w:val="26"/>
          <w:szCs w:val="26"/>
        </w:rPr>
        <w:t>Figura 5.11</w:t>
      </w:r>
    </w:p>
    <w:p w14:paraId="282A20B2" w14:textId="77777777" w:rsidR="00712335" w:rsidRDefault="00712335" w:rsidP="00712335">
      <w:pPr>
        <w:rPr>
          <w:rFonts w:ascii="Times New Roman" w:hAnsi="Times New Roman" w:cs="Times New Roman"/>
          <w:color w:val="000000" w:themeColor="text1"/>
          <w:sz w:val="26"/>
          <w:szCs w:val="26"/>
        </w:rPr>
      </w:pPr>
    </w:p>
    <w:p w14:paraId="73350D53" w14:textId="77777777" w:rsidR="00712335" w:rsidRDefault="00712335" w:rsidP="00712335">
      <w:pPr>
        <w:rPr>
          <w:rFonts w:ascii="Times New Roman" w:hAnsi="Times New Roman" w:cs="Times New Roman"/>
          <w:color w:val="000000" w:themeColor="text1"/>
          <w:sz w:val="26"/>
          <w:szCs w:val="26"/>
        </w:rPr>
      </w:pPr>
    </w:p>
    <w:p w14:paraId="554D1FFD" w14:textId="77777777" w:rsidR="00712335" w:rsidRDefault="00712335" w:rsidP="00712335">
      <w:pPr>
        <w:rPr>
          <w:rFonts w:ascii="Times New Roman" w:hAnsi="Times New Roman" w:cs="Times New Roman"/>
          <w:color w:val="000000" w:themeColor="text1"/>
          <w:sz w:val="26"/>
          <w:szCs w:val="26"/>
        </w:rPr>
      </w:pPr>
    </w:p>
    <w:p w14:paraId="0AD10A0D" w14:textId="77777777" w:rsidR="00712335" w:rsidRDefault="00712335" w:rsidP="00712335">
      <w:pPr>
        <w:pStyle w:val="Titolo3"/>
        <w:ind w:left="0"/>
        <w:rPr>
          <w:rFonts w:ascii="Times New Roman" w:hAnsi="Times New Roman" w:cs="Times New Roman"/>
          <w:sz w:val="32"/>
          <w:szCs w:val="32"/>
        </w:rPr>
      </w:pPr>
      <w:bookmarkStart w:id="90" w:name="_Toc59539335"/>
      <w:bookmarkStart w:id="91" w:name="_Toc61196334"/>
      <w:r w:rsidRPr="00C03E9E">
        <w:rPr>
          <w:rFonts w:ascii="Times New Roman" w:hAnsi="Times New Roman" w:cs="Times New Roman"/>
          <w:sz w:val="32"/>
          <w:szCs w:val="32"/>
        </w:rPr>
        <w:t xml:space="preserve">Gestione nella libreria </w:t>
      </w:r>
      <w:r>
        <w:rPr>
          <w:rFonts w:ascii="Times New Roman" w:hAnsi="Times New Roman" w:cs="Times New Roman"/>
          <w:sz w:val="32"/>
          <w:szCs w:val="32"/>
        </w:rPr>
        <w:t>UtilityRethink</w:t>
      </w:r>
      <w:bookmarkEnd w:id="90"/>
      <w:bookmarkEnd w:id="91"/>
    </w:p>
    <w:p w14:paraId="107B3FBC" w14:textId="77777777" w:rsidR="00712335" w:rsidRPr="00C03E9E" w:rsidRDefault="00712335" w:rsidP="00712335">
      <w:pPr>
        <w:pStyle w:val="Titolo3"/>
        <w:ind w:left="0"/>
        <w:rPr>
          <w:rFonts w:ascii="Times New Roman" w:hAnsi="Times New Roman" w:cs="Times New Roman"/>
          <w:sz w:val="32"/>
          <w:szCs w:val="32"/>
        </w:rPr>
      </w:pPr>
    </w:p>
    <w:p w14:paraId="6348CCD0" w14:textId="77777777" w:rsidR="00712335" w:rsidRDefault="00712335" w:rsidP="00712335">
      <w:pPr>
        <w:rPr>
          <w:rFonts w:ascii="Times New Roman" w:hAnsi="Times New Roman" w:cs="Times New Roman"/>
          <w:color w:val="000000" w:themeColor="text1"/>
          <w:sz w:val="26"/>
          <w:szCs w:val="26"/>
        </w:rPr>
      </w:pPr>
    </w:p>
    <w:p w14:paraId="7AE62645" w14:textId="77777777" w:rsidR="00712335" w:rsidRDefault="00712335" w:rsidP="00712335">
      <w:pPr>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commentRangeStart w:id="92"/>
      <w:r>
        <w:rPr>
          <w:rFonts w:ascii="Times New Roman" w:hAnsi="Times New Roman" w:cs="Times New Roman"/>
          <w:color w:val="000000" w:themeColor="text1"/>
          <w:sz w:val="26"/>
          <w:szCs w:val="26"/>
        </w:rPr>
        <w:t>Anche attraverso la libreria di sistema UtilityRethink implementata è possibile gestire la Replication e lo Sharding dei dati di una tabella.</w:t>
      </w:r>
      <w:commentRangeEnd w:id="92"/>
      <w:r w:rsidR="00D85540">
        <w:rPr>
          <w:rStyle w:val="Rimandocommento"/>
        </w:rPr>
        <w:commentReference w:id="92"/>
      </w:r>
    </w:p>
    <w:p w14:paraId="6A5715AE" w14:textId="7FF42D31" w:rsidR="00712335" w:rsidRDefault="00712335" w:rsidP="00712335">
      <w:pPr>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Come indicato in figura </w:t>
      </w:r>
      <w:ins w:id="93" w:author="Alessandra Lumini" w:date="2021-01-12T12:02:00Z">
        <w:r w:rsidR="00D85540">
          <w:rPr>
            <w:rFonts w:ascii="Times New Roman" w:hAnsi="Times New Roman" w:cs="Times New Roman"/>
            <w:color w:val="000000" w:themeColor="text1"/>
            <w:sz w:val="26"/>
            <w:szCs w:val="26"/>
          </w:rPr>
          <w:t>???</w:t>
        </w:r>
      </w:ins>
      <w:r>
        <w:rPr>
          <w:rFonts w:ascii="Times New Roman" w:hAnsi="Times New Roman" w:cs="Times New Roman"/>
          <w:color w:val="000000" w:themeColor="text1"/>
          <w:sz w:val="26"/>
          <w:szCs w:val="26"/>
        </w:rPr>
        <w:t xml:space="preserve">, attraverso una funzionalità offerta dal </w:t>
      </w:r>
      <w:r w:rsidRPr="00FD1AB0">
        <w:rPr>
          <w:rFonts w:ascii="Times New Roman" w:hAnsi="Times New Roman" w:cs="Times New Roman"/>
          <w:i/>
          <w:color w:val="000000" w:themeColor="text1"/>
          <w:sz w:val="26"/>
          <w:szCs w:val="26"/>
        </w:rPr>
        <w:t>DbManager</w:t>
      </w:r>
      <w:r>
        <w:rPr>
          <w:rFonts w:ascii="Times New Roman" w:hAnsi="Times New Roman" w:cs="Times New Roman"/>
          <w:color w:val="000000" w:themeColor="text1"/>
          <w:sz w:val="26"/>
          <w:szCs w:val="26"/>
        </w:rPr>
        <w:t xml:space="preserve">, vedi capitolo </w:t>
      </w:r>
      <w:commentRangeStart w:id="94"/>
      <w:r>
        <w:rPr>
          <w:rFonts w:ascii="Times New Roman" w:hAnsi="Times New Roman" w:cs="Times New Roman"/>
          <w:color w:val="000000" w:themeColor="text1"/>
          <w:sz w:val="26"/>
          <w:szCs w:val="26"/>
        </w:rPr>
        <w:t xml:space="preserve">3 </w:t>
      </w:r>
      <w:commentRangeEnd w:id="94"/>
      <w:r w:rsidR="00D85540">
        <w:rPr>
          <w:rStyle w:val="Rimandocommento"/>
        </w:rPr>
        <w:commentReference w:id="94"/>
      </w:r>
      <w:r>
        <w:rPr>
          <w:rFonts w:ascii="Times New Roman" w:hAnsi="Times New Roman" w:cs="Times New Roman"/>
          <w:color w:val="000000" w:themeColor="text1"/>
          <w:sz w:val="26"/>
          <w:szCs w:val="26"/>
        </w:rPr>
        <w:t>sul design della libreria, l’utente è in grado di aggiornare lo sharding e il numero di repliche dei dati di una tabella appartenente a un server formato da più nodi.</w:t>
      </w:r>
    </w:p>
    <w:p w14:paraId="29E7B4B7" w14:textId="77777777" w:rsidR="00712335" w:rsidRPr="00F44EE7" w:rsidRDefault="00712335" w:rsidP="00712335">
      <w:pPr>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Non avendo al momento la necessità di dover assegnare ad uno specifico nodo una  determinata replica, il sistema lascia a RethinkDb stesso il compito di autodeterminarsi la migliore suddivisione dei dati.</w:t>
      </w:r>
    </w:p>
    <w:p w14:paraId="390C97AA" w14:textId="77777777" w:rsidR="00712335" w:rsidRDefault="00712335" w:rsidP="00712335">
      <w:pPr>
        <w:rPr>
          <w:rFonts w:ascii="Times New Roman" w:hAnsi="Times New Roman" w:cs="Times New Roman"/>
          <w:color w:val="000000" w:themeColor="text1"/>
          <w:sz w:val="26"/>
          <w:szCs w:val="26"/>
        </w:rPr>
      </w:pPr>
    </w:p>
    <w:p w14:paraId="33231DAA" w14:textId="77777777" w:rsidR="00712335" w:rsidRPr="00E229A8" w:rsidRDefault="00712335" w:rsidP="00712335">
      <w:pPr>
        <w:pStyle w:val="Titolo3"/>
        <w:ind w:left="0"/>
        <w:rPr>
          <w:rFonts w:ascii="Times New Roman" w:hAnsi="Times New Roman" w:cs="Times New Roman"/>
          <w:caps/>
          <w:sz w:val="26"/>
          <w:szCs w:val="26"/>
        </w:rPr>
      </w:pPr>
    </w:p>
    <w:p w14:paraId="6535D27B" w14:textId="77777777" w:rsidR="00712335" w:rsidRDefault="00712335" w:rsidP="00712335">
      <w:pPr>
        <w:pStyle w:val="Titolo3"/>
        <w:ind w:left="0"/>
        <w:rPr>
          <w:rFonts w:ascii="Times New Roman" w:hAnsi="Times New Roman" w:cs="Times New Roman"/>
          <w:sz w:val="32"/>
          <w:szCs w:val="32"/>
        </w:rPr>
      </w:pPr>
    </w:p>
    <w:p w14:paraId="5CD89CB6" w14:textId="77777777" w:rsidR="00712335" w:rsidRDefault="00712335" w:rsidP="00712335">
      <w:pPr>
        <w:keepNext/>
      </w:pPr>
      <w:r>
        <w:rPr>
          <w:rFonts w:ascii="Times New Roman" w:hAnsi="Times New Roman" w:cs="Times New Roman"/>
          <w:noProof/>
          <w:color w:val="000000" w:themeColor="text1"/>
          <w:sz w:val="26"/>
          <w:szCs w:val="26"/>
          <w:lang w:bidi="ar-SA"/>
        </w:rPr>
        <w:drawing>
          <wp:inline distT="0" distB="0" distL="0" distR="0" wp14:anchorId="422BB0CB" wp14:editId="212A398F">
            <wp:extent cx="6217920" cy="413385"/>
            <wp:effectExtent l="19050" t="0" r="0" b="0"/>
            <wp:docPr id="20" name="Immagine 8" descr="Reconfigur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configureTable"/>
                    <pic:cNvPicPr>
                      <a:picLocks noChangeAspect="1" noChangeArrowheads="1"/>
                    </pic:cNvPicPr>
                  </pic:nvPicPr>
                  <pic:blipFill>
                    <a:blip r:embed="rId60" cstate="print"/>
                    <a:srcRect/>
                    <a:stretch>
                      <a:fillRect/>
                    </a:stretch>
                  </pic:blipFill>
                  <pic:spPr bwMode="auto">
                    <a:xfrm>
                      <a:off x="0" y="0"/>
                      <a:ext cx="6217920" cy="413385"/>
                    </a:xfrm>
                    <a:prstGeom prst="rect">
                      <a:avLst/>
                    </a:prstGeom>
                    <a:noFill/>
                    <a:ln w="9525">
                      <a:noFill/>
                      <a:miter lim="800000"/>
                      <a:headEnd/>
                      <a:tailEnd/>
                    </a:ln>
                  </pic:spPr>
                </pic:pic>
              </a:graphicData>
            </a:graphic>
          </wp:inline>
        </w:drawing>
      </w:r>
    </w:p>
    <w:p w14:paraId="7D00DEC3" w14:textId="77777777" w:rsidR="00712335" w:rsidRPr="00FD1AB0" w:rsidRDefault="00712335" w:rsidP="00712335">
      <w:pPr>
        <w:pStyle w:val="Didascalia"/>
        <w:rPr>
          <w:rFonts w:ascii="Times New Roman" w:hAnsi="Times New Roman" w:cs="Times New Roman"/>
          <w:b w:val="0"/>
          <w:color w:val="auto"/>
          <w:sz w:val="26"/>
          <w:szCs w:val="26"/>
        </w:rPr>
      </w:pPr>
      <w:r w:rsidRPr="00FD1AB0">
        <w:rPr>
          <w:rFonts w:ascii="Times New Roman" w:hAnsi="Times New Roman" w:cs="Times New Roman"/>
          <w:b w:val="0"/>
          <w:color w:val="auto"/>
          <w:sz w:val="26"/>
          <w:szCs w:val="26"/>
        </w:rPr>
        <w:t>Figura 5.1</w:t>
      </w:r>
      <w:r>
        <w:rPr>
          <w:rFonts w:ascii="Times New Roman" w:hAnsi="Times New Roman" w:cs="Times New Roman"/>
          <w:b w:val="0"/>
          <w:color w:val="auto"/>
          <w:sz w:val="26"/>
          <w:szCs w:val="26"/>
        </w:rPr>
        <w:t>2</w:t>
      </w:r>
    </w:p>
    <w:p w14:paraId="256EC738" w14:textId="77777777" w:rsidR="00143B0E" w:rsidRDefault="00143B0E" w:rsidP="00DD04E8">
      <w:pPr>
        <w:rPr>
          <w:rFonts w:ascii="Times New Roman" w:hAnsi="Times New Roman" w:cs="Times New Roman"/>
          <w:sz w:val="32"/>
          <w:szCs w:val="32"/>
        </w:rPr>
      </w:pPr>
    </w:p>
    <w:p w14:paraId="25DD63DF" w14:textId="77777777" w:rsidR="00143B0E" w:rsidRDefault="00143B0E" w:rsidP="00DD04E8">
      <w:pPr>
        <w:rPr>
          <w:rFonts w:ascii="Times New Roman" w:hAnsi="Times New Roman" w:cs="Times New Roman"/>
          <w:sz w:val="32"/>
          <w:szCs w:val="32"/>
        </w:rPr>
      </w:pPr>
    </w:p>
    <w:p w14:paraId="394D2227" w14:textId="77777777" w:rsidR="00143B0E" w:rsidRDefault="00143B0E" w:rsidP="00DD04E8">
      <w:pPr>
        <w:rPr>
          <w:rFonts w:ascii="Times New Roman" w:hAnsi="Times New Roman" w:cs="Times New Roman"/>
          <w:sz w:val="32"/>
          <w:szCs w:val="32"/>
        </w:rPr>
      </w:pPr>
    </w:p>
    <w:p w14:paraId="5F23F839" w14:textId="77777777" w:rsidR="00712335" w:rsidRDefault="00712335" w:rsidP="00DD04E8">
      <w:pPr>
        <w:rPr>
          <w:rFonts w:ascii="Times New Roman" w:hAnsi="Times New Roman" w:cs="Times New Roman"/>
          <w:sz w:val="32"/>
          <w:szCs w:val="32"/>
        </w:rPr>
      </w:pPr>
    </w:p>
    <w:p w14:paraId="01F69C8B" w14:textId="77777777" w:rsidR="00712335" w:rsidRDefault="00712335" w:rsidP="00DD04E8">
      <w:pPr>
        <w:rPr>
          <w:rFonts w:ascii="Times New Roman" w:hAnsi="Times New Roman" w:cs="Times New Roman"/>
          <w:sz w:val="32"/>
          <w:szCs w:val="32"/>
        </w:rPr>
      </w:pPr>
    </w:p>
    <w:p w14:paraId="6CE0414F" w14:textId="77777777" w:rsidR="00712335" w:rsidRDefault="00712335" w:rsidP="00DD04E8">
      <w:pPr>
        <w:rPr>
          <w:rFonts w:ascii="Times New Roman" w:hAnsi="Times New Roman" w:cs="Times New Roman"/>
          <w:sz w:val="32"/>
          <w:szCs w:val="32"/>
        </w:rPr>
      </w:pPr>
    </w:p>
    <w:p w14:paraId="7236521C" w14:textId="77777777" w:rsidR="00712335" w:rsidRDefault="00712335" w:rsidP="00DD04E8">
      <w:pPr>
        <w:rPr>
          <w:rFonts w:ascii="Times New Roman" w:hAnsi="Times New Roman" w:cs="Times New Roman"/>
          <w:sz w:val="32"/>
          <w:szCs w:val="32"/>
        </w:rPr>
      </w:pPr>
    </w:p>
    <w:p w14:paraId="28F8E7FF" w14:textId="77777777" w:rsidR="00712335" w:rsidRDefault="00712335" w:rsidP="00DD04E8">
      <w:pPr>
        <w:rPr>
          <w:rFonts w:ascii="Times New Roman" w:hAnsi="Times New Roman" w:cs="Times New Roman"/>
          <w:sz w:val="32"/>
          <w:szCs w:val="32"/>
        </w:rPr>
      </w:pPr>
    </w:p>
    <w:p w14:paraId="6FE8E3CC" w14:textId="77777777" w:rsidR="00712335" w:rsidRDefault="00712335" w:rsidP="00DD04E8">
      <w:pPr>
        <w:rPr>
          <w:rFonts w:ascii="Times New Roman" w:hAnsi="Times New Roman" w:cs="Times New Roman"/>
          <w:sz w:val="32"/>
          <w:szCs w:val="32"/>
        </w:rPr>
      </w:pPr>
    </w:p>
    <w:p w14:paraId="5477F1DC" w14:textId="77777777" w:rsidR="00712335" w:rsidRDefault="00712335" w:rsidP="00DD04E8">
      <w:pPr>
        <w:rPr>
          <w:rFonts w:ascii="Times New Roman" w:hAnsi="Times New Roman" w:cs="Times New Roman"/>
          <w:sz w:val="32"/>
          <w:szCs w:val="32"/>
        </w:rPr>
      </w:pPr>
    </w:p>
    <w:p w14:paraId="18865C5E" w14:textId="77777777" w:rsidR="00154705" w:rsidRPr="00A826B8" w:rsidRDefault="00154705" w:rsidP="00154705">
      <w:pPr>
        <w:rPr>
          <w:rFonts w:ascii="Times New Roman" w:hAnsi="Times New Roman" w:cs="Times New Roman"/>
          <w:b/>
          <w:sz w:val="40"/>
          <w:szCs w:val="40"/>
        </w:rPr>
      </w:pPr>
    </w:p>
    <w:p w14:paraId="759234A6" w14:textId="77777777" w:rsidR="0036370F" w:rsidRPr="0036370F" w:rsidRDefault="0036370F" w:rsidP="0036370F">
      <w:pPr>
        <w:pStyle w:val="Titolo1"/>
        <w:ind w:left="0"/>
        <w:rPr>
          <w:rFonts w:ascii="Times New Roman" w:hAnsi="Times New Roman" w:cs="Times New Roman"/>
          <w:b/>
        </w:rPr>
      </w:pPr>
      <w:bookmarkStart w:id="95" w:name="_Bibliografia"/>
      <w:bookmarkStart w:id="96" w:name="_Toc61196335"/>
      <w:bookmarkEnd w:id="95"/>
      <w:r>
        <w:rPr>
          <w:rFonts w:ascii="Times New Roman" w:hAnsi="Times New Roman" w:cs="Times New Roman"/>
          <w:b/>
        </w:rPr>
        <w:lastRenderedPageBreak/>
        <w:t>Conclusioni</w:t>
      </w:r>
      <w:bookmarkEnd w:id="96"/>
    </w:p>
    <w:p w14:paraId="04FAAE7B" w14:textId="77777777" w:rsidR="0036370F" w:rsidRDefault="0036370F" w:rsidP="00A5739F">
      <w:pPr>
        <w:pStyle w:val="Titolo1"/>
        <w:ind w:left="0"/>
        <w:rPr>
          <w:rFonts w:ascii="Times New Roman" w:hAnsi="Times New Roman" w:cs="Times New Roman"/>
          <w:b/>
        </w:rPr>
      </w:pPr>
    </w:p>
    <w:p w14:paraId="200466FF" w14:textId="77777777" w:rsidR="0036370F" w:rsidRDefault="0036370F" w:rsidP="00A5739F">
      <w:pPr>
        <w:pStyle w:val="Titolo1"/>
        <w:ind w:left="0"/>
        <w:rPr>
          <w:rFonts w:ascii="Times New Roman" w:hAnsi="Times New Roman" w:cs="Times New Roman"/>
          <w:b/>
        </w:rPr>
      </w:pPr>
    </w:p>
    <w:p w14:paraId="63F014F5" w14:textId="77777777" w:rsidR="0036370F" w:rsidRDefault="0036370F" w:rsidP="00A5739F">
      <w:pPr>
        <w:pStyle w:val="Titolo1"/>
        <w:ind w:left="0"/>
        <w:rPr>
          <w:rFonts w:ascii="Times New Roman" w:hAnsi="Times New Roman" w:cs="Times New Roman"/>
          <w:b/>
        </w:rPr>
      </w:pPr>
    </w:p>
    <w:p w14:paraId="0C60F06C" w14:textId="77777777" w:rsidR="0036370F" w:rsidRDefault="0036370F" w:rsidP="00A5739F">
      <w:pPr>
        <w:pStyle w:val="Titolo1"/>
        <w:ind w:left="0"/>
        <w:rPr>
          <w:rFonts w:ascii="Times New Roman" w:hAnsi="Times New Roman" w:cs="Times New Roman"/>
          <w:b/>
        </w:rPr>
      </w:pPr>
    </w:p>
    <w:p w14:paraId="7DF4048C" w14:textId="77777777" w:rsidR="0036370F" w:rsidRDefault="0036370F" w:rsidP="00A5739F">
      <w:pPr>
        <w:pStyle w:val="Titolo1"/>
        <w:ind w:left="0"/>
        <w:rPr>
          <w:rFonts w:ascii="Times New Roman" w:hAnsi="Times New Roman" w:cs="Times New Roman"/>
          <w:b/>
        </w:rPr>
      </w:pPr>
    </w:p>
    <w:p w14:paraId="155F5A3C" w14:textId="77777777" w:rsidR="0036370F" w:rsidRDefault="0036370F" w:rsidP="00A5739F">
      <w:pPr>
        <w:pStyle w:val="Titolo1"/>
        <w:ind w:left="0"/>
        <w:rPr>
          <w:rFonts w:ascii="Times New Roman" w:hAnsi="Times New Roman" w:cs="Times New Roman"/>
          <w:b/>
        </w:rPr>
      </w:pPr>
    </w:p>
    <w:p w14:paraId="06156E84" w14:textId="77777777" w:rsidR="0036370F" w:rsidRDefault="0036370F" w:rsidP="00A5739F">
      <w:pPr>
        <w:pStyle w:val="Titolo1"/>
        <w:ind w:left="0"/>
        <w:rPr>
          <w:rFonts w:ascii="Times New Roman" w:hAnsi="Times New Roman" w:cs="Times New Roman"/>
          <w:b/>
        </w:rPr>
      </w:pPr>
    </w:p>
    <w:p w14:paraId="7F3D72B3" w14:textId="77777777" w:rsidR="0036370F" w:rsidRDefault="0036370F" w:rsidP="00A5739F">
      <w:pPr>
        <w:pStyle w:val="Titolo1"/>
        <w:ind w:left="0"/>
        <w:rPr>
          <w:rFonts w:ascii="Times New Roman" w:hAnsi="Times New Roman" w:cs="Times New Roman"/>
          <w:b/>
        </w:rPr>
      </w:pPr>
    </w:p>
    <w:p w14:paraId="7366386E" w14:textId="77777777" w:rsidR="0036370F" w:rsidRDefault="0036370F" w:rsidP="00A5739F">
      <w:pPr>
        <w:pStyle w:val="Titolo1"/>
        <w:ind w:left="0"/>
        <w:rPr>
          <w:rFonts w:ascii="Times New Roman" w:hAnsi="Times New Roman" w:cs="Times New Roman"/>
          <w:b/>
        </w:rPr>
      </w:pPr>
    </w:p>
    <w:p w14:paraId="338FDA75" w14:textId="77777777" w:rsidR="0036370F" w:rsidRDefault="0036370F" w:rsidP="00A5739F">
      <w:pPr>
        <w:pStyle w:val="Titolo1"/>
        <w:ind w:left="0"/>
        <w:rPr>
          <w:rFonts w:ascii="Times New Roman" w:hAnsi="Times New Roman" w:cs="Times New Roman"/>
          <w:b/>
        </w:rPr>
      </w:pPr>
    </w:p>
    <w:p w14:paraId="30BC9624" w14:textId="77777777" w:rsidR="0036370F" w:rsidRDefault="0036370F" w:rsidP="00A5739F">
      <w:pPr>
        <w:pStyle w:val="Titolo1"/>
        <w:ind w:left="0"/>
        <w:rPr>
          <w:rFonts w:ascii="Times New Roman" w:hAnsi="Times New Roman" w:cs="Times New Roman"/>
          <w:b/>
        </w:rPr>
      </w:pPr>
    </w:p>
    <w:p w14:paraId="4DD8C289" w14:textId="77777777" w:rsidR="0036370F" w:rsidRDefault="0036370F" w:rsidP="00A5739F">
      <w:pPr>
        <w:pStyle w:val="Titolo1"/>
        <w:ind w:left="0"/>
        <w:rPr>
          <w:rFonts w:ascii="Times New Roman" w:hAnsi="Times New Roman" w:cs="Times New Roman"/>
          <w:b/>
        </w:rPr>
      </w:pPr>
    </w:p>
    <w:p w14:paraId="0FABEB59" w14:textId="77777777" w:rsidR="0036370F" w:rsidRDefault="0036370F" w:rsidP="00A5739F">
      <w:pPr>
        <w:pStyle w:val="Titolo1"/>
        <w:ind w:left="0"/>
        <w:rPr>
          <w:rFonts w:ascii="Times New Roman" w:hAnsi="Times New Roman" w:cs="Times New Roman"/>
          <w:b/>
        </w:rPr>
      </w:pPr>
    </w:p>
    <w:p w14:paraId="5170662F" w14:textId="77777777" w:rsidR="0036370F" w:rsidRDefault="0036370F" w:rsidP="00A5739F">
      <w:pPr>
        <w:pStyle w:val="Titolo1"/>
        <w:ind w:left="0"/>
        <w:rPr>
          <w:rFonts w:ascii="Times New Roman" w:hAnsi="Times New Roman" w:cs="Times New Roman"/>
          <w:b/>
        </w:rPr>
      </w:pPr>
    </w:p>
    <w:p w14:paraId="600D0365" w14:textId="77777777" w:rsidR="0036370F" w:rsidRDefault="0036370F" w:rsidP="00A5739F">
      <w:pPr>
        <w:pStyle w:val="Titolo1"/>
        <w:ind w:left="0"/>
        <w:rPr>
          <w:rFonts w:ascii="Times New Roman" w:hAnsi="Times New Roman" w:cs="Times New Roman"/>
          <w:b/>
        </w:rPr>
      </w:pPr>
    </w:p>
    <w:p w14:paraId="6E48303A" w14:textId="77777777" w:rsidR="0036370F" w:rsidRDefault="0036370F" w:rsidP="00A5739F">
      <w:pPr>
        <w:pStyle w:val="Titolo1"/>
        <w:ind w:left="0"/>
        <w:rPr>
          <w:rFonts w:ascii="Times New Roman" w:hAnsi="Times New Roman" w:cs="Times New Roman"/>
          <w:b/>
        </w:rPr>
      </w:pPr>
    </w:p>
    <w:p w14:paraId="626F088B" w14:textId="77777777" w:rsidR="0036370F" w:rsidRDefault="0036370F" w:rsidP="00A5739F">
      <w:pPr>
        <w:pStyle w:val="Titolo1"/>
        <w:ind w:left="0"/>
        <w:rPr>
          <w:rFonts w:ascii="Times New Roman" w:hAnsi="Times New Roman" w:cs="Times New Roman"/>
          <w:b/>
        </w:rPr>
      </w:pPr>
    </w:p>
    <w:p w14:paraId="58A7B6DA" w14:textId="77777777" w:rsidR="0036370F" w:rsidRDefault="0036370F" w:rsidP="00A5739F">
      <w:pPr>
        <w:pStyle w:val="Titolo1"/>
        <w:ind w:left="0"/>
        <w:rPr>
          <w:rFonts w:ascii="Times New Roman" w:hAnsi="Times New Roman" w:cs="Times New Roman"/>
          <w:b/>
        </w:rPr>
      </w:pPr>
    </w:p>
    <w:p w14:paraId="351EBACA" w14:textId="77777777" w:rsidR="0036370F" w:rsidRDefault="0036370F" w:rsidP="00A5739F">
      <w:pPr>
        <w:pStyle w:val="Titolo1"/>
        <w:ind w:left="0"/>
        <w:rPr>
          <w:rFonts w:ascii="Times New Roman" w:hAnsi="Times New Roman" w:cs="Times New Roman"/>
          <w:b/>
        </w:rPr>
      </w:pPr>
    </w:p>
    <w:p w14:paraId="76F098F1" w14:textId="77777777" w:rsidR="0036370F" w:rsidRDefault="0036370F" w:rsidP="00A5739F">
      <w:pPr>
        <w:pStyle w:val="Titolo1"/>
        <w:ind w:left="0"/>
        <w:rPr>
          <w:rFonts w:ascii="Times New Roman" w:hAnsi="Times New Roman" w:cs="Times New Roman"/>
          <w:b/>
        </w:rPr>
      </w:pPr>
    </w:p>
    <w:p w14:paraId="07285349" w14:textId="77777777" w:rsidR="0036370F" w:rsidRDefault="0036370F" w:rsidP="00A5739F">
      <w:pPr>
        <w:pStyle w:val="Titolo1"/>
        <w:ind w:left="0"/>
        <w:rPr>
          <w:rFonts w:ascii="Times New Roman" w:hAnsi="Times New Roman" w:cs="Times New Roman"/>
          <w:b/>
        </w:rPr>
      </w:pPr>
    </w:p>
    <w:p w14:paraId="310FC334" w14:textId="77777777" w:rsidR="0036370F" w:rsidRDefault="0036370F" w:rsidP="00A5739F">
      <w:pPr>
        <w:pStyle w:val="Titolo1"/>
        <w:ind w:left="0"/>
        <w:rPr>
          <w:rFonts w:ascii="Times New Roman" w:hAnsi="Times New Roman" w:cs="Times New Roman"/>
          <w:b/>
        </w:rPr>
      </w:pPr>
    </w:p>
    <w:p w14:paraId="44C077C2" w14:textId="77777777" w:rsidR="0036370F" w:rsidRDefault="0036370F" w:rsidP="00A5739F">
      <w:pPr>
        <w:pStyle w:val="Titolo1"/>
        <w:ind w:left="0"/>
        <w:rPr>
          <w:rFonts w:ascii="Times New Roman" w:hAnsi="Times New Roman" w:cs="Times New Roman"/>
          <w:b/>
        </w:rPr>
      </w:pPr>
    </w:p>
    <w:p w14:paraId="26BF2D76" w14:textId="77777777" w:rsidR="0036370F" w:rsidRDefault="0036370F" w:rsidP="00A5739F">
      <w:pPr>
        <w:pStyle w:val="Titolo1"/>
        <w:ind w:left="0"/>
        <w:rPr>
          <w:rFonts w:ascii="Times New Roman" w:hAnsi="Times New Roman" w:cs="Times New Roman"/>
          <w:b/>
        </w:rPr>
      </w:pPr>
    </w:p>
    <w:p w14:paraId="0F3FD57F" w14:textId="77777777" w:rsidR="0036370F" w:rsidRDefault="0036370F" w:rsidP="00A5739F">
      <w:pPr>
        <w:pStyle w:val="Titolo1"/>
        <w:ind w:left="0"/>
        <w:rPr>
          <w:rFonts w:ascii="Times New Roman" w:hAnsi="Times New Roman" w:cs="Times New Roman"/>
          <w:b/>
        </w:rPr>
      </w:pPr>
    </w:p>
    <w:p w14:paraId="1EEE2382" w14:textId="77777777" w:rsidR="0036370F" w:rsidRDefault="0036370F" w:rsidP="00A5739F">
      <w:pPr>
        <w:pStyle w:val="Titolo1"/>
        <w:ind w:left="0"/>
        <w:rPr>
          <w:rFonts w:ascii="Times New Roman" w:hAnsi="Times New Roman" w:cs="Times New Roman"/>
          <w:b/>
        </w:rPr>
      </w:pPr>
    </w:p>
    <w:p w14:paraId="30D4F8CF" w14:textId="77777777" w:rsidR="0036370F" w:rsidRDefault="0036370F" w:rsidP="00A5739F">
      <w:pPr>
        <w:pStyle w:val="Titolo1"/>
        <w:ind w:left="0"/>
        <w:rPr>
          <w:rFonts w:ascii="Times New Roman" w:hAnsi="Times New Roman" w:cs="Times New Roman"/>
          <w:b/>
        </w:rPr>
      </w:pPr>
    </w:p>
    <w:p w14:paraId="7559FB15" w14:textId="77777777" w:rsidR="00154705" w:rsidRPr="0036370F" w:rsidRDefault="00154705" w:rsidP="00A5739F">
      <w:pPr>
        <w:pStyle w:val="Titolo1"/>
        <w:ind w:left="0"/>
        <w:rPr>
          <w:rFonts w:ascii="Times New Roman" w:hAnsi="Times New Roman" w:cs="Times New Roman"/>
          <w:b/>
        </w:rPr>
      </w:pPr>
      <w:bookmarkStart w:id="97" w:name="_Toc61196336"/>
      <w:r w:rsidRPr="0036370F">
        <w:rPr>
          <w:rFonts w:ascii="Times New Roman" w:hAnsi="Times New Roman" w:cs="Times New Roman"/>
          <w:b/>
        </w:rPr>
        <w:t>Bibliografia</w:t>
      </w:r>
      <w:bookmarkEnd w:id="97"/>
    </w:p>
    <w:p w14:paraId="18024553" w14:textId="77777777" w:rsidR="0049347E" w:rsidRDefault="0049347E" w:rsidP="00C26415">
      <w:pPr>
        <w:pStyle w:val="Titolo1"/>
        <w:ind w:left="0"/>
        <w:rPr>
          <w:rFonts w:ascii="Times New Roman" w:hAnsi="Times New Roman" w:cs="Times New Roman"/>
        </w:rPr>
      </w:pPr>
    </w:p>
    <w:p w14:paraId="2A2A3BD3" w14:textId="77777777" w:rsidR="0049347E" w:rsidRPr="004D3C7D" w:rsidRDefault="00C26415" w:rsidP="0049347E">
      <w:pPr>
        <w:pStyle w:val="Paragrafoelenco"/>
        <w:numPr>
          <w:ilvl w:val="0"/>
          <w:numId w:val="28"/>
        </w:numPr>
        <w:rPr>
          <w:rFonts w:ascii="Times New Roman" w:hAnsi="Times New Roman" w:cs="Times New Roman"/>
          <w:sz w:val="26"/>
          <w:szCs w:val="26"/>
          <w:lang w:val="en-US"/>
        </w:rPr>
      </w:pPr>
      <w:r w:rsidRPr="004D3C7D">
        <w:rPr>
          <w:rFonts w:ascii="Times New Roman" w:hAnsi="Times New Roman" w:cs="Times New Roman"/>
          <w:sz w:val="26"/>
          <w:szCs w:val="26"/>
          <w:lang w:val="en-US"/>
        </w:rPr>
        <w:t>D</w:t>
      </w:r>
      <w:r w:rsidR="0049347E" w:rsidRPr="004D3C7D">
        <w:rPr>
          <w:rFonts w:ascii="Times New Roman" w:hAnsi="Times New Roman" w:cs="Times New Roman"/>
          <w:sz w:val="26"/>
          <w:szCs w:val="26"/>
          <w:lang w:val="en-US"/>
        </w:rPr>
        <w:t xml:space="preserve">atabase </w:t>
      </w:r>
      <w:r w:rsidR="00DD22EE" w:rsidRPr="004D3C7D">
        <w:rPr>
          <w:rFonts w:ascii="Times New Roman" w:hAnsi="Times New Roman" w:cs="Times New Roman"/>
          <w:sz w:val="26"/>
          <w:szCs w:val="26"/>
          <w:lang w:val="en-US"/>
        </w:rPr>
        <w:t>real-time</w:t>
      </w:r>
      <w:r w:rsidRPr="004D3C7D">
        <w:rPr>
          <w:rFonts w:ascii="Times New Roman" w:hAnsi="Times New Roman" w:cs="Times New Roman"/>
          <w:sz w:val="26"/>
          <w:szCs w:val="26"/>
          <w:lang w:val="en-US"/>
        </w:rPr>
        <w:t>. URL</w:t>
      </w:r>
      <w:r w:rsidR="0049347E" w:rsidRPr="004D3C7D">
        <w:rPr>
          <w:rFonts w:ascii="Times New Roman" w:hAnsi="Times New Roman" w:cs="Times New Roman"/>
          <w:sz w:val="26"/>
          <w:szCs w:val="26"/>
          <w:lang w:val="en-US"/>
        </w:rPr>
        <w:t xml:space="preserve"> </w:t>
      </w:r>
      <w:bookmarkStart w:id="98" w:name="database_realtime1"/>
      <w:r w:rsidR="003D173B">
        <w:rPr>
          <w:rFonts w:ascii="Times New Roman" w:hAnsi="Times New Roman" w:cs="Times New Roman"/>
          <w:sz w:val="26"/>
          <w:szCs w:val="26"/>
        </w:rPr>
        <w:fldChar w:fldCharType="begin"/>
      </w:r>
      <w:r w:rsidR="0049347E" w:rsidRPr="004D3C7D">
        <w:rPr>
          <w:rFonts w:ascii="Times New Roman" w:hAnsi="Times New Roman" w:cs="Times New Roman"/>
          <w:sz w:val="26"/>
          <w:szCs w:val="26"/>
          <w:lang w:val="en-US"/>
        </w:rPr>
        <w:instrText xml:space="preserve"> HYPERLINK "https://medium.baqend.com/real-time-databases-explained-why-meteor-rethinkdb-parse-and-firebase-dont-scale-822ff87d2f87" </w:instrText>
      </w:r>
      <w:r w:rsidR="003D173B">
        <w:rPr>
          <w:rFonts w:ascii="Times New Roman" w:hAnsi="Times New Roman" w:cs="Times New Roman"/>
          <w:sz w:val="26"/>
          <w:szCs w:val="26"/>
        </w:rPr>
        <w:fldChar w:fldCharType="separate"/>
      </w:r>
      <w:r w:rsidR="0049347E" w:rsidRPr="004D3C7D">
        <w:rPr>
          <w:rStyle w:val="Collegamentoipertestuale"/>
          <w:rFonts w:ascii="Times New Roman" w:hAnsi="Times New Roman" w:cs="Times New Roman"/>
          <w:sz w:val="26"/>
          <w:szCs w:val="26"/>
          <w:lang w:val="en-US"/>
        </w:rPr>
        <w:t>https://medium.baqend.com/real-time-databases-explained-why-meteor-rethinkdb-parse-and-firebase-dont-scale-822ff87d2f87</w:t>
      </w:r>
      <w:r w:rsidR="003D173B">
        <w:rPr>
          <w:rFonts w:ascii="Times New Roman" w:hAnsi="Times New Roman" w:cs="Times New Roman"/>
          <w:sz w:val="26"/>
          <w:szCs w:val="26"/>
        </w:rPr>
        <w:fldChar w:fldCharType="end"/>
      </w:r>
      <w:bookmarkEnd w:id="98"/>
      <w:r w:rsidR="0049347E" w:rsidRPr="004D3C7D">
        <w:rPr>
          <w:rFonts w:ascii="Times New Roman" w:hAnsi="Times New Roman" w:cs="Times New Roman"/>
          <w:sz w:val="26"/>
          <w:szCs w:val="26"/>
          <w:lang w:val="en-US"/>
        </w:rPr>
        <w:t>.</w:t>
      </w:r>
    </w:p>
    <w:p w14:paraId="3145C9BF" w14:textId="77777777" w:rsidR="0049347E" w:rsidRPr="004D3C7D" w:rsidRDefault="0049347E" w:rsidP="0049347E">
      <w:pPr>
        <w:rPr>
          <w:rFonts w:ascii="Times New Roman" w:hAnsi="Times New Roman" w:cs="Times New Roman"/>
          <w:sz w:val="26"/>
          <w:szCs w:val="26"/>
          <w:lang w:val="en-US"/>
        </w:rPr>
      </w:pPr>
    </w:p>
    <w:p w14:paraId="5D5971C9" w14:textId="77777777" w:rsidR="0049347E" w:rsidRPr="004D3C7D" w:rsidRDefault="0049347E" w:rsidP="0049347E">
      <w:pPr>
        <w:pStyle w:val="Paragrafoelenco"/>
        <w:numPr>
          <w:ilvl w:val="0"/>
          <w:numId w:val="28"/>
        </w:numPr>
        <w:rPr>
          <w:rFonts w:ascii="Times New Roman" w:hAnsi="Times New Roman" w:cs="Times New Roman"/>
          <w:sz w:val="26"/>
          <w:szCs w:val="26"/>
          <w:lang w:val="en-US"/>
        </w:rPr>
      </w:pPr>
      <w:r w:rsidRPr="004D3C7D">
        <w:rPr>
          <w:rFonts w:ascii="Times New Roman" w:hAnsi="Times New Roman" w:cs="Times New Roman"/>
          <w:sz w:val="26"/>
          <w:szCs w:val="26"/>
          <w:lang w:val="en-US"/>
        </w:rPr>
        <w:t xml:space="preserve">Database </w:t>
      </w:r>
      <w:r w:rsidR="00DD22EE" w:rsidRPr="004D3C7D">
        <w:rPr>
          <w:rFonts w:ascii="Times New Roman" w:hAnsi="Times New Roman" w:cs="Times New Roman"/>
          <w:sz w:val="26"/>
          <w:szCs w:val="26"/>
          <w:lang w:val="en-US"/>
        </w:rPr>
        <w:t>real-time</w:t>
      </w:r>
      <w:r w:rsidRPr="004D3C7D">
        <w:rPr>
          <w:rFonts w:ascii="Times New Roman" w:hAnsi="Times New Roman" w:cs="Times New Roman"/>
          <w:sz w:val="26"/>
          <w:szCs w:val="26"/>
          <w:lang w:val="en-US"/>
        </w:rPr>
        <w:t xml:space="preserve">. URL </w:t>
      </w:r>
      <w:bookmarkStart w:id="99" w:name="database_realtime2"/>
      <w:r w:rsidR="003D173B">
        <w:rPr>
          <w:rFonts w:ascii="Times New Roman" w:hAnsi="Times New Roman" w:cs="Times New Roman"/>
          <w:sz w:val="26"/>
          <w:szCs w:val="26"/>
        </w:rPr>
        <w:fldChar w:fldCharType="begin"/>
      </w:r>
      <w:r w:rsidRPr="004D3C7D">
        <w:rPr>
          <w:rFonts w:ascii="Times New Roman" w:hAnsi="Times New Roman" w:cs="Times New Roman"/>
          <w:sz w:val="26"/>
          <w:szCs w:val="26"/>
          <w:lang w:val="en-US"/>
        </w:rPr>
        <w:instrText xml:space="preserve"> HYPERLINK "https://en.wikipedia.org/wiki/Real-time_database" </w:instrText>
      </w:r>
      <w:r w:rsidR="003D173B">
        <w:rPr>
          <w:rFonts w:ascii="Times New Roman" w:hAnsi="Times New Roman" w:cs="Times New Roman"/>
          <w:sz w:val="26"/>
          <w:szCs w:val="26"/>
        </w:rPr>
        <w:fldChar w:fldCharType="separate"/>
      </w:r>
      <w:r w:rsidRPr="004D3C7D">
        <w:rPr>
          <w:rStyle w:val="Collegamentoipertestuale"/>
          <w:rFonts w:ascii="Times New Roman" w:hAnsi="Times New Roman" w:cs="Times New Roman"/>
          <w:sz w:val="26"/>
          <w:szCs w:val="26"/>
          <w:lang w:val="en-US"/>
        </w:rPr>
        <w:t>https://en.wikipedia.org/wiki/Real-time_database</w:t>
      </w:r>
      <w:r w:rsidR="003D173B">
        <w:rPr>
          <w:rFonts w:ascii="Times New Roman" w:hAnsi="Times New Roman" w:cs="Times New Roman"/>
          <w:sz w:val="26"/>
          <w:szCs w:val="26"/>
        </w:rPr>
        <w:fldChar w:fldCharType="end"/>
      </w:r>
      <w:bookmarkEnd w:id="99"/>
      <w:r w:rsidRPr="004D3C7D">
        <w:rPr>
          <w:rFonts w:ascii="Times New Roman" w:hAnsi="Times New Roman" w:cs="Times New Roman"/>
          <w:sz w:val="26"/>
          <w:szCs w:val="26"/>
          <w:lang w:val="en-US"/>
        </w:rPr>
        <w:t>.</w:t>
      </w:r>
    </w:p>
    <w:p w14:paraId="4B6F1E36" w14:textId="77777777" w:rsidR="0049347E" w:rsidRPr="004D3C7D" w:rsidRDefault="0049347E" w:rsidP="0049347E">
      <w:pPr>
        <w:rPr>
          <w:rFonts w:ascii="Times New Roman" w:hAnsi="Times New Roman" w:cs="Times New Roman"/>
          <w:sz w:val="26"/>
          <w:szCs w:val="26"/>
          <w:lang w:val="en-US"/>
        </w:rPr>
      </w:pPr>
    </w:p>
    <w:p w14:paraId="00E6D091" w14:textId="77777777" w:rsidR="0049347E" w:rsidRPr="004D3C7D" w:rsidRDefault="0049347E" w:rsidP="0049347E">
      <w:pPr>
        <w:pStyle w:val="Paragrafoelenco"/>
        <w:numPr>
          <w:ilvl w:val="0"/>
          <w:numId w:val="28"/>
        </w:numPr>
        <w:rPr>
          <w:rFonts w:ascii="Times New Roman" w:hAnsi="Times New Roman" w:cs="Times New Roman"/>
          <w:sz w:val="26"/>
          <w:szCs w:val="26"/>
          <w:lang w:val="en-US"/>
        </w:rPr>
      </w:pPr>
      <w:r w:rsidRPr="004D3C7D">
        <w:rPr>
          <w:rFonts w:ascii="Times New Roman" w:hAnsi="Times New Roman" w:cs="Times New Roman"/>
          <w:sz w:val="26"/>
          <w:szCs w:val="26"/>
          <w:lang w:val="en-US"/>
        </w:rPr>
        <w:t xml:space="preserve">Design Publish/Subscribe. URL </w:t>
      </w:r>
      <w:hyperlink r:id="rId61" w:history="1">
        <w:r w:rsidRPr="004D3C7D">
          <w:rPr>
            <w:rStyle w:val="Collegamentoipertestuale"/>
            <w:rFonts w:ascii="Times New Roman" w:hAnsi="Times New Roman" w:cs="Times New Roman"/>
            <w:sz w:val="26"/>
            <w:szCs w:val="26"/>
            <w:shd w:val="clear" w:color="auto" w:fill="FFFFFF"/>
            <w:lang w:val="en-US"/>
          </w:rPr>
          <w:t>https://it.wikipedia.org/wiki/Publish/subscribe</w:t>
        </w:r>
      </w:hyperlink>
      <w:r w:rsidRPr="004D3C7D">
        <w:rPr>
          <w:rFonts w:ascii="Times New Roman" w:hAnsi="Times New Roman" w:cs="Times New Roman"/>
          <w:sz w:val="26"/>
          <w:szCs w:val="26"/>
          <w:lang w:val="en-US"/>
        </w:rPr>
        <w:t>.</w:t>
      </w:r>
    </w:p>
    <w:p w14:paraId="31DC0113" w14:textId="77777777" w:rsidR="00165ABF" w:rsidRPr="004D3C7D" w:rsidRDefault="00165ABF" w:rsidP="00165ABF">
      <w:pPr>
        <w:pStyle w:val="Paragrafoelenco"/>
        <w:ind w:left="770"/>
        <w:rPr>
          <w:rFonts w:ascii="Times New Roman" w:hAnsi="Times New Roman" w:cs="Times New Roman"/>
          <w:sz w:val="26"/>
          <w:szCs w:val="26"/>
          <w:lang w:val="en-US"/>
        </w:rPr>
      </w:pPr>
    </w:p>
    <w:p w14:paraId="60220ACC" w14:textId="77777777" w:rsidR="00165ABF" w:rsidRDefault="00165ABF" w:rsidP="00165ABF">
      <w:pPr>
        <w:pStyle w:val="Paragrafoelenco"/>
        <w:numPr>
          <w:ilvl w:val="0"/>
          <w:numId w:val="28"/>
        </w:numPr>
        <w:rPr>
          <w:rFonts w:ascii="Times New Roman" w:hAnsi="Times New Roman" w:cs="Times New Roman"/>
          <w:sz w:val="26"/>
          <w:szCs w:val="26"/>
        </w:rPr>
      </w:pPr>
      <w:r>
        <w:rPr>
          <w:rFonts w:ascii="Times New Roman" w:hAnsi="Times New Roman" w:cs="Times New Roman"/>
          <w:sz w:val="26"/>
          <w:szCs w:val="26"/>
        </w:rPr>
        <w:t xml:space="preserve">Firebase. URL </w:t>
      </w:r>
      <w:bookmarkStart w:id="100" w:name="Firebase"/>
      <w:r w:rsidR="003D173B" w:rsidRPr="00165ABF">
        <w:rPr>
          <w:rFonts w:ascii="Times New Roman" w:hAnsi="Times New Roman" w:cs="Times New Roman"/>
          <w:sz w:val="26"/>
          <w:szCs w:val="26"/>
        </w:rPr>
        <w:fldChar w:fldCharType="begin"/>
      </w:r>
      <w:r w:rsidRPr="00165ABF">
        <w:rPr>
          <w:rFonts w:ascii="Times New Roman" w:hAnsi="Times New Roman" w:cs="Times New Roman"/>
          <w:sz w:val="26"/>
          <w:szCs w:val="26"/>
        </w:rPr>
        <w:instrText xml:space="preserve"> HYPERLINK "https://it.wikipedia.org/wiki/Firebase" </w:instrText>
      </w:r>
      <w:r w:rsidR="003D173B" w:rsidRPr="00165ABF">
        <w:rPr>
          <w:rFonts w:ascii="Times New Roman" w:hAnsi="Times New Roman" w:cs="Times New Roman"/>
          <w:sz w:val="26"/>
          <w:szCs w:val="26"/>
        </w:rPr>
        <w:fldChar w:fldCharType="separate"/>
      </w:r>
      <w:r w:rsidRPr="00165ABF">
        <w:rPr>
          <w:rStyle w:val="Collegamentoipertestuale"/>
          <w:rFonts w:ascii="Times New Roman" w:hAnsi="Times New Roman" w:cs="Times New Roman"/>
          <w:sz w:val="26"/>
          <w:szCs w:val="26"/>
        </w:rPr>
        <w:t>https://it.wikipedia.org/wiki/Firebase</w:t>
      </w:r>
      <w:r w:rsidR="003D173B" w:rsidRPr="00165ABF">
        <w:rPr>
          <w:rFonts w:ascii="Times New Roman" w:hAnsi="Times New Roman" w:cs="Times New Roman"/>
          <w:sz w:val="26"/>
          <w:szCs w:val="26"/>
        </w:rPr>
        <w:fldChar w:fldCharType="end"/>
      </w:r>
      <w:bookmarkEnd w:id="100"/>
      <w:r w:rsidR="009E29B0">
        <w:rPr>
          <w:rFonts w:ascii="Times New Roman" w:hAnsi="Times New Roman" w:cs="Times New Roman"/>
          <w:sz w:val="26"/>
          <w:szCs w:val="26"/>
        </w:rPr>
        <w:t>.</w:t>
      </w:r>
    </w:p>
    <w:p w14:paraId="150511BC" w14:textId="77777777" w:rsidR="00165ABF" w:rsidRPr="00165ABF" w:rsidRDefault="00165ABF" w:rsidP="00165ABF">
      <w:pPr>
        <w:pStyle w:val="Paragrafoelenco"/>
        <w:rPr>
          <w:rFonts w:ascii="Times New Roman" w:hAnsi="Times New Roman" w:cs="Times New Roman"/>
          <w:sz w:val="26"/>
          <w:szCs w:val="26"/>
        </w:rPr>
      </w:pPr>
    </w:p>
    <w:p w14:paraId="7E861E61" w14:textId="77777777" w:rsidR="00165ABF" w:rsidRPr="004D3C7D" w:rsidRDefault="00165ABF" w:rsidP="00165ABF">
      <w:pPr>
        <w:pStyle w:val="Paragrafoelenco"/>
        <w:numPr>
          <w:ilvl w:val="0"/>
          <w:numId w:val="28"/>
        </w:numPr>
        <w:rPr>
          <w:rFonts w:ascii="Times New Roman" w:hAnsi="Times New Roman" w:cs="Times New Roman"/>
          <w:sz w:val="26"/>
          <w:szCs w:val="26"/>
          <w:lang w:val="en-US"/>
        </w:rPr>
      </w:pPr>
      <w:r w:rsidRPr="004D3C7D">
        <w:rPr>
          <w:rFonts w:ascii="Times New Roman" w:hAnsi="Times New Roman" w:cs="Times New Roman"/>
          <w:sz w:val="26"/>
          <w:szCs w:val="26"/>
          <w:lang w:val="en-US"/>
        </w:rPr>
        <w:t xml:space="preserve">Firebase Cloud Messaging. URL </w:t>
      </w:r>
      <w:bookmarkStart w:id="101" w:name="Firebase_cloud_messaging"/>
      <w:r w:rsidR="003D173B">
        <w:rPr>
          <w:rFonts w:ascii="Times New Roman" w:hAnsi="Times New Roman" w:cs="Times New Roman"/>
          <w:sz w:val="26"/>
          <w:szCs w:val="26"/>
        </w:rPr>
        <w:fldChar w:fldCharType="begin"/>
      </w:r>
      <w:r w:rsidRPr="004D3C7D">
        <w:rPr>
          <w:rFonts w:ascii="Times New Roman" w:hAnsi="Times New Roman" w:cs="Times New Roman"/>
          <w:sz w:val="26"/>
          <w:szCs w:val="26"/>
          <w:lang w:val="en-US"/>
        </w:rPr>
        <w:instrText xml:space="preserve"> HYPERLINK "https://en.wikipedia.org/wiki/Firebase_Cloud_Messaging#Web_Push_Support" </w:instrText>
      </w:r>
      <w:r w:rsidR="003D173B">
        <w:rPr>
          <w:rFonts w:ascii="Times New Roman" w:hAnsi="Times New Roman" w:cs="Times New Roman"/>
          <w:sz w:val="26"/>
          <w:szCs w:val="26"/>
        </w:rPr>
        <w:fldChar w:fldCharType="separate"/>
      </w:r>
      <w:r w:rsidRPr="004D3C7D">
        <w:rPr>
          <w:rStyle w:val="Collegamentoipertestuale"/>
          <w:rFonts w:ascii="Times New Roman" w:hAnsi="Times New Roman" w:cs="Times New Roman"/>
          <w:sz w:val="26"/>
          <w:szCs w:val="26"/>
          <w:lang w:val="en-US"/>
        </w:rPr>
        <w:t>https://en.wikipedia.org/wiki/Firebase_Cloud_Messaging#Web_Push_Support</w:t>
      </w:r>
      <w:r w:rsidR="003D173B">
        <w:rPr>
          <w:rFonts w:ascii="Times New Roman" w:hAnsi="Times New Roman" w:cs="Times New Roman"/>
          <w:sz w:val="26"/>
          <w:szCs w:val="26"/>
        </w:rPr>
        <w:fldChar w:fldCharType="end"/>
      </w:r>
      <w:bookmarkEnd w:id="101"/>
      <w:r w:rsidR="009E29B0" w:rsidRPr="004D3C7D">
        <w:rPr>
          <w:rFonts w:ascii="Times New Roman" w:hAnsi="Times New Roman" w:cs="Times New Roman"/>
          <w:sz w:val="26"/>
          <w:szCs w:val="26"/>
          <w:lang w:val="en-US"/>
        </w:rPr>
        <w:t>.</w:t>
      </w:r>
    </w:p>
    <w:p w14:paraId="7A485B35" w14:textId="77777777" w:rsidR="00A710DB" w:rsidRPr="004D3C7D" w:rsidRDefault="00A710DB" w:rsidP="00A710DB">
      <w:pPr>
        <w:pStyle w:val="Paragrafoelenco"/>
        <w:rPr>
          <w:rFonts w:ascii="Times New Roman" w:hAnsi="Times New Roman" w:cs="Times New Roman"/>
          <w:sz w:val="26"/>
          <w:szCs w:val="26"/>
          <w:lang w:val="en-US"/>
        </w:rPr>
      </w:pPr>
    </w:p>
    <w:p w14:paraId="44DFF6B7" w14:textId="77777777" w:rsidR="00A710DB" w:rsidRPr="004D3C7D" w:rsidRDefault="00A710DB" w:rsidP="00A710DB">
      <w:pPr>
        <w:pStyle w:val="Paragrafoelenco"/>
        <w:numPr>
          <w:ilvl w:val="0"/>
          <w:numId w:val="28"/>
        </w:numPr>
        <w:rPr>
          <w:rFonts w:ascii="Times New Roman" w:hAnsi="Times New Roman" w:cs="Times New Roman"/>
          <w:sz w:val="26"/>
          <w:szCs w:val="26"/>
          <w:lang w:val="en-US"/>
        </w:rPr>
      </w:pPr>
      <w:r w:rsidRPr="004D3C7D">
        <w:rPr>
          <w:rFonts w:ascii="Times New Roman" w:hAnsi="Times New Roman" w:cs="Times New Roman"/>
          <w:sz w:val="26"/>
          <w:szCs w:val="26"/>
          <w:lang w:val="en-US"/>
        </w:rPr>
        <w:t xml:space="preserve">Firebase </w:t>
      </w:r>
      <w:r w:rsidR="00DD22EE" w:rsidRPr="004D3C7D">
        <w:rPr>
          <w:rFonts w:ascii="Times New Roman" w:hAnsi="Times New Roman" w:cs="Times New Roman"/>
          <w:sz w:val="26"/>
          <w:szCs w:val="26"/>
          <w:lang w:val="en-US"/>
        </w:rPr>
        <w:t>Real-time</w:t>
      </w:r>
      <w:r w:rsidRPr="004D3C7D">
        <w:rPr>
          <w:rFonts w:ascii="Times New Roman" w:hAnsi="Times New Roman" w:cs="Times New Roman"/>
          <w:sz w:val="26"/>
          <w:szCs w:val="26"/>
          <w:lang w:val="en-US"/>
        </w:rPr>
        <w:t xml:space="preserve"> Database. URL </w:t>
      </w:r>
      <w:bookmarkStart w:id="102" w:name="Firebase_realtime_db"/>
      <w:r w:rsidR="003D173B" w:rsidRPr="00A710DB">
        <w:rPr>
          <w:rFonts w:ascii="Times New Roman" w:hAnsi="Times New Roman" w:cs="Times New Roman"/>
          <w:sz w:val="26"/>
          <w:szCs w:val="26"/>
        </w:rPr>
        <w:fldChar w:fldCharType="begin"/>
      </w:r>
      <w:r w:rsidRPr="004D3C7D">
        <w:rPr>
          <w:rFonts w:ascii="Times New Roman" w:hAnsi="Times New Roman" w:cs="Times New Roman"/>
          <w:sz w:val="26"/>
          <w:szCs w:val="26"/>
          <w:lang w:val="en-US"/>
        </w:rPr>
        <w:instrText xml:space="preserve"> HYPERLINK "https://firebase.google.com/docs/database" </w:instrText>
      </w:r>
      <w:r w:rsidR="003D173B" w:rsidRPr="00A710DB">
        <w:rPr>
          <w:rFonts w:ascii="Times New Roman" w:hAnsi="Times New Roman" w:cs="Times New Roman"/>
          <w:sz w:val="26"/>
          <w:szCs w:val="26"/>
        </w:rPr>
        <w:fldChar w:fldCharType="separate"/>
      </w:r>
      <w:r w:rsidRPr="004D3C7D">
        <w:rPr>
          <w:rStyle w:val="Collegamentoipertestuale"/>
          <w:rFonts w:ascii="Times New Roman" w:hAnsi="Times New Roman" w:cs="Times New Roman"/>
          <w:sz w:val="26"/>
          <w:szCs w:val="26"/>
          <w:lang w:val="en-US"/>
        </w:rPr>
        <w:t>https://firebase.google.com/docs/database</w:t>
      </w:r>
      <w:r w:rsidR="003D173B" w:rsidRPr="00A710DB">
        <w:rPr>
          <w:rFonts w:ascii="Times New Roman" w:hAnsi="Times New Roman" w:cs="Times New Roman"/>
          <w:sz w:val="26"/>
          <w:szCs w:val="26"/>
        </w:rPr>
        <w:fldChar w:fldCharType="end"/>
      </w:r>
      <w:bookmarkEnd w:id="102"/>
      <w:r w:rsidR="009E29B0" w:rsidRPr="004D3C7D">
        <w:rPr>
          <w:rFonts w:ascii="Times New Roman" w:hAnsi="Times New Roman" w:cs="Times New Roman"/>
          <w:sz w:val="26"/>
          <w:szCs w:val="26"/>
          <w:lang w:val="en-US"/>
        </w:rPr>
        <w:t>.</w:t>
      </w:r>
    </w:p>
    <w:p w14:paraId="5F08AB10" w14:textId="77777777" w:rsidR="00A710DB" w:rsidRPr="004D3C7D" w:rsidRDefault="00A710DB" w:rsidP="00A710DB">
      <w:pPr>
        <w:pStyle w:val="Paragrafoelenco"/>
        <w:ind w:left="770"/>
        <w:rPr>
          <w:rFonts w:ascii="Times New Roman" w:hAnsi="Times New Roman" w:cs="Times New Roman"/>
          <w:sz w:val="26"/>
          <w:szCs w:val="26"/>
          <w:lang w:val="en-US"/>
        </w:rPr>
      </w:pPr>
    </w:p>
    <w:p w14:paraId="6A9763D2" w14:textId="77777777" w:rsidR="00A710DB" w:rsidRDefault="00A710DB" w:rsidP="00A710DB">
      <w:pPr>
        <w:pStyle w:val="Paragrafoelenco"/>
        <w:numPr>
          <w:ilvl w:val="0"/>
          <w:numId w:val="28"/>
        </w:numPr>
        <w:rPr>
          <w:rFonts w:ascii="Times New Roman" w:hAnsi="Times New Roman" w:cs="Times New Roman"/>
          <w:sz w:val="26"/>
          <w:szCs w:val="26"/>
        </w:rPr>
      </w:pPr>
      <w:r>
        <w:rPr>
          <w:rFonts w:ascii="Times New Roman" w:hAnsi="Times New Roman" w:cs="Times New Roman"/>
          <w:sz w:val="26"/>
          <w:szCs w:val="26"/>
        </w:rPr>
        <w:t xml:space="preserve">Firebase </w:t>
      </w:r>
      <w:r w:rsidR="00DD22EE">
        <w:rPr>
          <w:rFonts w:ascii="Times New Roman" w:hAnsi="Times New Roman" w:cs="Times New Roman"/>
          <w:sz w:val="26"/>
          <w:szCs w:val="26"/>
        </w:rPr>
        <w:t>Real-time</w:t>
      </w:r>
      <w:r>
        <w:rPr>
          <w:rFonts w:ascii="Times New Roman" w:hAnsi="Times New Roman" w:cs="Times New Roman"/>
          <w:sz w:val="26"/>
          <w:szCs w:val="26"/>
        </w:rPr>
        <w:t xml:space="preserve"> Database listener. URL </w:t>
      </w:r>
      <w:bookmarkStart w:id="103" w:name="Firebase_realtime_db_listener"/>
      <w:r w:rsidR="003D173B" w:rsidRPr="00A710DB">
        <w:rPr>
          <w:rFonts w:ascii="Times New Roman" w:hAnsi="Times New Roman" w:cs="Times New Roman"/>
          <w:sz w:val="26"/>
          <w:szCs w:val="26"/>
        </w:rPr>
        <w:fldChar w:fldCharType="begin"/>
      </w:r>
      <w:r w:rsidRPr="00A710DB">
        <w:rPr>
          <w:rFonts w:ascii="Times New Roman" w:hAnsi="Times New Roman" w:cs="Times New Roman"/>
          <w:sz w:val="26"/>
          <w:szCs w:val="26"/>
        </w:rPr>
        <w:instrText xml:space="preserve"> HYPERLINK "https://firebase.google.com/docs/database/admin/retrieve-data" </w:instrText>
      </w:r>
      <w:r w:rsidR="003D173B" w:rsidRPr="00A710DB">
        <w:rPr>
          <w:rFonts w:ascii="Times New Roman" w:hAnsi="Times New Roman" w:cs="Times New Roman"/>
          <w:sz w:val="26"/>
          <w:szCs w:val="26"/>
        </w:rPr>
        <w:fldChar w:fldCharType="separate"/>
      </w:r>
      <w:r w:rsidRPr="00A710DB">
        <w:rPr>
          <w:rStyle w:val="Collegamentoipertestuale"/>
          <w:rFonts w:ascii="Times New Roman" w:hAnsi="Times New Roman" w:cs="Times New Roman"/>
          <w:sz w:val="26"/>
          <w:szCs w:val="26"/>
        </w:rPr>
        <w:t>https://firebase.google.com/docs/database/admin/retrieve-data</w:t>
      </w:r>
      <w:r w:rsidR="003D173B" w:rsidRPr="00A710DB">
        <w:rPr>
          <w:rFonts w:ascii="Times New Roman" w:hAnsi="Times New Roman" w:cs="Times New Roman"/>
          <w:sz w:val="26"/>
          <w:szCs w:val="26"/>
        </w:rPr>
        <w:fldChar w:fldCharType="end"/>
      </w:r>
      <w:bookmarkEnd w:id="103"/>
      <w:r w:rsidR="009E29B0">
        <w:rPr>
          <w:rFonts w:ascii="Times New Roman" w:hAnsi="Times New Roman" w:cs="Times New Roman"/>
          <w:sz w:val="26"/>
          <w:szCs w:val="26"/>
        </w:rPr>
        <w:t>.</w:t>
      </w:r>
    </w:p>
    <w:p w14:paraId="4CDD556A" w14:textId="77777777" w:rsidR="00A710DB" w:rsidRPr="00A710DB" w:rsidRDefault="00A710DB" w:rsidP="00A710DB">
      <w:pPr>
        <w:pStyle w:val="Paragrafoelenco"/>
        <w:rPr>
          <w:rFonts w:ascii="Times New Roman" w:hAnsi="Times New Roman" w:cs="Times New Roman"/>
          <w:sz w:val="26"/>
          <w:szCs w:val="26"/>
        </w:rPr>
      </w:pPr>
    </w:p>
    <w:p w14:paraId="6222B373" w14:textId="77777777" w:rsidR="00E23B3C" w:rsidRPr="004D3C7D" w:rsidRDefault="00E23B3C" w:rsidP="00E23B3C">
      <w:pPr>
        <w:pStyle w:val="Paragrafoelenco"/>
        <w:numPr>
          <w:ilvl w:val="0"/>
          <w:numId w:val="28"/>
        </w:numPr>
        <w:rPr>
          <w:rFonts w:ascii="Times New Roman" w:hAnsi="Times New Roman" w:cs="Times New Roman"/>
          <w:sz w:val="26"/>
          <w:szCs w:val="26"/>
          <w:lang w:val="es-ES"/>
        </w:rPr>
      </w:pPr>
      <w:r w:rsidRPr="004D3C7D">
        <w:rPr>
          <w:rFonts w:ascii="Times New Roman" w:hAnsi="Times New Roman" w:cs="Times New Roman"/>
          <w:sz w:val="26"/>
          <w:szCs w:val="26"/>
          <w:lang w:val="es-ES"/>
        </w:rPr>
        <w:t xml:space="preserve">Meteor. URL </w:t>
      </w:r>
      <w:bookmarkStart w:id="104" w:name="Meteor"/>
      <w:r w:rsidR="003D173B">
        <w:rPr>
          <w:rFonts w:ascii="Times New Roman" w:hAnsi="Times New Roman" w:cs="Times New Roman"/>
          <w:sz w:val="26"/>
          <w:szCs w:val="26"/>
        </w:rPr>
        <w:fldChar w:fldCharType="begin"/>
      </w:r>
      <w:r w:rsidRPr="004D3C7D">
        <w:rPr>
          <w:rFonts w:ascii="Times New Roman" w:hAnsi="Times New Roman" w:cs="Times New Roman"/>
          <w:sz w:val="26"/>
          <w:szCs w:val="26"/>
          <w:lang w:val="es-ES"/>
        </w:rPr>
        <w:instrText xml:space="preserve"> HYPERLINK "https://en.wikipedia.org/wiki/Meteor_(web_framework)" </w:instrText>
      </w:r>
      <w:r w:rsidR="003D173B">
        <w:rPr>
          <w:rFonts w:ascii="Times New Roman" w:hAnsi="Times New Roman" w:cs="Times New Roman"/>
          <w:sz w:val="26"/>
          <w:szCs w:val="26"/>
        </w:rPr>
        <w:fldChar w:fldCharType="separate"/>
      </w:r>
      <w:r w:rsidRPr="004D3C7D">
        <w:rPr>
          <w:rStyle w:val="Collegamentoipertestuale"/>
          <w:rFonts w:ascii="Times New Roman" w:hAnsi="Times New Roman" w:cs="Times New Roman"/>
          <w:sz w:val="26"/>
          <w:szCs w:val="26"/>
          <w:lang w:val="es-ES"/>
        </w:rPr>
        <w:t>https://en.wikipedia.org/wiki/Meteor_(web_framework)</w:t>
      </w:r>
      <w:r w:rsidR="003D173B">
        <w:rPr>
          <w:rFonts w:ascii="Times New Roman" w:hAnsi="Times New Roman" w:cs="Times New Roman"/>
          <w:sz w:val="26"/>
          <w:szCs w:val="26"/>
        </w:rPr>
        <w:fldChar w:fldCharType="end"/>
      </w:r>
      <w:bookmarkEnd w:id="104"/>
      <w:r w:rsidR="009E29B0" w:rsidRPr="004D3C7D">
        <w:rPr>
          <w:rFonts w:ascii="Times New Roman" w:hAnsi="Times New Roman" w:cs="Times New Roman"/>
          <w:sz w:val="26"/>
          <w:szCs w:val="26"/>
          <w:lang w:val="es-ES"/>
        </w:rPr>
        <w:t>.</w:t>
      </w:r>
    </w:p>
    <w:p w14:paraId="684B2ADA" w14:textId="77777777" w:rsidR="00A710DB" w:rsidRPr="004D3C7D" w:rsidRDefault="00A710DB" w:rsidP="00A710DB">
      <w:pPr>
        <w:pStyle w:val="Paragrafoelenco"/>
        <w:ind w:left="770"/>
        <w:rPr>
          <w:rFonts w:ascii="Times New Roman" w:hAnsi="Times New Roman" w:cs="Times New Roman"/>
          <w:sz w:val="26"/>
          <w:szCs w:val="26"/>
          <w:lang w:val="es-ES"/>
        </w:rPr>
      </w:pPr>
    </w:p>
    <w:p w14:paraId="26B7D280" w14:textId="77777777" w:rsidR="00A710DB" w:rsidRDefault="00E23B3C" w:rsidP="00A710DB">
      <w:pPr>
        <w:pStyle w:val="Paragrafoelenco"/>
        <w:numPr>
          <w:ilvl w:val="0"/>
          <w:numId w:val="28"/>
        </w:numPr>
        <w:rPr>
          <w:rFonts w:ascii="Times New Roman" w:hAnsi="Times New Roman" w:cs="Times New Roman"/>
          <w:sz w:val="26"/>
          <w:szCs w:val="26"/>
        </w:rPr>
      </w:pPr>
      <w:r>
        <w:rPr>
          <w:rFonts w:ascii="Times New Roman" w:hAnsi="Times New Roman" w:cs="Times New Roman"/>
          <w:sz w:val="26"/>
          <w:szCs w:val="26"/>
        </w:rPr>
        <w:t xml:space="preserve">Protocollo Meteor DDP. URL </w:t>
      </w:r>
      <w:bookmarkStart w:id="105" w:name="meteor_ddp"/>
      <w:r w:rsidR="003D173B" w:rsidRPr="00A710DB">
        <w:rPr>
          <w:rFonts w:ascii="Times New Roman" w:hAnsi="Times New Roman" w:cs="Times New Roman"/>
          <w:sz w:val="26"/>
          <w:szCs w:val="26"/>
        </w:rPr>
        <w:fldChar w:fldCharType="begin"/>
      </w:r>
      <w:r w:rsidR="00A710DB" w:rsidRPr="00A710DB">
        <w:rPr>
          <w:rFonts w:ascii="Times New Roman" w:hAnsi="Times New Roman" w:cs="Times New Roman"/>
          <w:sz w:val="26"/>
          <w:szCs w:val="26"/>
        </w:rPr>
        <w:instrText xml:space="preserve"> HYPERLINK "https://github.com/meteor/meteor/blob/devel/packages/ddp/DDP.md" </w:instrText>
      </w:r>
      <w:r w:rsidR="003D173B" w:rsidRPr="00A710DB">
        <w:rPr>
          <w:rFonts w:ascii="Times New Roman" w:hAnsi="Times New Roman" w:cs="Times New Roman"/>
          <w:sz w:val="26"/>
          <w:szCs w:val="26"/>
        </w:rPr>
        <w:fldChar w:fldCharType="separate"/>
      </w:r>
      <w:r w:rsidR="00A710DB" w:rsidRPr="00A710DB">
        <w:rPr>
          <w:rStyle w:val="Collegamentoipertestuale"/>
          <w:rFonts w:ascii="Times New Roman" w:hAnsi="Times New Roman" w:cs="Times New Roman"/>
          <w:sz w:val="26"/>
          <w:szCs w:val="26"/>
        </w:rPr>
        <w:t>https://github.com/meteor/meteor/blob/devel/packages/ddp/DDP.md</w:t>
      </w:r>
      <w:r w:rsidR="003D173B" w:rsidRPr="00A710DB">
        <w:rPr>
          <w:rFonts w:ascii="Times New Roman" w:hAnsi="Times New Roman" w:cs="Times New Roman"/>
          <w:sz w:val="26"/>
          <w:szCs w:val="26"/>
        </w:rPr>
        <w:fldChar w:fldCharType="end"/>
      </w:r>
      <w:bookmarkEnd w:id="105"/>
      <w:r w:rsidR="009E29B0">
        <w:rPr>
          <w:rFonts w:ascii="Times New Roman" w:hAnsi="Times New Roman" w:cs="Times New Roman"/>
          <w:sz w:val="26"/>
          <w:szCs w:val="26"/>
        </w:rPr>
        <w:t>.</w:t>
      </w:r>
    </w:p>
    <w:p w14:paraId="75134227" w14:textId="77777777" w:rsidR="00E23B3C" w:rsidRPr="00E23B3C" w:rsidRDefault="00E23B3C" w:rsidP="00E23B3C">
      <w:pPr>
        <w:pStyle w:val="Paragrafoelenco"/>
        <w:rPr>
          <w:rFonts w:ascii="Times New Roman" w:hAnsi="Times New Roman" w:cs="Times New Roman"/>
          <w:sz w:val="26"/>
          <w:szCs w:val="26"/>
        </w:rPr>
      </w:pPr>
    </w:p>
    <w:p w14:paraId="7EDDC135" w14:textId="77777777" w:rsidR="00E23B3C" w:rsidRDefault="000D7726" w:rsidP="00E23B3C">
      <w:pPr>
        <w:pStyle w:val="Paragrafoelenco"/>
        <w:numPr>
          <w:ilvl w:val="0"/>
          <w:numId w:val="28"/>
        </w:numPr>
        <w:rPr>
          <w:rFonts w:ascii="Times New Roman" w:hAnsi="Times New Roman" w:cs="Times New Roman"/>
          <w:sz w:val="26"/>
          <w:szCs w:val="26"/>
        </w:rPr>
      </w:pPr>
      <w:r>
        <w:rPr>
          <w:rFonts w:ascii="Times New Roman" w:hAnsi="Times New Roman" w:cs="Times New Roman"/>
          <w:sz w:val="26"/>
          <w:szCs w:val="26"/>
        </w:rPr>
        <w:t xml:space="preserve">Parse. URL </w:t>
      </w:r>
      <w:bookmarkStart w:id="106" w:name="Parse1"/>
      <w:r w:rsidR="003D173B" w:rsidRPr="00E23B3C">
        <w:rPr>
          <w:rFonts w:ascii="Times New Roman" w:hAnsi="Times New Roman" w:cs="Times New Roman"/>
          <w:sz w:val="26"/>
          <w:szCs w:val="26"/>
        </w:rPr>
        <w:fldChar w:fldCharType="begin"/>
      </w:r>
      <w:r w:rsidR="00E23B3C" w:rsidRPr="00E23B3C">
        <w:rPr>
          <w:rFonts w:ascii="Times New Roman" w:hAnsi="Times New Roman" w:cs="Times New Roman"/>
          <w:sz w:val="26"/>
          <w:szCs w:val="26"/>
        </w:rPr>
        <w:instrText xml:space="preserve"> HYPERLINK "https://en.wikipedia.org/wiki/Parse_(platform)" </w:instrText>
      </w:r>
      <w:r w:rsidR="003D173B" w:rsidRPr="00E23B3C">
        <w:rPr>
          <w:rFonts w:ascii="Times New Roman" w:hAnsi="Times New Roman" w:cs="Times New Roman"/>
          <w:sz w:val="26"/>
          <w:szCs w:val="26"/>
        </w:rPr>
        <w:fldChar w:fldCharType="separate"/>
      </w:r>
      <w:r w:rsidR="00E23B3C" w:rsidRPr="00E23B3C">
        <w:rPr>
          <w:rStyle w:val="Collegamentoipertestuale"/>
          <w:rFonts w:ascii="Times New Roman" w:hAnsi="Times New Roman" w:cs="Times New Roman"/>
          <w:sz w:val="26"/>
          <w:szCs w:val="26"/>
        </w:rPr>
        <w:t>https://en.wikipedia.org/wiki/Parse_(platform)</w:t>
      </w:r>
      <w:r w:rsidR="003D173B" w:rsidRPr="00E23B3C">
        <w:rPr>
          <w:rFonts w:ascii="Times New Roman" w:hAnsi="Times New Roman" w:cs="Times New Roman"/>
          <w:sz w:val="26"/>
          <w:szCs w:val="26"/>
        </w:rPr>
        <w:fldChar w:fldCharType="end"/>
      </w:r>
      <w:r w:rsidR="009E29B0">
        <w:rPr>
          <w:rFonts w:ascii="Times New Roman" w:hAnsi="Times New Roman" w:cs="Times New Roman"/>
          <w:sz w:val="26"/>
          <w:szCs w:val="26"/>
        </w:rPr>
        <w:t>.</w:t>
      </w:r>
    </w:p>
    <w:bookmarkEnd w:id="106"/>
    <w:p w14:paraId="1C4A15F4" w14:textId="77777777" w:rsidR="000D7726" w:rsidRPr="000D7726" w:rsidRDefault="000D7726" w:rsidP="000D7726">
      <w:pPr>
        <w:pStyle w:val="Paragrafoelenco"/>
        <w:rPr>
          <w:rFonts w:ascii="Times New Roman" w:hAnsi="Times New Roman" w:cs="Times New Roman"/>
          <w:sz w:val="26"/>
          <w:szCs w:val="26"/>
        </w:rPr>
      </w:pPr>
    </w:p>
    <w:p w14:paraId="6138E351" w14:textId="77777777" w:rsidR="000D7726" w:rsidRDefault="000D7726" w:rsidP="000D7726">
      <w:pPr>
        <w:pStyle w:val="Paragrafoelenco"/>
        <w:numPr>
          <w:ilvl w:val="0"/>
          <w:numId w:val="28"/>
        </w:numPr>
        <w:rPr>
          <w:rFonts w:ascii="Times New Roman" w:hAnsi="Times New Roman" w:cs="Times New Roman"/>
          <w:sz w:val="26"/>
          <w:szCs w:val="26"/>
        </w:rPr>
      </w:pPr>
      <w:r>
        <w:rPr>
          <w:rFonts w:ascii="Times New Roman" w:hAnsi="Times New Roman" w:cs="Times New Roman"/>
          <w:sz w:val="26"/>
          <w:szCs w:val="26"/>
        </w:rPr>
        <w:t xml:space="preserve">Parse. URL </w:t>
      </w:r>
      <w:bookmarkStart w:id="107" w:name="Parse2"/>
      <w:r w:rsidR="003D173B" w:rsidRPr="000D7726">
        <w:rPr>
          <w:rFonts w:ascii="Times New Roman" w:hAnsi="Times New Roman" w:cs="Times New Roman"/>
          <w:sz w:val="26"/>
          <w:szCs w:val="26"/>
        </w:rPr>
        <w:fldChar w:fldCharType="begin"/>
      </w:r>
      <w:r w:rsidRPr="000D7726">
        <w:rPr>
          <w:rFonts w:ascii="Times New Roman" w:hAnsi="Times New Roman" w:cs="Times New Roman"/>
          <w:sz w:val="26"/>
          <w:szCs w:val="26"/>
        </w:rPr>
        <w:instrText xml:space="preserve"> HYPERLINK "https://medium.baqend.com/parse-is-gone-a-few-secrets-about-their-infrastructure-91b3ab2fcf71" </w:instrText>
      </w:r>
      <w:r w:rsidR="003D173B" w:rsidRPr="000D7726">
        <w:rPr>
          <w:rFonts w:ascii="Times New Roman" w:hAnsi="Times New Roman" w:cs="Times New Roman"/>
          <w:sz w:val="26"/>
          <w:szCs w:val="26"/>
        </w:rPr>
        <w:fldChar w:fldCharType="separate"/>
      </w:r>
      <w:r w:rsidRPr="000D7726">
        <w:rPr>
          <w:rStyle w:val="Collegamentoipertestuale"/>
          <w:rFonts w:ascii="Times New Roman" w:hAnsi="Times New Roman" w:cs="Times New Roman"/>
          <w:sz w:val="26"/>
          <w:szCs w:val="26"/>
        </w:rPr>
        <w:t>https://medium.baqend.com/parse-is-gone-a-few-secrets-about-their-infrastructure-91b3ab2fcf71</w:t>
      </w:r>
      <w:r w:rsidR="003D173B" w:rsidRPr="000D7726">
        <w:rPr>
          <w:rFonts w:ascii="Times New Roman" w:hAnsi="Times New Roman" w:cs="Times New Roman"/>
          <w:sz w:val="26"/>
          <w:szCs w:val="26"/>
        </w:rPr>
        <w:fldChar w:fldCharType="end"/>
      </w:r>
      <w:bookmarkEnd w:id="107"/>
      <w:r w:rsidR="009E29B0">
        <w:rPr>
          <w:rFonts w:ascii="Times New Roman" w:hAnsi="Times New Roman" w:cs="Times New Roman"/>
          <w:sz w:val="26"/>
          <w:szCs w:val="26"/>
        </w:rPr>
        <w:t>.</w:t>
      </w:r>
    </w:p>
    <w:p w14:paraId="5E7584AC" w14:textId="77777777" w:rsidR="000D7726" w:rsidRPr="000D7726" w:rsidRDefault="000D7726" w:rsidP="000D7726">
      <w:pPr>
        <w:pStyle w:val="Paragrafoelenco"/>
        <w:ind w:left="770"/>
        <w:rPr>
          <w:rFonts w:ascii="Times New Roman" w:hAnsi="Times New Roman" w:cs="Times New Roman"/>
          <w:sz w:val="26"/>
          <w:szCs w:val="26"/>
        </w:rPr>
      </w:pPr>
    </w:p>
    <w:p w14:paraId="5D6FAA0D" w14:textId="77777777" w:rsidR="000D7726" w:rsidRDefault="000D7726" w:rsidP="000D7726">
      <w:pPr>
        <w:pStyle w:val="Paragrafoelenco"/>
        <w:numPr>
          <w:ilvl w:val="0"/>
          <w:numId w:val="28"/>
        </w:numPr>
        <w:rPr>
          <w:rFonts w:ascii="Times New Roman" w:hAnsi="Times New Roman" w:cs="Times New Roman"/>
          <w:sz w:val="26"/>
          <w:szCs w:val="26"/>
        </w:rPr>
      </w:pPr>
      <w:r>
        <w:rPr>
          <w:rFonts w:ascii="Times New Roman" w:hAnsi="Times New Roman" w:cs="Times New Roman"/>
          <w:sz w:val="26"/>
          <w:szCs w:val="26"/>
        </w:rPr>
        <w:t xml:space="preserve">Parse. URL </w:t>
      </w:r>
      <w:bookmarkStart w:id="108" w:name="Parse3"/>
      <w:r w:rsidR="003D173B" w:rsidRPr="000D7726">
        <w:rPr>
          <w:rFonts w:ascii="Times New Roman" w:hAnsi="Times New Roman" w:cs="Times New Roman"/>
          <w:sz w:val="26"/>
          <w:szCs w:val="26"/>
        </w:rPr>
        <w:fldChar w:fldCharType="begin"/>
      </w:r>
      <w:r w:rsidRPr="000D7726">
        <w:rPr>
          <w:rFonts w:ascii="Times New Roman" w:hAnsi="Times New Roman" w:cs="Times New Roman"/>
          <w:sz w:val="26"/>
          <w:szCs w:val="26"/>
        </w:rPr>
        <w:instrText xml:space="preserve"> HYPERLINK "https://www.back4app.com/parse" </w:instrText>
      </w:r>
      <w:r w:rsidR="003D173B" w:rsidRPr="000D7726">
        <w:rPr>
          <w:rFonts w:ascii="Times New Roman" w:hAnsi="Times New Roman" w:cs="Times New Roman"/>
          <w:sz w:val="26"/>
          <w:szCs w:val="26"/>
        </w:rPr>
        <w:fldChar w:fldCharType="separate"/>
      </w:r>
      <w:r w:rsidRPr="000D7726">
        <w:rPr>
          <w:rStyle w:val="Collegamentoipertestuale"/>
          <w:rFonts w:ascii="Times New Roman" w:hAnsi="Times New Roman" w:cs="Times New Roman"/>
          <w:sz w:val="26"/>
          <w:szCs w:val="26"/>
        </w:rPr>
        <w:t>https://www.back4app.com/parse</w:t>
      </w:r>
      <w:r w:rsidR="003D173B" w:rsidRPr="000D7726">
        <w:rPr>
          <w:rFonts w:ascii="Times New Roman" w:hAnsi="Times New Roman" w:cs="Times New Roman"/>
          <w:sz w:val="26"/>
          <w:szCs w:val="26"/>
        </w:rPr>
        <w:fldChar w:fldCharType="end"/>
      </w:r>
      <w:bookmarkEnd w:id="108"/>
      <w:r w:rsidR="009E29B0">
        <w:rPr>
          <w:rFonts w:ascii="Times New Roman" w:hAnsi="Times New Roman" w:cs="Times New Roman"/>
          <w:sz w:val="26"/>
          <w:szCs w:val="26"/>
        </w:rPr>
        <w:t>.</w:t>
      </w:r>
    </w:p>
    <w:p w14:paraId="1FDBA052" w14:textId="77777777" w:rsidR="00355820" w:rsidRPr="00355820" w:rsidRDefault="00355820" w:rsidP="00355820">
      <w:pPr>
        <w:pStyle w:val="Paragrafoelenco"/>
        <w:rPr>
          <w:rFonts w:ascii="Times New Roman" w:hAnsi="Times New Roman" w:cs="Times New Roman"/>
          <w:sz w:val="26"/>
          <w:szCs w:val="26"/>
        </w:rPr>
      </w:pPr>
    </w:p>
    <w:p w14:paraId="47A23D55" w14:textId="77777777" w:rsidR="00355820" w:rsidRPr="004D3C7D" w:rsidRDefault="00355820" w:rsidP="00355820">
      <w:pPr>
        <w:pStyle w:val="Paragrafoelenco"/>
        <w:numPr>
          <w:ilvl w:val="0"/>
          <w:numId w:val="28"/>
        </w:numPr>
        <w:rPr>
          <w:rFonts w:ascii="Times New Roman" w:hAnsi="Times New Roman" w:cs="Times New Roman"/>
          <w:sz w:val="26"/>
          <w:szCs w:val="26"/>
          <w:lang w:val="en-US"/>
        </w:rPr>
      </w:pPr>
      <w:r w:rsidRPr="004D3C7D">
        <w:rPr>
          <w:rFonts w:ascii="Times New Roman" w:hAnsi="Times New Roman" w:cs="Times New Roman"/>
          <w:sz w:val="26"/>
          <w:szCs w:val="26"/>
          <w:lang w:val="en-US"/>
        </w:rPr>
        <w:t>Database auditing. URL</w:t>
      </w:r>
      <w:bookmarkStart w:id="109" w:name="Database_auditing"/>
      <w:r w:rsidRPr="004D3C7D">
        <w:rPr>
          <w:rFonts w:ascii="Times New Roman" w:hAnsi="Times New Roman" w:cs="Times New Roman"/>
          <w:sz w:val="26"/>
          <w:szCs w:val="26"/>
          <w:lang w:val="en-US"/>
        </w:rPr>
        <w:t xml:space="preserve"> </w:t>
      </w:r>
      <w:hyperlink r:id="rId62" w:history="1">
        <w:r w:rsidRPr="004D3C7D">
          <w:rPr>
            <w:rStyle w:val="Collegamentoipertestuale"/>
            <w:rFonts w:ascii="Times New Roman" w:hAnsi="Times New Roman" w:cs="Times New Roman"/>
            <w:sz w:val="26"/>
            <w:szCs w:val="26"/>
            <w:lang w:val="en-US"/>
          </w:rPr>
          <w:t>https://en.wikipedia.org/wiki/Database_audit</w:t>
        </w:r>
      </w:hyperlink>
      <w:bookmarkEnd w:id="109"/>
      <w:r w:rsidRPr="004D3C7D">
        <w:rPr>
          <w:rFonts w:ascii="Times New Roman" w:hAnsi="Times New Roman" w:cs="Times New Roman"/>
          <w:sz w:val="26"/>
          <w:szCs w:val="26"/>
          <w:lang w:val="en-US"/>
        </w:rPr>
        <w:t>.</w:t>
      </w:r>
    </w:p>
    <w:p w14:paraId="3617D406" w14:textId="77777777" w:rsidR="00355820" w:rsidRPr="004D3C7D" w:rsidRDefault="00355820" w:rsidP="00355820">
      <w:pPr>
        <w:rPr>
          <w:rFonts w:ascii="Times New Roman" w:hAnsi="Times New Roman" w:cs="Times New Roman"/>
          <w:sz w:val="26"/>
          <w:szCs w:val="26"/>
          <w:lang w:val="en-US"/>
        </w:rPr>
      </w:pPr>
    </w:p>
    <w:p w14:paraId="4B2DC478" w14:textId="77777777" w:rsidR="00355820" w:rsidRPr="00C26415" w:rsidRDefault="00355820" w:rsidP="00355820">
      <w:pPr>
        <w:pStyle w:val="Paragrafoelenco"/>
        <w:numPr>
          <w:ilvl w:val="0"/>
          <w:numId w:val="28"/>
        </w:numPr>
        <w:rPr>
          <w:rFonts w:ascii="Times New Roman" w:hAnsi="Times New Roman" w:cs="Times New Roman"/>
          <w:sz w:val="26"/>
          <w:szCs w:val="26"/>
        </w:rPr>
      </w:pPr>
      <w:r w:rsidRPr="00C26415">
        <w:rPr>
          <w:rFonts w:ascii="Times New Roman" w:hAnsi="Times New Roman" w:cs="Times New Roman"/>
          <w:sz w:val="26"/>
          <w:szCs w:val="26"/>
        </w:rPr>
        <w:t xml:space="preserve">Meccanismi di auditing. URL </w:t>
      </w:r>
      <w:bookmarkStart w:id="110" w:name="Meccanismi_auditing"/>
      <w:r w:rsidR="003D173B" w:rsidRPr="00C26415">
        <w:rPr>
          <w:rFonts w:ascii="Times New Roman" w:hAnsi="Times New Roman" w:cs="Times New Roman"/>
          <w:sz w:val="26"/>
          <w:szCs w:val="26"/>
        </w:rPr>
        <w:fldChar w:fldCharType="begin"/>
      </w:r>
      <w:r w:rsidRPr="00C26415">
        <w:rPr>
          <w:rFonts w:ascii="Times New Roman" w:hAnsi="Times New Roman" w:cs="Times New Roman"/>
          <w:sz w:val="26"/>
          <w:szCs w:val="26"/>
        </w:rPr>
        <w:instrText xml:space="preserve"> HYPERLINK "https://www.ugiss.org/2008/09/17/meccanismi-di-   auditing/" </w:instrText>
      </w:r>
      <w:r w:rsidR="003D173B" w:rsidRPr="00C26415">
        <w:rPr>
          <w:rFonts w:ascii="Times New Roman" w:hAnsi="Times New Roman" w:cs="Times New Roman"/>
          <w:sz w:val="26"/>
          <w:szCs w:val="26"/>
        </w:rPr>
        <w:fldChar w:fldCharType="separate"/>
      </w:r>
      <w:r w:rsidRPr="00C26415">
        <w:rPr>
          <w:rStyle w:val="Collegamentoipertestuale"/>
          <w:rFonts w:ascii="Times New Roman" w:hAnsi="Times New Roman" w:cs="Times New Roman"/>
          <w:sz w:val="26"/>
          <w:szCs w:val="26"/>
        </w:rPr>
        <w:t>https://www.ugiss.org/2008/09/17/meccanismi-di-   auditing/</w:t>
      </w:r>
      <w:r w:rsidR="003D173B" w:rsidRPr="00C26415">
        <w:rPr>
          <w:rFonts w:ascii="Times New Roman" w:hAnsi="Times New Roman" w:cs="Times New Roman"/>
          <w:sz w:val="26"/>
          <w:szCs w:val="26"/>
        </w:rPr>
        <w:fldChar w:fldCharType="end"/>
      </w:r>
      <w:bookmarkEnd w:id="110"/>
      <w:r w:rsidRPr="00C26415">
        <w:rPr>
          <w:rFonts w:ascii="Times New Roman" w:hAnsi="Times New Roman" w:cs="Times New Roman"/>
          <w:sz w:val="26"/>
          <w:szCs w:val="26"/>
        </w:rPr>
        <w:t>.</w:t>
      </w:r>
    </w:p>
    <w:p w14:paraId="35D704B7" w14:textId="77777777" w:rsidR="00355820" w:rsidRPr="009107A0" w:rsidRDefault="00355820" w:rsidP="00355820">
      <w:pPr>
        <w:rPr>
          <w:rFonts w:ascii="Times New Roman" w:hAnsi="Times New Roman" w:cs="Times New Roman"/>
          <w:sz w:val="26"/>
          <w:szCs w:val="26"/>
        </w:rPr>
      </w:pPr>
    </w:p>
    <w:p w14:paraId="14DCA126" w14:textId="77777777" w:rsidR="00355820" w:rsidRPr="00C26415" w:rsidRDefault="00355820" w:rsidP="00355820">
      <w:pPr>
        <w:pStyle w:val="Paragrafoelenco"/>
        <w:numPr>
          <w:ilvl w:val="0"/>
          <w:numId w:val="28"/>
        </w:numPr>
        <w:rPr>
          <w:rFonts w:ascii="Times New Roman" w:hAnsi="Times New Roman" w:cs="Times New Roman"/>
          <w:sz w:val="26"/>
          <w:szCs w:val="26"/>
        </w:rPr>
      </w:pPr>
      <w:r w:rsidRPr="00C26415">
        <w:rPr>
          <w:rFonts w:ascii="Times New Roman" w:hAnsi="Times New Roman" w:cs="Times New Roman"/>
          <w:sz w:val="26"/>
          <w:szCs w:val="26"/>
        </w:rPr>
        <w:t xml:space="preserve">SQL Server Audit (Database Engine). URL  </w:t>
      </w:r>
      <w:bookmarkStart w:id="111" w:name="SQLserver_audit"/>
      <w:r w:rsidR="003D173B" w:rsidRPr="00C26415">
        <w:rPr>
          <w:rFonts w:ascii="Times New Roman" w:hAnsi="Times New Roman" w:cs="Times New Roman"/>
          <w:sz w:val="26"/>
          <w:szCs w:val="26"/>
        </w:rPr>
        <w:fldChar w:fldCharType="begin"/>
      </w:r>
      <w:r w:rsidRPr="00C26415">
        <w:rPr>
          <w:rFonts w:ascii="Times New Roman" w:hAnsi="Times New Roman" w:cs="Times New Roman"/>
          <w:sz w:val="26"/>
          <w:szCs w:val="26"/>
        </w:rPr>
        <w:instrText xml:space="preserve"> HYPERLINK "https://docs.microsoft.com/it-it/sql/relational-databases/security/auditing/sql-server-audit-database-engine?view=sql-server-ver15" </w:instrText>
      </w:r>
      <w:r w:rsidR="003D173B" w:rsidRPr="00C26415">
        <w:rPr>
          <w:rFonts w:ascii="Times New Roman" w:hAnsi="Times New Roman" w:cs="Times New Roman"/>
          <w:sz w:val="26"/>
          <w:szCs w:val="26"/>
        </w:rPr>
        <w:fldChar w:fldCharType="separate"/>
      </w:r>
      <w:r w:rsidRPr="00C26415">
        <w:rPr>
          <w:rStyle w:val="Collegamentoipertestuale"/>
          <w:rFonts w:ascii="Times New Roman" w:hAnsi="Times New Roman" w:cs="Times New Roman"/>
          <w:sz w:val="26"/>
          <w:szCs w:val="26"/>
        </w:rPr>
        <w:t>https://docs.microsoft.com/it-it/sql/relational-databases/security/auditing/sql-server-audit-database-engine?view=sql-server-ver15</w:t>
      </w:r>
      <w:r w:rsidR="003D173B" w:rsidRPr="00C26415">
        <w:rPr>
          <w:rFonts w:ascii="Times New Roman" w:hAnsi="Times New Roman" w:cs="Times New Roman"/>
          <w:sz w:val="26"/>
          <w:szCs w:val="26"/>
        </w:rPr>
        <w:fldChar w:fldCharType="end"/>
      </w:r>
      <w:bookmarkEnd w:id="111"/>
      <w:r w:rsidRPr="00C26415">
        <w:rPr>
          <w:rFonts w:ascii="Times New Roman" w:hAnsi="Times New Roman" w:cs="Times New Roman"/>
          <w:sz w:val="26"/>
          <w:szCs w:val="26"/>
        </w:rPr>
        <w:t>.</w:t>
      </w:r>
    </w:p>
    <w:p w14:paraId="6F1ED8E9" w14:textId="77777777" w:rsidR="00355820" w:rsidRDefault="00355820" w:rsidP="00355820">
      <w:pPr>
        <w:rPr>
          <w:rFonts w:ascii="Times New Roman" w:hAnsi="Times New Roman" w:cs="Times New Roman"/>
          <w:sz w:val="26"/>
          <w:szCs w:val="26"/>
        </w:rPr>
      </w:pPr>
    </w:p>
    <w:p w14:paraId="0D7465FF" w14:textId="77777777" w:rsidR="00355820" w:rsidRPr="00C26415" w:rsidRDefault="00355820" w:rsidP="00355820">
      <w:pPr>
        <w:pStyle w:val="Paragrafoelenco"/>
        <w:numPr>
          <w:ilvl w:val="0"/>
          <w:numId w:val="28"/>
        </w:numPr>
        <w:rPr>
          <w:rFonts w:ascii="Times New Roman" w:hAnsi="Times New Roman" w:cs="Times New Roman"/>
          <w:sz w:val="26"/>
          <w:szCs w:val="26"/>
        </w:rPr>
      </w:pPr>
      <w:r w:rsidRPr="004D3C7D">
        <w:rPr>
          <w:rFonts w:ascii="Times New Roman" w:hAnsi="Times New Roman" w:cs="Times New Roman"/>
          <w:sz w:val="26"/>
          <w:szCs w:val="26"/>
          <w:lang w:val="en-US"/>
        </w:rPr>
        <w:t xml:space="preserve">Why you need a Database audit trail. </w:t>
      </w:r>
      <w:r w:rsidRPr="00C26415">
        <w:rPr>
          <w:rFonts w:ascii="Times New Roman" w:hAnsi="Times New Roman" w:cs="Times New Roman"/>
          <w:sz w:val="26"/>
          <w:szCs w:val="26"/>
        </w:rPr>
        <w:t xml:space="preserve">URL </w:t>
      </w:r>
      <w:bookmarkStart w:id="112" w:name="why_you_need_auditTrail"/>
      <w:r w:rsidR="003D173B">
        <w:fldChar w:fldCharType="begin"/>
      </w:r>
      <w:r>
        <w:instrText>HYPERLINK "https://www.imperva.com/blog/why-you-need-a-database-audit-trail/"</w:instrText>
      </w:r>
      <w:r w:rsidR="003D173B">
        <w:fldChar w:fldCharType="separate"/>
      </w:r>
      <w:r w:rsidRPr="00C26415">
        <w:rPr>
          <w:rStyle w:val="Collegamentoipertestuale"/>
          <w:rFonts w:ascii="Times New Roman" w:hAnsi="Times New Roman" w:cs="Times New Roman"/>
          <w:sz w:val="26"/>
          <w:szCs w:val="26"/>
          <w:shd w:val="clear" w:color="auto" w:fill="FFFFFF"/>
        </w:rPr>
        <w:t>https://www.imperva.com/blog/why-you-need-a-database-audit-trail/</w:t>
      </w:r>
      <w:r w:rsidR="003D173B">
        <w:fldChar w:fldCharType="end"/>
      </w:r>
      <w:bookmarkEnd w:id="112"/>
      <w:r w:rsidRPr="00C26415">
        <w:rPr>
          <w:rFonts w:ascii="Times New Roman" w:hAnsi="Times New Roman" w:cs="Times New Roman"/>
          <w:sz w:val="26"/>
          <w:szCs w:val="26"/>
        </w:rPr>
        <w:t>.</w:t>
      </w:r>
    </w:p>
    <w:p w14:paraId="4579AB26" w14:textId="77777777" w:rsidR="00355820" w:rsidRDefault="00355820" w:rsidP="00355820">
      <w:pPr>
        <w:rPr>
          <w:rFonts w:ascii="Times New Roman" w:hAnsi="Times New Roman" w:cs="Times New Roman"/>
          <w:sz w:val="26"/>
          <w:szCs w:val="26"/>
        </w:rPr>
      </w:pPr>
    </w:p>
    <w:p w14:paraId="67A79D87" w14:textId="77777777" w:rsidR="00355820" w:rsidRPr="00C26415" w:rsidRDefault="00355820" w:rsidP="00355820">
      <w:pPr>
        <w:pStyle w:val="Paragrafoelenco"/>
        <w:numPr>
          <w:ilvl w:val="0"/>
          <w:numId w:val="28"/>
        </w:numPr>
        <w:rPr>
          <w:rFonts w:ascii="Times New Roman" w:hAnsi="Times New Roman" w:cs="Times New Roman"/>
          <w:sz w:val="26"/>
          <w:szCs w:val="26"/>
        </w:rPr>
      </w:pPr>
      <w:r w:rsidRPr="00C26415">
        <w:rPr>
          <w:rFonts w:ascii="Times New Roman" w:hAnsi="Times New Roman" w:cs="Times New Roman"/>
          <w:sz w:val="26"/>
          <w:szCs w:val="26"/>
        </w:rPr>
        <w:t xml:space="preserve">Esempio di software per il data-auditing. URL </w:t>
      </w:r>
      <w:bookmarkStart w:id="113" w:name="DataSunrise"/>
      <w:r w:rsidR="003D173B">
        <w:lastRenderedPageBreak/>
        <w:fldChar w:fldCharType="begin"/>
      </w:r>
      <w:r>
        <w:instrText>HYPERLINK "https://www.datasunrise.com/blog/professional-info/why-you-need-a-database-audit-trail/"</w:instrText>
      </w:r>
      <w:r w:rsidR="003D173B">
        <w:fldChar w:fldCharType="separate"/>
      </w:r>
      <w:r w:rsidRPr="00C26415">
        <w:rPr>
          <w:rStyle w:val="Collegamentoipertestuale"/>
          <w:rFonts w:ascii="Times New Roman" w:hAnsi="Times New Roman" w:cs="Times New Roman"/>
          <w:sz w:val="26"/>
          <w:szCs w:val="26"/>
          <w:shd w:val="clear" w:color="auto" w:fill="FFFFFF"/>
        </w:rPr>
        <w:t>https://www.datasunrise.com/blog/professional-info/why-you-need-a-database-audit-trail/</w:t>
      </w:r>
      <w:r w:rsidR="003D173B">
        <w:fldChar w:fldCharType="end"/>
      </w:r>
      <w:bookmarkEnd w:id="113"/>
      <w:r w:rsidR="009E29B0">
        <w:t>.</w:t>
      </w:r>
    </w:p>
    <w:p w14:paraId="2453443F" w14:textId="77777777" w:rsidR="00355820" w:rsidRDefault="00355820" w:rsidP="00355820">
      <w:pPr>
        <w:rPr>
          <w:rFonts w:ascii="Times New Roman" w:hAnsi="Times New Roman" w:cs="Times New Roman"/>
          <w:sz w:val="26"/>
          <w:szCs w:val="26"/>
        </w:rPr>
      </w:pPr>
    </w:p>
    <w:p w14:paraId="296DF68F" w14:textId="77777777" w:rsidR="00355820" w:rsidRPr="009E29B0" w:rsidRDefault="00355820" w:rsidP="00355820">
      <w:pPr>
        <w:pStyle w:val="Paragrafoelenco"/>
        <w:numPr>
          <w:ilvl w:val="0"/>
          <w:numId w:val="28"/>
        </w:numPr>
        <w:rPr>
          <w:rFonts w:ascii="Times New Roman" w:hAnsi="Times New Roman" w:cs="Times New Roman"/>
          <w:sz w:val="26"/>
          <w:szCs w:val="26"/>
        </w:rPr>
      </w:pPr>
      <w:r w:rsidRPr="00C26415">
        <w:rPr>
          <w:rFonts w:ascii="Times New Roman" w:hAnsi="Times New Roman" w:cs="Times New Roman"/>
          <w:sz w:val="26"/>
          <w:szCs w:val="26"/>
        </w:rPr>
        <w:t>RabbitMQ. URL</w:t>
      </w:r>
      <w:bookmarkStart w:id="114" w:name="RabbitMQ"/>
      <w:r w:rsidRPr="00C26415">
        <w:rPr>
          <w:rFonts w:ascii="Times New Roman" w:hAnsi="Times New Roman" w:cs="Times New Roman"/>
          <w:sz w:val="26"/>
          <w:szCs w:val="26"/>
        </w:rPr>
        <w:t xml:space="preserve"> </w:t>
      </w:r>
      <w:hyperlink r:id="rId63" w:history="1">
        <w:r w:rsidRPr="00C26415">
          <w:rPr>
            <w:rStyle w:val="Collegamentoipertestuale"/>
            <w:rFonts w:ascii="Times New Roman" w:hAnsi="Times New Roman" w:cs="Times New Roman"/>
            <w:sz w:val="26"/>
            <w:szCs w:val="26"/>
          </w:rPr>
          <w:t>https://it.wikipedia.org/wiki/RabbitMQ</w:t>
        </w:r>
      </w:hyperlink>
      <w:bookmarkEnd w:id="114"/>
      <w:r w:rsidR="009E29B0">
        <w:t>.</w:t>
      </w:r>
    </w:p>
    <w:p w14:paraId="7A98A556" w14:textId="77777777" w:rsidR="009E29B0" w:rsidRPr="009E29B0" w:rsidRDefault="009E29B0" w:rsidP="009E29B0">
      <w:pPr>
        <w:pStyle w:val="Paragrafoelenco"/>
        <w:rPr>
          <w:rFonts w:ascii="Times New Roman" w:hAnsi="Times New Roman" w:cs="Times New Roman"/>
          <w:sz w:val="26"/>
          <w:szCs w:val="26"/>
        </w:rPr>
      </w:pPr>
    </w:p>
    <w:p w14:paraId="4D0BC8D5" w14:textId="77777777" w:rsidR="009E29B0" w:rsidRPr="004D3C7D" w:rsidRDefault="009E29B0" w:rsidP="00355820">
      <w:pPr>
        <w:pStyle w:val="Paragrafoelenco"/>
        <w:numPr>
          <w:ilvl w:val="0"/>
          <w:numId w:val="28"/>
        </w:numPr>
        <w:rPr>
          <w:rFonts w:ascii="Times New Roman" w:hAnsi="Times New Roman" w:cs="Times New Roman"/>
          <w:sz w:val="26"/>
          <w:szCs w:val="26"/>
          <w:lang w:val="en-US"/>
        </w:rPr>
      </w:pPr>
      <w:r w:rsidRPr="004D3C7D">
        <w:rPr>
          <w:rFonts w:ascii="Times New Roman" w:hAnsi="Times New Roman" w:cs="Times New Roman"/>
          <w:sz w:val="26"/>
          <w:szCs w:val="26"/>
          <w:lang w:val="en-US"/>
        </w:rPr>
        <w:t xml:space="preserve">Consuming changefeed. URL </w:t>
      </w:r>
      <w:bookmarkStart w:id="115" w:name="Consuming_changefeed"/>
      <w:r w:rsidR="003D173B">
        <w:rPr>
          <w:rFonts w:ascii="Times New Roman" w:hAnsi="Times New Roman" w:cs="Times New Roman"/>
          <w:sz w:val="26"/>
          <w:szCs w:val="26"/>
        </w:rPr>
        <w:fldChar w:fldCharType="begin"/>
      </w:r>
      <w:r w:rsidRPr="004D3C7D">
        <w:rPr>
          <w:rFonts w:ascii="Times New Roman" w:hAnsi="Times New Roman" w:cs="Times New Roman"/>
          <w:sz w:val="26"/>
          <w:szCs w:val="26"/>
          <w:lang w:val="en-US"/>
        </w:rPr>
        <w:instrText xml:space="preserve"> HYPERLINK "https://github.com/bchavez/RethinkDb.Driver/wiki/Extra-C%23-Driver-Features#consuming-changefeeds" </w:instrText>
      </w:r>
      <w:r w:rsidR="003D173B">
        <w:rPr>
          <w:rFonts w:ascii="Times New Roman" w:hAnsi="Times New Roman" w:cs="Times New Roman"/>
          <w:sz w:val="26"/>
          <w:szCs w:val="26"/>
        </w:rPr>
        <w:fldChar w:fldCharType="separate"/>
      </w:r>
      <w:r w:rsidRPr="004D3C7D">
        <w:rPr>
          <w:rStyle w:val="Collegamentoipertestuale"/>
          <w:rFonts w:ascii="Times New Roman" w:hAnsi="Times New Roman" w:cs="Times New Roman"/>
          <w:sz w:val="26"/>
          <w:szCs w:val="26"/>
          <w:lang w:val="en-US"/>
        </w:rPr>
        <w:t>https://github.com/bchavez/RethinkDb.Driver/wiki/Extra-C%23-Driver-Features#consuming-changefeeds</w:t>
      </w:r>
      <w:r w:rsidR="003D173B">
        <w:rPr>
          <w:rFonts w:ascii="Times New Roman" w:hAnsi="Times New Roman" w:cs="Times New Roman"/>
          <w:sz w:val="26"/>
          <w:szCs w:val="26"/>
        </w:rPr>
        <w:fldChar w:fldCharType="end"/>
      </w:r>
      <w:bookmarkEnd w:id="115"/>
      <w:r w:rsidRPr="004D3C7D">
        <w:rPr>
          <w:rFonts w:ascii="Times New Roman" w:hAnsi="Times New Roman" w:cs="Times New Roman"/>
          <w:sz w:val="26"/>
          <w:szCs w:val="26"/>
          <w:lang w:val="en-US"/>
        </w:rPr>
        <w:t>.</w:t>
      </w:r>
    </w:p>
    <w:p w14:paraId="58245F21" w14:textId="77777777" w:rsidR="009E29B0" w:rsidRPr="004D3C7D" w:rsidRDefault="009E29B0" w:rsidP="009E29B0">
      <w:pPr>
        <w:pStyle w:val="Paragrafoelenco"/>
        <w:rPr>
          <w:rFonts w:ascii="Times New Roman" w:hAnsi="Times New Roman" w:cs="Times New Roman"/>
          <w:sz w:val="26"/>
          <w:szCs w:val="26"/>
          <w:lang w:val="en-US"/>
        </w:rPr>
      </w:pPr>
    </w:p>
    <w:p w14:paraId="06626755" w14:textId="77777777" w:rsidR="009E29B0" w:rsidRDefault="009E29B0" w:rsidP="00355820">
      <w:pPr>
        <w:pStyle w:val="Paragrafoelenco"/>
        <w:numPr>
          <w:ilvl w:val="0"/>
          <w:numId w:val="28"/>
        </w:numPr>
        <w:rPr>
          <w:rFonts w:ascii="Times New Roman" w:hAnsi="Times New Roman" w:cs="Times New Roman"/>
          <w:sz w:val="26"/>
          <w:szCs w:val="26"/>
        </w:rPr>
      </w:pPr>
      <w:r>
        <w:rPr>
          <w:rFonts w:ascii="Times New Roman" w:hAnsi="Times New Roman" w:cs="Times New Roman"/>
          <w:sz w:val="26"/>
          <w:szCs w:val="26"/>
        </w:rPr>
        <w:t>Esempio di utilizzo combinato delle librer</w:t>
      </w:r>
      <w:r w:rsidR="00821B06">
        <w:rPr>
          <w:rFonts w:ascii="Times New Roman" w:hAnsi="Times New Roman" w:cs="Times New Roman"/>
          <w:sz w:val="26"/>
          <w:szCs w:val="26"/>
        </w:rPr>
        <w:t>ia B</w:t>
      </w:r>
      <w:r>
        <w:rPr>
          <w:rFonts w:ascii="Times New Roman" w:hAnsi="Times New Roman" w:cs="Times New Roman"/>
          <w:sz w:val="26"/>
          <w:szCs w:val="26"/>
        </w:rPr>
        <w:t xml:space="preserve">chavez/RethinkDb.driver e Reactive  Extension. URL </w:t>
      </w:r>
      <w:bookmarkStart w:id="116" w:name="notifier_es"/>
      <w:r w:rsidR="003D173B">
        <w:rPr>
          <w:rFonts w:ascii="Times New Roman" w:hAnsi="Times New Roman" w:cs="Times New Roman"/>
          <w:sz w:val="26"/>
          <w:szCs w:val="26"/>
        </w:rPr>
        <w:fldChar w:fldCharType="begin"/>
      </w:r>
      <w:r>
        <w:rPr>
          <w:rFonts w:ascii="Times New Roman" w:hAnsi="Times New Roman" w:cs="Times New Roman"/>
          <w:sz w:val="26"/>
          <w:szCs w:val="26"/>
        </w:rPr>
        <w:instrText xml:space="preserve"> HYPERLINK "</w:instrText>
      </w:r>
      <w:r w:rsidRPr="00D13881">
        <w:rPr>
          <w:rFonts w:ascii="Times New Roman" w:hAnsi="Times New Roman" w:cs="Times New Roman"/>
          <w:sz w:val="26"/>
          <w:szCs w:val="26"/>
        </w:rPr>
        <w:instrText>https://github.com/bchavez/RethinkDb.Driver/blob/master/Source/RethinkDb.Driver.Tests/ReQL/ChangeFeedTests.cs</w:instrText>
      </w:r>
      <w:r>
        <w:rPr>
          <w:rFonts w:ascii="Times New Roman" w:hAnsi="Times New Roman" w:cs="Times New Roman"/>
          <w:sz w:val="26"/>
          <w:szCs w:val="26"/>
        </w:rPr>
        <w:instrText xml:space="preserve">" </w:instrText>
      </w:r>
      <w:r w:rsidR="003D173B">
        <w:rPr>
          <w:rFonts w:ascii="Times New Roman" w:hAnsi="Times New Roman" w:cs="Times New Roman"/>
          <w:sz w:val="26"/>
          <w:szCs w:val="26"/>
        </w:rPr>
        <w:fldChar w:fldCharType="separate"/>
      </w:r>
      <w:r w:rsidRPr="007159AD">
        <w:rPr>
          <w:rStyle w:val="Collegamentoipertestuale"/>
          <w:rFonts w:ascii="Times New Roman" w:hAnsi="Times New Roman" w:cs="Times New Roman"/>
          <w:sz w:val="26"/>
          <w:szCs w:val="26"/>
        </w:rPr>
        <w:t>https://github.com/bchavez/RethinkDb.Driver/blob/master/Source/RethinkDb.Driver.Tests/ReQL/ChangeFeedTests.cs</w:t>
      </w:r>
      <w:r w:rsidR="003D173B">
        <w:rPr>
          <w:rFonts w:ascii="Times New Roman" w:hAnsi="Times New Roman" w:cs="Times New Roman"/>
          <w:sz w:val="26"/>
          <w:szCs w:val="26"/>
        </w:rPr>
        <w:fldChar w:fldCharType="end"/>
      </w:r>
      <w:bookmarkEnd w:id="116"/>
      <w:r>
        <w:rPr>
          <w:rFonts w:ascii="Times New Roman" w:hAnsi="Times New Roman" w:cs="Times New Roman"/>
          <w:sz w:val="26"/>
          <w:szCs w:val="26"/>
        </w:rPr>
        <w:t>.</w:t>
      </w:r>
    </w:p>
    <w:p w14:paraId="0822E267" w14:textId="77777777" w:rsidR="00143B0E" w:rsidRPr="00143B0E" w:rsidRDefault="00143B0E" w:rsidP="00143B0E">
      <w:pPr>
        <w:pStyle w:val="Paragrafoelenco"/>
        <w:rPr>
          <w:rFonts w:ascii="Times New Roman" w:hAnsi="Times New Roman" w:cs="Times New Roman"/>
          <w:sz w:val="26"/>
          <w:szCs w:val="26"/>
        </w:rPr>
      </w:pPr>
    </w:p>
    <w:p w14:paraId="3D543793" w14:textId="77777777" w:rsidR="00143B0E" w:rsidRDefault="00143B0E" w:rsidP="00143B0E">
      <w:pPr>
        <w:pStyle w:val="Paragrafoelenco"/>
        <w:numPr>
          <w:ilvl w:val="0"/>
          <w:numId w:val="28"/>
        </w:numPr>
        <w:rPr>
          <w:rFonts w:ascii="Times New Roman" w:hAnsi="Times New Roman" w:cs="Times New Roman"/>
          <w:sz w:val="26"/>
          <w:szCs w:val="26"/>
        </w:rPr>
      </w:pPr>
      <w:r w:rsidRPr="00143B0E">
        <w:rPr>
          <w:rFonts w:ascii="Times New Roman" w:hAnsi="Times New Roman" w:cs="Times New Roman"/>
          <w:sz w:val="26"/>
          <w:szCs w:val="26"/>
        </w:rPr>
        <w:t xml:space="preserve">Strategia di Round Robin per la connessione al server RethinkDB. URL </w:t>
      </w:r>
      <w:hyperlink r:id="rId64" w:anchor="round-robin-strategy" w:history="1">
        <w:r w:rsidRPr="00143B0E">
          <w:rPr>
            <w:rStyle w:val="Collegamentoipertestuale"/>
            <w:rFonts w:ascii="Times New Roman" w:hAnsi="Times New Roman" w:cs="Times New Roman"/>
            <w:sz w:val="26"/>
            <w:szCs w:val="26"/>
          </w:rPr>
          <w:t>https://github.com/bchavez/RethinkDb.Driver/wiki/Connections-&amp;-Pooling#round-robin-strategy</w:t>
        </w:r>
      </w:hyperlink>
      <w:r w:rsidRPr="00143B0E">
        <w:rPr>
          <w:rFonts w:ascii="Times New Roman" w:hAnsi="Times New Roman" w:cs="Times New Roman"/>
          <w:sz w:val="26"/>
          <w:szCs w:val="26"/>
        </w:rPr>
        <w:t>.</w:t>
      </w:r>
    </w:p>
    <w:p w14:paraId="62E4D80B" w14:textId="77777777" w:rsidR="00F81E91" w:rsidRPr="00F81E91" w:rsidRDefault="00F81E91" w:rsidP="00F81E91">
      <w:pPr>
        <w:pStyle w:val="Paragrafoelenco"/>
        <w:rPr>
          <w:rFonts w:ascii="Times New Roman" w:hAnsi="Times New Roman" w:cs="Times New Roman"/>
          <w:sz w:val="26"/>
          <w:szCs w:val="26"/>
        </w:rPr>
      </w:pPr>
    </w:p>
    <w:p w14:paraId="00410F71" w14:textId="77777777" w:rsidR="00F81E91" w:rsidRPr="00F81E91" w:rsidRDefault="00F81E91" w:rsidP="00F81E91">
      <w:pPr>
        <w:pStyle w:val="Paragrafoelenco"/>
        <w:numPr>
          <w:ilvl w:val="0"/>
          <w:numId w:val="28"/>
        </w:numPr>
        <w:rPr>
          <w:rFonts w:ascii="Times New Roman" w:hAnsi="Times New Roman" w:cs="Times New Roman"/>
          <w:sz w:val="26"/>
          <w:szCs w:val="26"/>
        </w:rPr>
      </w:pPr>
      <w:r w:rsidRPr="004D3C7D">
        <w:rPr>
          <w:rFonts w:ascii="Times New Roman" w:hAnsi="Times New Roman" w:cs="Times New Roman"/>
          <w:sz w:val="26"/>
          <w:szCs w:val="26"/>
          <w:lang w:val="en-US"/>
        </w:rPr>
        <w:t xml:space="preserve">RethinkDb, the open source database for the realtime web. </w:t>
      </w:r>
      <w:r w:rsidRPr="00F81E91">
        <w:rPr>
          <w:rFonts w:ascii="Times New Roman" w:hAnsi="Times New Roman" w:cs="Times New Roman"/>
          <w:sz w:val="26"/>
          <w:szCs w:val="26"/>
        </w:rPr>
        <w:t xml:space="preserve">URL    </w:t>
      </w:r>
      <w:hyperlink r:id="rId65" w:history="1">
        <w:r w:rsidRPr="00F81E91">
          <w:rPr>
            <w:rStyle w:val="Collegamentoipertestuale"/>
            <w:rFonts w:ascii="Times New Roman" w:hAnsi="Times New Roman" w:cs="Times New Roman"/>
            <w:sz w:val="26"/>
            <w:szCs w:val="26"/>
          </w:rPr>
          <w:t>https://rethinkdb.com/</w:t>
        </w:r>
      </w:hyperlink>
      <w:r w:rsidRPr="00F81E91">
        <w:rPr>
          <w:rFonts w:ascii="Times New Roman" w:hAnsi="Times New Roman" w:cs="Times New Roman"/>
          <w:sz w:val="26"/>
          <w:szCs w:val="26"/>
        </w:rPr>
        <w:t>.</w:t>
      </w:r>
    </w:p>
    <w:p w14:paraId="5AFA15AD" w14:textId="77777777" w:rsidR="00F81E91" w:rsidRPr="00F81E91" w:rsidRDefault="00F81E91" w:rsidP="00F81E91">
      <w:pPr>
        <w:pStyle w:val="Paragrafoelenco"/>
        <w:ind w:left="770"/>
        <w:rPr>
          <w:rFonts w:ascii="Times New Roman" w:hAnsi="Times New Roman" w:cs="Times New Roman"/>
          <w:sz w:val="26"/>
          <w:szCs w:val="26"/>
        </w:rPr>
      </w:pPr>
    </w:p>
    <w:p w14:paraId="471E6D75" w14:textId="77777777" w:rsidR="00F81E91" w:rsidRPr="00F81E91" w:rsidRDefault="00F81E91" w:rsidP="00F81E91">
      <w:pPr>
        <w:pStyle w:val="Paragrafoelenco"/>
        <w:numPr>
          <w:ilvl w:val="0"/>
          <w:numId w:val="28"/>
        </w:numPr>
        <w:rPr>
          <w:rFonts w:ascii="Times New Roman" w:hAnsi="Times New Roman" w:cs="Times New Roman"/>
          <w:sz w:val="26"/>
          <w:szCs w:val="26"/>
        </w:rPr>
      </w:pPr>
      <w:r w:rsidRPr="00F81E91">
        <w:rPr>
          <w:rFonts w:ascii="Times New Roman" w:hAnsi="Times New Roman" w:cs="Times New Roman"/>
          <w:sz w:val="26"/>
          <w:szCs w:val="26"/>
        </w:rPr>
        <w:t xml:space="preserve">RethinkDb domande frequenti. URL </w:t>
      </w:r>
      <w:bookmarkStart w:id="117" w:name="RethinkDb_domande_frequenti"/>
      <w:r w:rsidR="003D173B" w:rsidRPr="00F81E91">
        <w:rPr>
          <w:rFonts w:ascii="Times New Roman" w:hAnsi="Times New Roman" w:cs="Times New Roman"/>
          <w:sz w:val="26"/>
          <w:szCs w:val="26"/>
        </w:rPr>
        <w:fldChar w:fldCharType="begin"/>
      </w:r>
      <w:r w:rsidRPr="00F81E91">
        <w:rPr>
          <w:rFonts w:ascii="Times New Roman" w:hAnsi="Times New Roman" w:cs="Times New Roman"/>
          <w:sz w:val="26"/>
          <w:szCs w:val="26"/>
        </w:rPr>
        <w:instrText xml:space="preserve"> HYPERLINK "https://rethinkdb.com/faq" </w:instrText>
      </w:r>
      <w:r w:rsidR="003D173B" w:rsidRPr="00F81E91">
        <w:rPr>
          <w:rFonts w:ascii="Times New Roman" w:hAnsi="Times New Roman" w:cs="Times New Roman"/>
          <w:sz w:val="26"/>
          <w:szCs w:val="26"/>
        </w:rPr>
        <w:fldChar w:fldCharType="separate"/>
      </w:r>
      <w:r w:rsidRPr="00F81E91">
        <w:rPr>
          <w:rStyle w:val="Collegamentoipertestuale"/>
          <w:rFonts w:ascii="Times New Roman" w:hAnsi="Times New Roman" w:cs="Times New Roman"/>
          <w:sz w:val="26"/>
          <w:szCs w:val="26"/>
        </w:rPr>
        <w:t>https://rethinkdb.com/faq</w:t>
      </w:r>
      <w:r w:rsidR="003D173B" w:rsidRPr="00F81E91">
        <w:rPr>
          <w:rFonts w:ascii="Times New Roman" w:hAnsi="Times New Roman" w:cs="Times New Roman"/>
          <w:sz w:val="26"/>
          <w:szCs w:val="26"/>
        </w:rPr>
        <w:fldChar w:fldCharType="end"/>
      </w:r>
      <w:bookmarkEnd w:id="117"/>
      <w:r w:rsidRPr="00F81E91">
        <w:rPr>
          <w:rFonts w:ascii="Times New Roman" w:hAnsi="Times New Roman" w:cs="Times New Roman"/>
          <w:sz w:val="26"/>
          <w:szCs w:val="26"/>
        </w:rPr>
        <w:t>.</w:t>
      </w:r>
    </w:p>
    <w:p w14:paraId="755A0109" w14:textId="77777777" w:rsidR="00F81E91" w:rsidRDefault="00F81E91" w:rsidP="00F81E91">
      <w:pPr>
        <w:pStyle w:val="Corpotesto"/>
        <w:spacing w:before="42"/>
        <w:ind w:left="770" w:right="941"/>
        <w:rPr>
          <w:rFonts w:ascii="Times New Roman" w:hAnsi="Times New Roman" w:cs="Times New Roman"/>
        </w:rPr>
      </w:pPr>
    </w:p>
    <w:p w14:paraId="18E6A6D1" w14:textId="77777777" w:rsidR="00F81E91" w:rsidRDefault="00F81E91" w:rsidP="00F81E91">
      <w:pPr>
        <w:pStyle w:val="Corpotesto"/>
        <w:numPr>
          <w:ilvl w:val="0"/>
          <w:numId w:val="28"/>
        </w:numPr>
        <w:spacing w:before="42"/>
        <w:ind w:right="941"/>
        <w:rPr>
          <w:rFonts w:ascii="Times New Roman" w:hAnsi="Times New Roman" w:cs="Times New Roman"/>
        </w:rPr>
      </w:pPr>
      <w:r>
        <w:rPr>
          <w:rFonts w:ascii="Times New Roman" w:hAnsi="Times New Roman" w:cs="Times New Roman"/>
        </w:rPr>
        <w:t xml:space="preserve">RethinkDB vs API di sincronizzazione in tempo reale (es Firebase) </w:t>
      </w:r>
      <w:bookmarkStart w:id="118" w:name="RethinkDbvsAPI_sinc_in_temporeale"/>
      <w:r w:rsidR="003D173B">
        <w:rPr>
          <w:rFonts w:ascii="Times New Roman" w:hAnsi="Times New Roman" w:cs="Times New Roman"/>
        </w:rPr>
        <w:fldChar w:fldCharType="begin"/>
      </w:r>
      <w:r>
        <w:rPr>
          <w:rFonts w:ascii="Times New Roman" w:hAnsi="Times New Roman" w:cs="Times New Roman"/>
        </w:rPr>
        <w:instrText xml:space="preserve"> HYPERLINK "</w:instrText>
      </w:r>
      <w:r w:rsidRPr="00DA62EB">
        <w:rPr>
          <w:rFonts w:ascii="Times New Roman" w:hAnsi="Times New Roman" w:cs="Times New Roman"/>
        </w:rPr>
        <w:instrText>https://rethinkdb.com/faq</w:instrText>
      </w:r>
      <w:r>
        <w:rPr>
          <w:rFonts w:ascii="Times New Roman" w:hAnsi="Times New Roman" w:cs="Times New Roman"/>
        </w:rPr>
        <w:instrText xml:space="preserve">" </w:instrText>
      </w:r>
      <w:r w:rsidR="003D173B">
        <w:rPr>
          <w:rFonts w:ascii="Times New Roman" w:hAnsi="Times New Roman" w:cs="Times New Roman"/>
        </w:rPr>
        <w:fldChar w:fldCharType="separate"/>
      </w:r>
      <w:r w:rsidRPr="005D70A8">
        <w:rPr>
          <w:rStyle w:val="Collegamentoipertestuale"/>
          <w:rFonts w:ascii="Times New Roman" w:hAnsi="Times New Roman" w:cs="Times New Roman"/>
        </w:rPr>
        <w:t>https://rethinkdb.com/faq</w:t>
      </w:r>
      <w:r w:rsidR="003D173B">
        <w:rPr>
          <w:rFonts w:ascii="Times New Roman" w:hAnsi="Times New Roman" w:cs="Times New Roman"/>
        </w:rPr>
        <w:fldChar w:fldCharType="end"/>
      </w:r>
      <w:bookmarkEnd w:id="118"/>
    </w:p>
    <w:p w14:paraId="639A4CCE" w14:textId="77777777" w:rsidR="00F81E91" w:rsidRPr="00F81E91" w:rsidRDefault="00F81E91" w:rsidP="00F81E91">
      <w:pPr>
        <w:pStyle w:val="Paragrafoelenco"/>
        <w:ind w:left="770"/>
        <w:rPr>
          <w:rFonts w:ascii="Times New Roman" w:hAnsi="Times New Roman" w:cs="Times New Roman"/>
          <w:sz w:val="26"/>
          <w:szCs w:val="26"/>
        </w:rPr>
      </w:pPr>
    </w:p>
    <w:p w14:paraId="31817379" w14:textId="77777777" w:rsidR="00F81E91" w:rsidRPr="00F81E91" w:rsidRDefault="00F81E91" w:rsidP="00F81E91">
      <w:pPr>
        <w:pStyle w:val="Paragrafoelenco"/>
        <w:numPr>
          <w:ilvl w:val="0"/>
          <w:numId w:val="28"/>
        </w:numPr>
        <w:rPr>
          <w:rFonts w:ascii="Times New Roman" w:hAnsi="Times New Roman" w:cs="Times New Roman"/>
          <w:sz w:val="26"/>
          <w:szCs w:val="26"/>
        </w:rPr>
      </w:pPr>
      <w:r w:rsidRPr="00F81E91">
        <w:rPr>
          <w:rFonts w:ascii="Times New Roman" w:hAnsi="Times New Roman" w:cs="Times New Roman"/>
          <w:sz w:val="26"/>
          <w:szCs w:val="26"/>
        </w:rPr>
        <w:t xml:space="preserve">Linguaggio ReQL. URL </w:t>
      </w:r>
      <w:bookmarkStart w:id="119" w:name="ReQL"/>
      <w:r w:rsidR="003D173B" w:rsidRPr="00F81E91">
        <w:rPr>
          <w:rFonts w:ascii="Times New Roman" w:hAnsi="Times New Roman" w:cs="Times New Roman"/>
          <w:sz w:val="26"/>
          <w:szCs w:val="26"/>
        </w:rPr>
        <w:fldChar w:fldCharType="begin"/>
      </w:r>
      <w:r w:rsidRPr="00F81E91">
        <w:rPr>
          <w:rFonts w:ascii="Times New Roman" w:hAnsi="Times New Roman" w:cs="Times New Roman"/>
          <w:sz w:val="26"/>
          <w:szCs w:val="26"/>
        </w:rPr>
        <w:instrText xml:space="preserve"> HYPERLINK "https://rethinkdb.com/docs/introduction-to-reql/" </w:instrText>
      </w:r>
      <w:r w:rsidR="003D173B" w:rsidRPr="00F81E91">
        <w:rPr>
          <w:rFonts w:ascii="Times New Roman" w:hAnsi="Times New Roman" w:cs="Times New Roman"/>
          <w:sz w:val="26"/>
          <w:szCs w:val="26"/>
        </w:rPr>
        <w:fldChar w:fldCharType="separate"/>
      </w:r>
      <w:r w:rsidRPr="00F81E91">
        <w:rPr>
          <w:rStyle w:val="Collegamentoipertestuale"/>
          <w:rFonts w:ascii="Times New Roman" w:hAnsi="Times New Roman" w:cs="Times New Roman"/>
          <w:sz w:val="26"/>
          <w:szCs w:val="26"/>
        </w:rPr>
        <w:t>https://rethinkdb.com/docs/introduction-to-reql/</w:t>
      </w:r>
      <w:r w:rsidR="003D173B" w:rsidRPr="00F81E91">
        <w:rPr>
          <w:rFonts w:ascii="Times New Roman" w:hAnsi="Times New Roman" w:cs="Times New Roman"/>
          <w:sz w:val="26"/>
          <w:szCs w:val="26"/>
        </w:rPr>
        <w:fldChar w:fldCharType="end"/>
      </w:r>
      <w:bookmarkEnd w:id="119"/>
    </w:p>
    <w:p w14:paraId="4E37AD5E" w14:textId="77777777" w:rsidR="00F81E91" w:rsidRPr="00F81E91" w:rsidRDefault="00F81E91" w:rsidP="00F81E91">
      <w:pPr>
        <w:pStyle w:val="Paragrafoelenco"/>
        <w:ind w:left="770"/>
        <w:rPr>
          <w:rFonts w:ascii="Times New Roman" w:hAnsi="Times New Roman" w:cs="Times New Roman"/>
          <w:sz w:val="26"/>
          <w:szCs w:val="26"/>
        </w:rPr>
      </w:pPr>
    </w:p>
    <w:p w14:paraId="4902C2C5" w14:textId="77777777" w:rsidR="00F81E91" w:rsidRPr="004D3C7D" w:rsidRDefault="00F81E91" w:rsidP="00F81E91">
      <w:pPr>
        <w:pStyle w:val="Paragrafoelenco"/>
        <w:numPr>
          <w:ilvl w:val="0"/>
          <w:numId w:val="28"/>
        </w:numPr>
        <w:rPr>
          <w:rFonts w:ascii="Times New Roman" w:hAnsi="Times New Roman" w:cs="Times New Roman"/>
          <w:sz w:val="26"/>
          <w:szCs w:val="26"/>
          <w:lang w:val="en-US"/>
        </w:rPr>
      </w:pPr>
      <w:r w:rsidRPr="004D3C7D">
        <w:rPr>
          <w:rFonts w:ascii="Times New Roman" w:hAnsi="Times New Roman" w:cs="Times New Roman"/>
          <w:sz w:val="26"/>
          <w:szCs w:val="26"/>
          <w:lang w:val="en-US"/>
        </w:rPr>
        <w:t xml:space="preserve">Docker Desktop. URL </w:t>
      </w:r>
      <w:bookmarkStart w:id="120" w:name="Docker"/>
      <w:r w:rsidR="003D173B" w:rsidRPr="00F81E91">
        <w:rPr>
          <w:rFonts w:ascii="Times New Roman" w:hAnsi="Times New Roman" w:cs="Times New Roman"/>
          <w:sz w:val="26"/>
          <w:szCs w:val="26"/>
        </w:rPr>
        <w:fldChar w:fldCharType="begin"/>
      </w:r>
      <w:r w:rsidRPr="004D3C7D">
        <w:rPr>
          <w:rFonts w:ascii="Times New Roman" w:hAnsi="Times New Roman" w:cs="Times New Roman"/>
          <w:sz w:val="26"/>
          <w:szCs w:val="26"/>
          <w:lang w:val="en-US"/>
        </w:rPr>
        <w:instrText xml:space="preserve"> HYPERLINK "https://www.docker.com/products/docker-desktop" </w:instrText>
      </w:r>
      <w:r w:rsidR="003D173B" w:rsidRPr="00F81E91">
        <w:rPr>
          <w:rFonts w:ascii="Times New Roman" w:hAnsi="Times New Roman" w:cs="Times New Roman"/>
          <w:sz w:val="26"/>
          <w:szCs w:val="26"/>
        </w:rPr>
        <w:fldChar w:fldCharType="separate"/>
      </w:r>
      <w:r w:rsidRPr="004D3C7D">
        <w:rPr>
          <w:rStyle w:val="Collegamentoipertestuale"/>
          <w:rFonts w:ascii="Times New Roman" w:hAnsi="Times New Roman" w:cs="Times New Roman"/>
          <w:sz w:val="26"/>
          <w:szCs w:val="26"/>
          <w:lang w:val="en-US"/>
        </w:rPr>
        <w:t>https://www.docker.com/products/docker-desktop</w:t>
      </w:r>
      <w:r w:rsidR="003D173B" w:rsidRPr="00F81E91">
        <w:rPr>
          <w:rFonts w:ascii="Times New Roman" w:hAnsi="Times New Roman" w:cs="Times New Roman"/>
          <w:sz w:val="26"/>
          <w:szCs w:val="26"/>
        </w:rPr>
        <w:fldChar w:fldCharType="end"/>
      </w:r>
      <w:bookmarkEnd w:id="120"/>
    </w:p>
    <w:p w14:paraId="09F6CE52" w14:textId="77777777" w:rsidR="00F81E91" w:rsidRPr="004D3C7D" w:rsidRDefault="00F81E91" w:rsidP="00F81E91">
      <w:pPr>
        <w:pStyle w:val="Paragrafoelenco"/>
        <w:ind w:left="770"/>
        <w:rPr>
          <w:rFonts w:ascii="Times New Roman" w:hAnsi="Times New Roman" w:cs="Times New Roman"/>
          <w:sz w:val="26"/>
          <w:szCs w:val="26"/>
          <w:lang w:val="en-US"/>
        </w:rPr>
      </w:pPr>
    </w:p>
    <w:p w14:paraId="5C55CF98" w14:textId="77777777" w:rsidR="00F81E91" w:rsidRPr="00F81E91" w:rsidRDefault="00F81E91" w:rsidP="00F81E91">
      <w:pPr>
        <w:pStyle w:val="Paragrafoelenco"/>
        <w:numPr>
          <w:ilvl w:val="0"/>
          <w:numId w:val="28"/>
        </w:numPr>
        <w:rPr>
          <w:rFonts w:ascii="Times New Roman" w:hAnsi="Times New Roman" w:cs="Times New Roman"/>
          <w:sz w:val="26"/>
          <w:szCs w:val="26"/>
        </w:rPr>
      </w:pPr>
      <w:r w:rsidRPr="00F81E91">
        <w:rPr>
          <w:rFonts w:ascii="Times New Roman" w:hAnsi="Times New Roman" w:cs="Times New Roman"/>
          <w:sz w:val="26"/>
          <w:szCs w:val="26"/>
        </w:rPr>
        <w:t xml:space="preserve">I Docker container e le immagini. URL </w:t>
      </w:r>
      <w:bookmarkStart w:id="121" w:name="docker_container"/>
      <w:r w:rsidR="003D173B" w:rsidRPr="00F81E91">
        <w:rPr>
          <w:rFonts w:ascii="Times New Roman" w:hAnsi="Times New Roman" w:cs="Times New Roman"/>
          <w:sz w:val="26"/>
          <w:szCs w:val="26"/>
        </w:rPr>
        <w:fldChar w:fldCharType="begin"/>
      </w:r>
      <w:r w:rsidRPr="00F81E91">
        <w:rPr>
          <w:rFonts w:ascii="Times New Roman" w:hAnsi="Times New Roman" w:cs="Times New Roman"/>
          <w:sz w:val="26"/>
          <w:szCs w:val="26"/>
        </w:rPr>
        <w:instrText xml:space="preserve"> HYPERLINK "https://www.docker.com/resources/what-container" </w:instrText>
      </w:r>
      <w:r w:rsidR="003D173B" w:rsidRPr="00F81E91">
        <w:rPr>
          <w:rFonts w:ascii="Times New Roman" w:hAnsi="Times New Roman" w:cs="Times New Roman"/>
          <w:sz w:val="26"/>
          <w:szCs w:val="26"/>
        </w:rPr>
        <w:fldChar w:fldCharType="separate"/>
      </w:r>
      <w:r w:rsidRPr="00F81E91">
        <w:rPr>
          <w:rStyle w:val="Collegamentoipertestuale"/>
          <w:rFonts w:ascii="Times New Roman" w:hAnsi="Times New Roman" w:cs="Times New Roman"/>
          <w:sz w:val="26"/>
          <w:szCs w:val="26"/>
        </w:rPr>
        <w:t>https://www.docker.com/resources/what-container</w:t>
      </w:r>
      <w:r w:rsidR="003D173B" w:rsidRPr="00F81E91">
        <w:rPr>
          <w:rFonts w:ascii="Times New Roman" w:hAnsi="Times New Roman" w:cs="Times New Roman"/>
          <w:sz w:val="26"/>
          <w:szCs w:val="26"/>
        </w:rPr>
        <w:fldChar w:fldCharType="end"/>
      </w:r>
      <w:bookmarkEnd w:id="121"/>
    </w:p>
    <w:p w14:paraId="6309CFB6" w14:textId="77777777" w:rsidR="00F81E91" w:rsidRPr="00F81E91" w:rsidRDefault="00F81E91" w:rsidP="00F81E91">
      <w:pPr>
        <w:pStyle w:val="Paragrafoelenco"/>
        <w:ind w:left="770"/>
        <w:rPr>
          <w:rFonts w:ascii="Times New Roman" w:hAnsi="Times New Roman" w:cs="Times New Roman"/>
          <w:sz w:val="26"/>
          <w:szCs w:val="26"/>
        </w:rPr>
      </w:pPr>
    </w:p>
    <w:p w14:paraId="0A725CA0" w14:textId="77777777" w:rsidR="00F81E91" w:rsidRPr="004D3C7D" w:rsidRDefault="00F81E91" w:rsidP="00F81E91">
      <w:pPr>
        <w:pStyle w:val="Paragrafoelenco"/>
        <w:numPr>
          <w:ilvl w:val="0"/>
          <w:numId w:val="28"/>
        </w:numPr>
        <w:rPr>
          <w:rFonts w:ascii="Times New Roman" w:hAnsi="Times New Roman" w:cs="Times New Roman"/>
          <w:sz w:val="26"/>
          <w:szCs w:val="26"/>
          <w:lang w:val="en-US"/>
        </w:rPr>
      </w:pPr>
      <w:r w:rsidRPr="004D3C7D">
        <w:rPr>
          <w:rFonts w:ascii="Times New Roman" w:hAnsi="Times New Roman" w:cs="Times New Roman"/>
          <w:sz w:val="26"/>
          <w:szCs w:val="26"/>
          <w:lang w:val="en-US"/>
        </w:rPr>
        <w:t xml:space="preserve">Docker Desktop for windows. URL </w:t>
      </w:r>
      <w:bookmarkStart w:id="122" w:name="docker_for_windows"/>
      <w:r w:rsidR="003D173B" w:rsidRPr="00F81E91">
        <w:rPr>
          <w:rFonts w:ascii="Times New Roman" w:hAnsi="Times New Roman" w:cs="Times New Roman"/>
          <w:sz w:val="26"/>
          <w:szCs w:val="26"/>
        </w:rPr>
        <w:fldChar w:fldCharType="begin"/>
      </w:r>
      <w:r w:rsidRPr="004D3C7D">
        <w:rPr>
          <w:rFonts w:ascii="Times New Roman" w:hAnsi="Times New Roman" w:cs="Times New Roman"/>
          <w:sz w:val="26"/>
          <w:szCs w:val="26"/>
          <w:lang w:val="en-US"/>
        </w:rPr>
        <w:instrText xml:space="preserve"> HYPERLINK "https://docs.docker.com/docker-for-windows/" </w:instrText>
      </w:r>
      <w:r w:rsidR="003D173B" w:rsidRPr="00F81E91">
        <w:rPr>
          <w:rFonts w:ascii="Times New Roman" w:hAnsi="Times New Roman" w:cs="Times New Roman"/>
          <w:sz w:val="26"/>
          <w:szCs w:val="26"/>
        </w:rPr>
        <w:fldChar w:fldCharType="separate"/>
      </w:r>
      <w:r w:rsidRPr="004D3C7D">
        <w:rPr>
          <w:rStyle w:val="Collegamentoipertestuale"/>
          <w:rFonts w:ascii="Times New Roman" w:hAnsi="Times New Roman" w:cs="Times New Roman"/>
          <w:sz w:val="26"/>
          <w:szCs w:val="26"/>
          <w:lang w:val="en-US"/>
        </w:rPr>
        <w:t>https://docs.docker.com/docker-for-windows/</w:t>
      </w:r>
      <w:r w:rsidR="003D173B" w:rsidRPr="00F81E91">
        <w:rPr>
          <w:rFonts w:ascii="Times New Roman" w:hAnsi="Times New Roman" w:cs="Times New Roman"/>
          <w:sz w:val="26"/>
          <w:szCs w:val="26"/>
        </w:rPr>
        <w:fldChar w:fldCharType="end"/>
      </w:r>
      <w:bookmarkEnd w:id="122"/>
    </w:p>
    <w:p w14:paraId="605821FE" w14:textId="77777777" w:rsidR="00F81E91" w:rsidRPr="004D3C7D" w:rsidRDefault="00F81E91" w:rsidP="00F81E91">
      <w:pPr>
        <w:pStyle w:val="Paragrafoelenco"/>
        <w:ind w:left="770"/>
        <w:rPr>
          <w:rFonts w:ascii="Times New Roman" w:hAnsi="Times New Roman" w:cs="Times New Roman"/>
          <w:sz w:val="26"/>
          <w:szCs w:val="26"/>
          <w:lang w:val="en-US"/>
        </w:rPr>
      </w:pPr>
    </w:p>
    <w:p w14:paraId="301CEC22" w14:textId="77777777" w:rsidR="00F81E91" w:rsidRPr="004D3C7D" w:rsidRDefault="00F81E91" w:rsidP="00F81E91">
      <w:pPr>
        <w:pStyle w:val="Paragrafoelenco"/>
        <w:numPr>
          <w:ilvl w:val="0"/>
          <w:numId w:val="28"/>
        </w:numPr>
        <w:rPr>
          <w:rFonts w:ascii="Times New Roman" w:hAnsi="Times New Roman" w:cs="Times New Roman"/>
          <w:sz w:val="26"/>
          <w:szCs w:val="26"/>
          <w:lang w:val="en-US"/>
        </w:rPr>
      </w:pPr>
      <w:r w:rsidRPr="004D3C7D">
        <w:rPr>
          <w:rFonts w:ascii="Times New Roman" w:hAnsi="Times New Roman" w:cs="Times New Roman"/>
          <w:sz w:val="26"/>
          <w:szCs w:val="26"/>
          <w:lang w:val="en-US"/>
        </w:rPr>
        <w:t xml:space="preserve">Bchavez/RethinkDb.driver. URL </w:t>
      </w:r>
      <w:bookmarkStart w:id="123" w:name="Bchavez_RethinkDb_driver"/>
      <w:r w:rsidR="003D173B" w:rsidRPr="00F81E91">
        <w:rPr>
          <w:rFonts w:ascii="Times New Roman" w:hAnsi="Times New Roman" w:cs="Times New Roman"/>
          <w:sz w:val="26"/>
          <w:szCs w:val="26"/>
        </w:rPr>
        <w:fldChar w:fldCharType="begin"/>
      </w:r>
      <w:r w:rsidRPr="004D3C7D">
        <w:rPr>
          <w:rFonts w:ascii="Times New Roman" w:hAnsi="Times New Roman" w:cs="Times New Roman"/>
          <w:sz w:val="26"/>
          <w:szCs w:val="26"/>
          <w:lang w:val="en-US"/>
        </w:rPr>
        <w:instrText xml:space="preserve"> HYPERLINK "https://github.com/bchavez/RethinkDb.Driver" </w:instrText>
      </w:r>
      <w:r w:rsidR="003D173B" w:rsidRPr="00F81E91">
        <w:rPr>
          <w:rFonts w:ascii="Times New Roman" w:hAnsi="Times New Roman" w:cs="Times New Roman"/>
          <w:sz w:val="26"/>
          <w:szCs w:val="26"/>
        </w:rPr>
        <w:fldChar w:fldCharType="separate"/>
      </w:r>
      <w:r w:rsidRPr="004D3C7D">
        <w:rPr>
          <w:rStyle w:val="Collegamentoipertestuale"/>
          <w:rFonts w:ascii="Times New Roman" w:hAnsi="Times New Roman" w:cs="Times New Roman"/>
          <w:sz w:val="26"/>
          <w:szCs w:val="26"/>
          <w:lang w:val="en-US"/>
        </w:rPr>
        <w:t>https://github.com/bchavez/RethinkDb.Driver</w:t>
      </w:r>
      <w:r w:rsidR="003D173B" w:rsidRPr="00F81E91">
        <w:rPr>
          <w:rFonts w:ascii="Times New Roman" w:hAnsi="Times New Roman" w:cs="Times New Roman"/>
          <w:sz w:val="26"/>
          <w:szCs w:val="26"/>
        </w:rPr>
        <w:fldChar w:fldCharType="end"/>
      </w:r>
      <w:bookmarkEnd w:id="123"/>
    </w:p>
    <w:p w14:paraId="609BAC8A" w14:textId="77777777" w:rsidR="00F81E91" w:rsidRPr="004D3C7D" w:rsidRDefault="00F81E91" w:rsidP="00F81E91">
      <w:pPr>
        <w:pStyle w:val="Paragrafoelenco"/>
        <w:ind w:left="770"/>
        <w:rPr>
          <w:rFonts w:ascii="Times New Roman" w:hAnsi="Times New Roman" w:cs="Times New Roman"/>
          <w:sz w:val="26"/>
          <w:szCs w:val="26"/>
          <w:lang w:val="en-US"/>
        </w:rPr>
      </w:pPr>
    </w:p>
    <w:p w14:paraId="4F372251" w14:textId="77777777" w:rsidR="00F81E91" w:rsidRPr="00F81E91" w:rsidRDefault="00F81E91" w:rsidP="00F81E91">
      <w:pPr>
        <w:pStyle w:val="Paragrafoelenco"/>
        <w:numPr>
          <w:ilvl w:val="0"/>
          <w:numId w:val="28"/>
        </w:numPr>
        <w:rPr>
          <w:rFonts w:ascii="Times New Roman" w:hAnsi="Times New Roman" w:cs="Times New Roman"/>
          <w:sz w:val="26"/>
          <w:szCs w:val="26"/>
        </w:rPr>
      </w:pPr>
      <w:r w:rsidRPr="00F81E91">
        <w:rPr>
          <w:rFonts w:ascii="Times New Roman" w:hAnsi="Times New Roman" w:cs="Times New Roman"/>
          <w:sz w:val="26"/>
          <w:szCs w:val="26"/>
        </w:rPr>
        <w:t xml:space="preserve">Reactive extensions. URL </w:t>
      </w:r>
      <w:hyperlink r:id="rId66" w:history="1">
        <w:r w:rsidRPr="00F81E91">
          <w:rPr>
            <w:rStyle w:val="Collegamentoipertestuale"/>
            <w:rFonts w:ascii="Times New Roman" w:hAnsi="Times New Roman" w:cs="Times New Roman"/>
            <w:sz w:val="26"/>
            <w:szCs w:val="26"/>
          </w:rPr>
          <w:t>http://reactivex.io/</w:t>
        </w:r>
      </w:hyperlink>
    </w:p>
    <w:p w14:paraId="112C64C1" w14:textId="77777777" w:rsidR="00F81E91" w:rsidRPr="00F81E91" w:rsidRDefault="00F81E91" w:rsidP="00F81E91">
      <w:pPr>
        <w:pStyle w:val="Paragrafoelenco"/>
        <w:ind w:left="770"/>
        <w:rPr>
          <w:rFonts w:ascii="Times New Roman" w:hAnsi="Times New Roman" w:cs="Times New Roman"/>
          <w:sz w:val="26"/>
          <w:szCs w:val="26"/>
        </w:rPr>
      </w:pPr>
    </w:p>
    <w:p w14:paraId="6F220618" w14:textId="77777777" w:rsidR="00F81E91" w:rsidRDefault="00F81E91" w:rsidP="00F81E91">
      <w:pPr>
        <w:pStyle w:val="Paragrafoelenco"/>
        <w:numPr>
          <w:ilvl w:val="0"/>
          <w:numId w:val="28"/>
        </w:numPr>
        <w:rPr>
          <w:rFonts w:ascii="Times New Roman" w:hAnsi="Times New Roman" w:cs="Times New Roman"/>
          <w:sz w:val="26"/>
          <w:szCs w:val="26"/>
        </w:rPr>
      </w:pPr>
      <w:r w:rsidRPr="00F81E91">
        <w:rPr>
          <w:rFonts w:ascii="Times New Roman" w:hAnsi="Times New Roman" w:cs="Times New Roman"/>
          <w:sz w:val="26"/>
          <w:szCs w:val="26"/>
        </w:rPr>
        <w:t xml:space="preserve">Simple injector. URL </w:t>
      </w:r>
      <w:bookmarkStart w:id="124" w:name="simple_injector"/>
      <w:r w:rsidR="003D173B" w:rsidRPr="00F81E91">
        <w:rPr>
          <w:rFonts w:ascii="Times New Roman" w:hAnsi="Times New Roman" w:cs="Times New Roman"/>
          <w:sz w:val="26"/>
          <w:szCs w:val="26"/>
        </w:rPr>
        <w:fldChar w:fldCharType="begin"/>
      </w:r>
      <w:r w:rsidRPr="00F81E91">
        <w:rPr>
          <w:rFonts w:ascii="Times New Roman" w:hAnsi="Times New Roman" w:cs="Times New Roman"/>
          <w:sz w:val="26"/>
          <w:szCs w:val="26"/>
        </w:rPr>
        <w:instrText xml:space="preserve"> HYPERLINK "https://simpleinjector.org/" </w:instrText>
      </w:r>
      <w:r w:rsidR="003D173B" w:rsidRPr="00F81E91">
        <w:rPr>
          <w:rFonts w:ascii="Times New Roman" w:hAnsi="Times New Roman" w:cs="Times New Roman"/>
          <w:sz w:val="26"/>
          <w:szCs w:val="26"/>
        </w:rPr>
        <w:fldChar w:fldCharType="separate"/>
      </w:r>
      <w:r w:rsidRPr="00F81E91">
        <w:rPr>
          <w:rStyle w:val="Collegamentoipertestuale"/>
          <w:rFonts w:ascii="Times New Roman" w:hAnsi="Times New Roman" w:cs="Times New Roman"/>
          <w:sz w:val="26"/>
          <w:szCs w:val="26"/>
        </w:rPr>
        <w:t>https://simpleinjector.org/</w:t>
      </w:r>
      <w:r w:rsidR="003D173B" w:rsidRPr="00F81E91">
        <w:rPr>
          <w:rFonts w:ascii="Times New Roman" w:hAnsi="Times New Roman" w:cs="Times New Roman"/>
          <w:sz w:val="26"/>
          <w:szCs w:val="26"/>
        </w:rPr>
        <w:fldChar w:fldCharType="end"/>
      </w:r>
      <w:bookmarkEnd w:id="124"/>
    </w:p>
    <w:p w14:paraId="0750B996" w14:textId="77777777" w:rsidR="000F0FFF" w:rsidRPr="00F81E91" w:rsidRDefault="000F0FFF" w:rsidP="000F0FFF">
      <w:pPr>
        <w:pStyle w:val="Paragrafoelenco"/>
        <w:ind w:left="770"/>
        <w:rPr>
          <w:rFonts w:ascii="Times New Roman" w:hAnsi="Times New Roman" w:cs="Times New Roman"/>
          <w:sz w:val="26"/>
          <w:szCs w:val="26"/>
        </w:rPr>
      </w:pPr>
    </w:p>
    <w:p w14:paraId="3EEC7480" w14:textId="77777777" w:rsidR="00F81E91" w:rsidRPr="00F81E91" w:rsidRDefault="00F81E91" w:rsidP="00F81E91">
      <w:pPr>
        <w:pStyle w:val="Paragrafoelenco"/>
        <w:numPr>
          <w:ilvl w:val="0"/>
          <w:numId w:val="28"/>
        </w:numPr>
        <w:rPr>
          <w:rFonts w:ascii="Times New Roman" w:hAnsi="Times New Roman" w:cs="Times New Roman"/>
          <w:sz w:val="26"/>
          <w:szCs w:val="26"/>
        </w:rPr>
      </w:pPr>
      <w:r w:rsidRPr="00F81E91">
        <w:rPr>
          <w:rFonts w:ascii="Times New Roman" w:hAnsi="Times New Roman" w:cs="Times New Roman"/>
          <w:sz w:val="26"/>
          <w:szCs w:val="26"/>
        </w:rPr>
        <w:t xml:space="preserve">Metodologia di progettazione Scrum. URL </w:t>
      </w:r>
      <w:bookmarkStart w:id="125" w:name="Scrum"/>
      <w:r w:rsidR="003D173B" w:rsidRPr="00F81E91">
        <w:rPr>
          <w:rFonts w:ascii="Times New Roman" w:hAnsi="Times New Roman" w:cs="Times New Roman"/>
          <w:sz w:val="26"/>
          <w:szCs w:val="26"/>
        </w:rPr>
        <w:fldChar w:fldCharType="begin"/>
      </w:r>
      <w:r w:rsidRPr="00F81E91">
        <w:rPr>
          <w:rFonts w:ascii="Times New Roman" w:hAnsi="Times New Roman" w:cs="Times New Roman"/>
          <w:sz w:val="26"/>
          <w:szCs w:val="26"/>
        </w:rPr>
        <w:instrText xml:space="preserve"> HYPERLINK "https://it.wikipedia.org/wiki/Scrum_(informatica)#:~:text=Scrum%20%C3%A8%20un%20framework%20agile,Ken%20Schwaber%20e%20Jeff%20Sutherland" </w:instrText>
      </w:r>
      <w:r w:rsidR="003D173B" w:rsidRPr="00F81E91">
        <w:rPr>
          <w:rFonts w:ascii="Times New Roman" w:hAnsi="Times New Roman" w:cs="Times New Roman"/>
          <w:sz w:val="26"/>
          <w:szCs w:val="26"/>
        </w:rPr>
        <w:fldChar w:fldCharType="separate"/>
      </w:r>
      <w:r w:rsidRPr="00F81E91">
        <w:rPr>
          <w:rStyle w:val="Collegamentoipertestuale"/>
          <w:rFonts w:ascii="Times New Roman" w:hAnsi="Times New Roman" w:cs="Times New Roman"/>
          <w:sz w:val="26"/>
          <w:szCs w:val="26"/>
        </w:rPr>
        <w:t>https://it.wikipedia.org/wiki/Scrum_(informatica)#:~:text=Scrum%20%C3%A8%20un%20framework%20agile,Ken%20Schwaber%20e%20Jeff%20Sutherland</w:t>
      </w:r>
      <w:r w:rsidR="003D173B" w:rsidRPr="00F81E91">
        <w:rPr>
          <w:rFonts w:ascii="Times New Roman" w:hAnsi="Times New Roman" w:cs="Times New Roman"/>
          <w:sz w:val="26"/>
          <w:szCs w:val="26"/>
        </w:rPr>
        <w:fldChar w:fldCharType="end"/>
      </w:r>
      <w:r w:rsidRPr="00F81E91">
        <w:rPr>
          <w:rFonts w:ascii="Times New Roman" w:hAnsi="Times New Roman" w:cs="Times New Roman"/>
          <w:sz w:val="26"/>
          <w:szCs w:val="26"/>
        </w:rPr>
        <w:t>.</w:t>
      </w:r>
      <w:bookmarkEnd w:id="125"/>
    </w:p>
    <w:p w14:paraId="103E3782" w14:textId="77777777" w:rsidR="00F81E91" w:rsidRPr="00F81E91" w:rsidRDefault="00F81E91" w:rsidP="00F81E91">
      <w:pPr>
        <w:pStyle w:val="Paragrafoelenco"/>
        <w:ind w:left="770"/>
        <w:rPr>
          <w:rFonts w:ascii="Times New Roman" w:hAnsi="Times New Roman" w:cs="Times New Roman"/>
          <w:sz w:val="26"/>
          <w:szCs w:val="26"/>
        </w:rPr>
      </w:pPr>
    </w:p>
    <w:p w14:paraId="3DE42402" w14:textId="77777777" w:rsidR="00F81E91" w:rsidRPr="00F81E91" w:rsidRDefault="00F81E91" w:rsidP="00F81E91">
      <w:pPr>
        <w:pStyle w:val="Paragrafoelenco"/>
        <w:numPr>
          <w:ilvl w:val="0"/>
          <w:numId w:val="28"/>
        </w:numPr>
        <w:rPr>
          <w:rFonts w:ascii="Times New Roman" w:hAnsi="Times New Roman" w:cs="Times New Roman"/>
          <w:sz w:val="26"/>
          <w:szCs w:val="26"/>
        </w:rPr>
      </w:pPr>
      <w:r w:rsidRPr="00F81E91">
        <w:rPr>
          <w:rFonts w:ascii="Times New Roman" w:hAnsi="Times New Roman" w:cs="Times New Roman"/>
          <w:sz w:val="26"/>
          <w:szCs w:val="26"/>
        </w:rPr>
        <w:t xml:space="preserve">Immagine RethinkDB utilizzata. URL </w:t>
      </w:r>
      <w:bookmarkStart w:id="126" w:name="immagine_rethinkdb"/>
      <w:r w:rsidR="003D173B" w:rsidRPr="00F81E91">
        <w:rPr>
          <w:rFonts w:ascii="Times New Roman" w:hAnsi="Times New Roman" w:cs="Times New Roman"/>
          <w:sz w:val="26"/>
          <w:szCs w:val="26"/>
        </w:rPr>
        <w:fldChar w:fldCharType="begin"/>
      </w:r>
      <w:r w:rsidRPr="00F81E91">
        <w:rPr>
          <w:rFonts w:ascii="Times New Roman" w:hAnsi="Times New Roman" w:cs="Times New Roman"/>
          <w:sz w:val="26"/>
          <w:szCs w:val="26"/>
        </w:rPr>
        <w:instrText xml:space="preserve"> HYPERLINK "https://hub.docker.com/_/rethinkdb" </w:instrText>
      </w:r>
      <w:r w:rsidR="003D173B" w:rsidRPr="00F81E91">
        <w:rPr>
          <w:rFonts w:ascii="Times New Roman" w:hAnsi="Times New Roman" w:cs="Times New Roman"/>
          <w:sz w:val="26"/>
          <w:szCs w:val="26"/>
        </w:rPr>
        <w:fldChar w:fldCharType="separate"/>
      </w:r>
      <w:r w:rsidRPr="00F81E91">
        <w:rPr>
          <w:rStyle w:val="Collegamentoipertestuale"/>
          <w:rFonts w:ascii="Times New Roman" w:hAnsi="Times New Roman" w:cs="Times New Roman"/>
          <w:sz w:val="26"/>
          <w:szCs w:val="26"/>
        </w:rPr>
        <w:t>https://hub.docker.com/_/rethinkdb</w:t>
      </w:r>
      <w:r w:rsidR="003D173B" w:rsidRPr="00F81E91">
        <w:rPr>
          <w:rFonts w:ascii="Times New Roman" w:hAnsi="Times New Roman" w:cs="Times New Roman"/>
          <w:sz w:val="26"/>
          <w:szCs w:val="26"/>
        </w:rPr>
        <w:fldChar w:fldCharType="end"/>
      </w:r>
      <w:bookmarkEnd w:id="126"/>
    </w:p>
    <w:p w14:paraId="744639E3" w14:textId="77777777" w:rsidR="00F81E91" w:rsidRPr="00F81E91" w:rsidRDefault="00F81E91" w:rsidP="00F81E91">
      <w:pPr>
        <w:pStyle w:val="Paragrafoelenco"/>
        <w:ind w:left="770"/>
        <w:rPr>
          <w:rFonts w:ascii="Times New Roman" w:hAnsi="Times New Roman" w:cs="Times New Roman"/>
          <w:sz w:val="26"/>
          <w:szCs w:val="26"/>
        </w:rPr>
      </w:pPr>
    </w:p>
    <w:p w14:paraId="4527BF83" w14:textId="77777777" w:rsidR="00F81E91" w:rsidRPr="00F81E91" w:rsidRDefault="00F81E91" w:rsidP="00F81E91">
      <w:pPr>
        <w:pStyle w:val="Paragrafoelenco"/>
        <w:numPr>
          <w:ilvl w:val="0"/>
          <w:numId w:val="28"/>
        </w:numPr>
        <w:rPr>
          <w:rFonts w:ascii="Times New Roman" w:hAnsi="Times New Roman" w:cs="Times New Roman"/>
          <w:sz w:val="26"/>
          <w:szCs w:val="26"/>
        </w:rPr>
      </w:pPr>
      <w:r w:rsidRPr="004D3C7D">
        <w:rPr>
          <w:rFonts w:ascii="Times New Roman" w:hAnsi="Times New Roman" w:cs="Times New Roman"/>
          <w:sz w:val="26"/>
          <w:szCs w:val="26"/>
          <w:lang w:val="en-US"/>
        </w:rPr>
        <w:lastRenderedPageBreak/>
        <w:t xml:space="preserve">How to start a RethinkDB server. </w:t>
      </w:r>
      <w:r w:rsidRPr="00F81E91">
        <w:rPr>
          <w:rFonts w:ascii="Times New Roman" w:hAnsi="Times New Roman" w:cs="Times New Roman"/>
          <w:sz w:val="26"/>
          <w:szCs w:val="26"/>
        </w:rPr>
        <w:t xml:space="preserve">URL </w:t>
      </w:r>
      <w:bookmarkStart w:id="127" w:name="RethinkDb_join_cluster"/>
      <w:r w:rsidR="003D173B" w:rsidRPr="00F81E91">
        <w:rPr>
          <w:rFonts w:ascii="Times New Roman" w:hAnsi="Times New Roman" w:cs="Times New Roman"/>
          <w:sz w:val="26"/>
          <w:szCs w:val="26"/>
        </w:rPr>
        <w:fldChar w:fldCharType="begin"/>
      </w:r>
      <w:r w:rsidRPr="00F81E91">
        <w:rPr>
          <w:rFonts w:ascii="Times New Roman" w:hAnsi="Times New Roman" w:cs="Times New Roman"/>
          <w:sz w:val="26"/>
          <w:szCs w:val="26"/>
        </w:rPr>
        <w:instrText xml:space="preserve"> HYPERLINK "https://rethinkdb.com/docs/start-a-server/" </w:instrText>
      </w:r>
      <w:r w:rsidR="003D173B" w:rsidRPr="00F81E91">
        <w:rPr>
          <w:rFonts w:ascii="Times New Roman" w:hAnsi="Times New Roman" w:cs="Times New Roman"/>
          <w:sz w:val="26"/>
          <w:szCs w:val="26"/>
        </w:rPr>
        <w:fldChar w:fldCharType="separate"/>
      </w:r>
      <w:r w:rsidRPr="00F81E91">
        <w:rPr>
          <w:rStyle w:val="Collegamentoipertestuale"/>
          <w:rFonts w:ascii="Times New Roman" w:hAnsi="Times New Roman" w:cs="Times New Roman"/>
          <w:sz w:val="26"/>
          <w:szCs w:val="26"/>
        </w:rPr>
        <w:t>https://rethinkdb.com/docs/start-a-server/</w:t>
      </w:r>
      <w:r w:rsidR="003D173B" w:rsidRPr="00F81E91">
        <w:rPr>
          <w:rFonts w:ascii="Times New Roman" w:hAnsi="Times New Roman" w:cs="Times New Roman"/>
          <w:sz w:val="26"/>
          <w:szCs w:val="26"/>
        </w:rPr>
        <w:fldChar w:fldCharType="end"/>
      </w:r>
      <w:bookmarkEnd w:id="127"/>
    </w:p>
    <w:p w14:paraId="20EADCC8" w14:textId="77777777" w:rsidR="00F81E91" w:rsidRPr="00F81E91" w:rsidRDefault="00F81E91" w:rsidP="00F81E91">
      <w:pPr>
        <w:pStyle w:val="Paragrafoelenco"/>
        <w:ind w:left="770"/>
        <w:rPr>
          <w:rFonts w:ascii="Times New Roman" w:hAnsi="Times New Roman" w:cs="Times New Roman"/>
          <w:sz w:val="26"/>
          <w:szCs w:val="26"/>
        </w:rPr>
      </w:pPr>
    </w:p>
    <w:p w14:paraId="6D24B67A" w14:textId="77777777" w:rsidR="00F81E91" w:rsidRPr="004D3C7D" w:rsidRDefault="00F81E91" w:rsidP="00F81E91">
      <w:pPr>
        <w:pStyle w:val="Paragrafoelenco"/>
        <w:numPr>
          <w:ilvl w:val="0"/>
          <w:numId w:val="28"/>
        </w:numPr>
        <w:rPr>
          <w:rFonts w:ascii="Times New Roman" w:hAnsi="Times New Roman" w:cs="Times New Roman"/>
          <w:sz w:val="26"/>
          <w:szCs w:val="26"/>
          <w:lang w:val="en-US"/>
        </w:rPr>
      </w:pPr>
      <w:r w:rsidRPr="004D3C7D">
        <w:rPr>
          <w:rFonts w:ascii="Times New Roman" w:hAnsi="Times New Roman" w:cs="Times New Roman"/>
          <w:sz w:val="26"/>
          <w:szCs w:val="26"/>
          <w:lang w:val="en-US"/>
        </w:rPr>
        <w:t xml:space="preserve">Docker compose. URL </w:t>
      </w:r>
      <w:bookmarkStart w:id="128" w:name="Docker_compose"/>
      <w:r w:rsidR="003D173B" w:rsidRPr="00F81E91">
        <w:rPr>
          <w:rFonts w:ascii="Times New Roman" w:hAnsi="Times New Roman" w:cs="Times New Roman"/>
          <w:sz w:val="26"/>
          <w:szCs w:val="26"/>
        </w:rPr>
        <w:fldChar w:fldCharType="begin"/>
      </w:r>
      <w:r w:rsidRPr="004D3C7D">
        <w:rPr>
          <w:rFonts w:ascii="Times New Roman" w:hAnsi="Times New Roman" w:cs="Times New Roman"/>
          <w:sz w:val="26"/>
          <w:szCs w:val="26"/>
          <w:lang w:val="en-US"/>
        </w:rPr>
        <w:instrText xml:space="preserve"> HYPERLINK "https://docs.docker.com/compose/" </w:instrText>
      </w:r>
      <w:r w:rsidR="003D173B" w:rsidRPr="00F81E91">
        <w:rPr>
          <w:rFonts w:ascii="Times New Roman" w:hAnsi="Times New Roman" w:cs="Times New Roman"/>
          <w:sz w:val="26"/>
          <w:szCs w:val="26"/>
        </w:rPr>
        <w:fldChar w:fldCharType="separate"/>
      </w:r>
      <w:r w:rsidRPr="004D3C7D">
        <w:rPr>
          <w:rStyle w:val="Collegamentoipertestuale"/>
          <w:rFonts w:ascii="Times New Roman" w:hAnsi="Times New Roman" w:cs="Times New Roman"/>
          <w:sz w:val="26"/>
          <w:szCs w:val="26"/>
          <w:lang w:val="en-US"/>
        </w:rPr>
        <w:t>https://docs.docker.com/compose/</w:t>
      </w:r>
      <w:r w:rsidR="003D173B" w:rsidRPr="00F81E91">
        <w:rPr>
          <w:rFonts w:ascii="Times New Roman" w:hAnsi="Times New Roman" w:cs="Times New Roman"/>
          <w:sz w:val="26"/>
          <w:szCs w:val="26"/>
        </w:rPr>
        <w:fldChar w:fldCharType="end"/>
      </w:r>
    </w:p>
    <w:bookmarkEnd w:id="128"/>
    <w:p w14:paraId="34794DA6" w14:textId="77777777" w:rsidR="00F81E91" w:rsidRPr="004D3C7D" w:rsidRDefault="00F81E91" w:rsidP="00F81E91">
      <w:pPr>
        <w:pStyle w:val="Paragrafoelenco"/>
        <w:ind w:left="770"/>
        <w:rPr>
          <w:rFonts w:ascii="Times New Roman" w:hAnsi="Times New Roman" w:cs="Times New Roman"/>
          <w:sz w:val="26"/>
          <w:szCs w:val="26"/>
          <w:lang w:val="en-US"/>
        </w:rPr>
      </w:pPr>
    </w:p>
    <w:p w14:paraId="2CA49F5D" w14:textId="77777777" w:rsidR="00F81E91" w:rsidRPr="00F81E91" w:rsidRDefault="00F81E91" w:rsidP="00F81E91">
      <w:pPr>
        <w:pStyle w:val="Paragrafoelenco"/>
        <w:numPr>
          <w:ilvl w:val="0"/>
          <w:numId w:val="28"/>
        </w:numPr>
        <w:rPr>
          <w:rFonts w:ascii="Times New Roman" w:hAnsi="Times New Roman" w:cs="Times New Roman"/>
          <w:sz w:val="26"/>
          <w:szCs w:val="26"/>
        </w:rPr>
      </w:pPr>
      <w:r w:rsidRPr="004D3C7D">
        <w:rPr>
          <w:rFonts w:ascii="Times New Roman" w:hAnsi="Times New Roman" w:cs="Times New Roman"/>
          <w:sz w:val="26"/>
          <w:szCs w:val="26"/>
          <w:lang w:val="en-US"/>
        </w:rPr>
        <w:t xml:space="preserve">Sharding e Replication su RethinkDB. </w:t>
      </w:r>
      <w:r w:rsidRPr="00F81E91">
        <w:rPr>
          <w:rFonts w:ascii="Times New Roman" w:hAnsi="Times New Roman" w:cs="Times New Roman"/>
          <w:sz w:val="26"/>
          <w:szCs w:val="26"/>
        </w:rPr>
        <w:t xml:space="preserve">URL </w:t>
      </w:r>
      <w:hyperlink r:id="rId67" w:history="1">
        <w:bookmarkStart w:id="129" w:name="rethinkdb_Sharding_replication"/>
        <w:r w:rsidRPr="00F81E91">
          <w:rPr>
            <w:rStyle w:val="Collegamentoipertestuale"/>
            <w:rFonts w:ascii="Times New Roman" w:hAnsi="Times New Roman" w:cs="Times New Roman"/>
            <w:sz w:val="26"/>
            <w:szCs w:val="26"/>
          </w:rPr>
          <w:t>https://rethinkdb.com/docs/sharding-and-replication</w:t>
        </w:r>
        <w:bookmarkEnd w:id="129"/>
        <w:r w:rsidRPr="00F81E91">
          <w:rPr>
            <w:rStyle w:val="Collegamentoipertestuale"/>
            <w:rFonts w:ascii="Times New Roman" w:hAnsi="Times New Roman" w:cs="Times New Roman"/>
            <w:sz w:val="26"/>
            <w:szCs w:val="26"/>
          </w:rPr>
          <w:t>/</w:t>
        </w:r>
      </w:hyperlink>
    </w:p>
    <w:p w14:paraId="42828641" w14:textId="77777777" w:rsidR="00F81E91" w:rsidRPr="00F81E91" w:rsidRDefault="00F81E91" w:rsidP="00F81E91">
      <w:pPr>
        <w:pStyle w:val="Paragrafoelenco"/>
        <w:ind w:left="770"/>
        <w:rPr>
          <w:rFonts w:ascii="Times New Roman" w:hAnsi="Times New Roman" w:cs="Times New Roman"/>
          <w:sz w:val="26"/>
          <w:szCs w:val="26"/>
        </w:rPr>
      </w:pPr>
    </w:p>
    <w:p w14:paraId="246552CB" w14:textId="77777777" w:rsidR="00F81E91" w:rsidRPr="00F81E91" w:rsidRDefault="00F81E91" w:rsidP="00F81E91">
      <w:pPr>
        <w:pStyle w:val="Paragrafoelenco"/>
        <w:numPr>
          <w:ilvl w:val="0"/>
          <w:numId w:val="28"/>
        </w:numPr>
        <w:rPr>
          <w:rFonts w:ascii="Times New Roman" w:hAnsi="Times New Roman" w:cs="Times New Roman"/>
          <w:sz w:val="26"/>
          <w:szCs w:val="26"/>
          <w:shd w:val="clear" w:color="auto" w:fill="FBFBF9"/>
        </w:rPr>
      </w:pPr>
      <w:r w:rsidRPr="00F81E91">
        <w:rPr>
          <w:rFonts w:ascii="Times New Roman" w:hAnsi="Times New Roman" w:cs="Times New Roman"/>
          <w:sz w:val="26"/>
          <w:szCs w:val="26"/>
          <w:shd w:val="clear" w:color="auto" w:fill="FBFBF9"/>
        </w:rPr>
        <w:t xml:space="preserve">Server tag di RethinkDB. URL </w:t>
      </w:r>
      <w:bookmarkStart w:id="130" w:name="RethinkDb_tag"/>
      <w:r w:rsidR="003D173B" w:rsidRPr="00F81E91">
        <w:rPr>
          <w:rFonts w:ascii="Times New Roman" w:hAnsi="Times New Roman" w:cs="Times New Roman"/>
          <w:sz w:val="26"/>
          <w:szCs w:val="26"/>
          <w:shd w:val="clear" w:color="auto" w:fill="FBFBF9"/>
        </w:rPr>
        <w:fldChar w:fldCharType="begin"/>
      </w:r>
      <w:r w:rsidRPr="00F81E91">
        <w:rPr>
          <w:rFonts w:ascii="Times New Roman" w:hAnsi="Times New Roman" w:cs="Times New Roman"/>
          <w:sz w:val="26"/>
          <w:szCs w:val="26"/>
          <w:shd w:val="clear" w:color="auto" w:fill="FBFBF9"/>
        </w:rPr>
        <w:instrText xml:space="preserve"> HYPERLINK "https://rethinkdb.com/docs/sharding-and-replication/#server-tags" </w:instrText>
      </w:r>
      <w:r w:rsidR="003D173B" w:rsidRPr="00F81E91">
        <w:rPr>
          <w:rFonts w:ascii="Times New Roman" w:hAnsi="Times New Roman" w:cs="Times New Roman"/>
          <w:sz w:val="26"/>
          <w:szCs w:val="26"/>
          <w:shd w:val="clear" w:color="auto" w:fill="FBFBF9"/>
        </w:rPr>
        <w:fldChar w:fldCharType="separate"/>
      </w:r>
      <w:r w:rsidRPr="00F81E91">
        <w:rPr>
          <w:rStyle w:val="Collegamentoipertestuale"/>
          <w:rFonts w:ascii="Times New Roman" w:hAnsi="Times New Roman" w:cs="Times New Roman"/>
          <w:sz w:val="26"/>
          <w:szCs w:val="26"/>
          <w:shd w:val="clear" w:color="auto" w:fill="FBFBF9"/>
        </w:rPr>
        <w:t>https://rethinkdb.com/docs/sharding-and-replication/#server-tags</w:t>
      </w:r>
      <w:r w:rsidR="003D173B" w:rsidRPr="00F81E91">
        <w:rPr>
          <w:rFonts w:ascii="Times New Roman" w:hAnsi="Times New Roman" w:cs="Times New Roman"/>
          <w:sz w:val="26"/>
          <w:szCs w:val="26"/>
          <w:shd w:val="clear" w:color="auto" w:fill="FBFBF9"/>
        </w:rPr>
        <w:fldChar w:fldCharType="end"/>
      </w:r>
      <w:bookmarkEnd w:id="130"/>
    </w:p>
    <w:p w14:paraId="5E25EDCA" w14:textId="77777777" w:rsidR="00F81E91" w:rsidRPr="00143B0E" w:rsidRDefault="00F81E91" w:rsidP="00F81E91">
      <w:pPr>
        <w:pStyle w:val="Paragrafoelenco"/>
        <w:ind w:left="770"/>
        <w:rPr>
          <w:rFonts w:ascii="Times New Roman" w:hAnsi="Times New Roman" w:cs="Times New Roman"/>
          <w:sz w:val="26"/>
          <w:szCs w:val="26"/>
        </w:rPr>
      </w:pPr>
    </w:p>
    <w:p w14:paraId="7020597D" w14:textId="77777777" w:rsidR="00143B0E" w:rsidRDefault="00143B0E" w:rsidP="00143B0E">
      <w:pPr>
        <w:pStyle w:val="Paragrafoelenco"/>
        <w:ind w:left="770"/>
        <w:rPr>
          <w:rFonts w:ascii="Times New Roman" w:hAnsi="Times New Roman" w:cs="Times New Roman"/>
          <w:sz w:val="26"/>
          <w:szCs w:val="26"/>
        </w:rPr>
      </w:pPr>
    </w:p>
    <w:p w14:paraId="2415FAF6" w14:textId="77777777" w:rsidR="00F81E91" w:rsidRDefault="00F81E91" w:rsidP="00143B0E">
      <w:pPr>
        <w:pStyle w:val="Paragrafoelenco"/>
        <w:ind w:left="770"/>
        <w:rPr>
          <w:rFonts w:ascii="Times New Roman" w:hAnsi="Times New Roman" w:cs="Times New Roman"/>
          <w:sz w:val="26"/>
          <w:szCs w:val="26"/>
        </w:rPr>
      </w:pPr>
    </w:p>
    <w:p w14:paraId="7A496E3B" w14:textId="77777777" w:rsidR="009E29B0" w:rsidRPr="009E29B0" w:rsidRDefault="009E29B0" w:rsidP="009E29B0">
      <w:pPr>
        <w:pStyle w:val="Paragrafoelenco"/>
        <w:rPr>
          <w:rFonts w:ascii="Times New Roman" w:hAnsi="Times New Roman" w:cs="Times New Roman"/>
          <w:sz w:val="26"/>
          <w:szCs w:val="26"/>
        </w:rPr>
      </w:pPr>
    </w:p>
    <w:p w14:paraId="6E16B67B" w14:textId="77777777" w:rsidR="009E29B0" w:rsidRPr="009E29B0" w:rsidRDefault="009E29B0" w:rsidP="009E29B0">
      <w:pPr>
        <w:pStyle w:val="Paragrafoelenco"/>
        <w:rPr>
          <w:rFonts w:ascii="Times New Roman" w:hAnsi="Times New Roman" w:cs="Times New Roman"/>
          <w:sz w:val="26"/>
          <w:szCs w:val="26"/>
        </w:rPr>
      </w:pPr>
    </w:p>
    <w:p w14:paraId="78637FFF" w14:textId="77777777" w:rsidR="009E29B0" w:rsidRDefault="009E29B0" w:rsidP="009E29B0">
      <w:pPr>
        <w:pStyle w:val="Paragrafoelenco"/>
        <w:rPr>
          <w:rFonts w:ascii="Times New Roman" w:hAnsi="Times New Roman" w:cs="Times New Roman"/>
          <w:sz w:val="26"/>
          <w:szCs w:val="26"/>
        </w:rPr>
      </w:pPr>
    </w:p>
    <w:p w14:paraId="1C324875" w14:textId="77777777" w:rsidR="0036370F" w:rsidRDefault="0036370F" w:rsidP="009E29B0">
      <w:pPr>
        <w:pStyle w:val="Paragrafoelenco"/>
        <w:rPr>
          <w:rFonts w:ascii="Times New Roman" w:hAnsi="Times New Roman" w:cs="Times New Roman"/>
          <w:sz w:val="26"/>
          <w:szCs w:val="26"/>
        </w:rPr>
      </w:pPr>
    </w:p>
    <w:p w14:paraId="50127CDB" w14:textId="77777777" w:rsidR="0036370F" w:rsidRDefault="0036370F" w:rsidP="009E29B0">
      <w:pPr>
        <w:pStyle w:val="Paragrafoelenco"/>
        <w:rPr>
          <w:rFonts w:ascii="Times New Roman" w:hAnsi="Times New Roman" w:cs="Times New Roman"/>
          <w:sz w:val="26"/>
          <w:szCs w:val="26"/>
        </w:rPr>
      </w:pPr>
    </w:p>
    <w:p w14:paraId="704CBAEB" w14:textId="77777777" w:rsidR="0036370F" w:rsidRDefault="0036370F" w:rsidP="009E29B0">
      <w:pPr>
        <w:pStyle w:val="Paragrafoelenco"/>
        <w:rPr>
          <w:rFonts w:ascii="Times New Roman" w:hAnsi="Times New Roman" w:cs="Times New Roman"/>
          <w:sz w:val="26"/>
          <w:szCs w:val="26"/>
        </w:rPr>
      </w:pPr>
    </w:p>
    <w:p w14:paraId="4AABAFA6" w14:textId="77777777" w:rsidR="0036370F" w:rsidRDefault="0036370F" w:rsidP="009E29B0">
      <w:pPr>
        <w:pStyle w:val="Paragrafoelenco"/>
        <w:rPr>
          <w:rFonts w:ascii="Times New Roman" w:hAnsi="Times New Roman" w:cs="Times New Roman"/>
          <w:sz w:val="26"/>
          <w:szCs w:val="26"/>
        </w:rPr>
      </w:pPr>
    </w:p>
    <w:p w14:paraId="377E4AE6" w14:textId="77777777" w:rsidR="0036370F" w:rsidRDefault="0036370F" w:rsidP="009E29B0">
      <w:pPr>
        <w:pStyle w:val="Paragrafoelenco"/>
        <w:rPr>
          <w:rFonts w:ascii="Times New Roman" w:hAnsi="Times New Roman" w:cs="Times New Roman"/>
          <w:sz w:val="26"/>
          <w:szCs w:val="26"/>
        </w:rPr>
      </w:pPr>
    </w:p>
    <w:p w14:paraId="030C19FF" w14:textId="77777777" w:rsidR="0036370F" w:rsidRDefault="0036370F" w:rsidP="009E29B0">
      <w:pPr>
        <w:pStyle w:val="Paragrafoelenco"/>
        <w:rPr>
          <w:rFonts w:ascii="Times New Roman" w:hAnsi="Times New Roman" w:cs="Times New Roman"/>
          <w:sz w:val="26"/>
          <w:szCs w:val="26"/>
        </w:rPr>
      </w:pPr>
    </w:p>
    <w:p w14:paraId="024E0735" w14:textId="77777777" w:rsidR="0036370F" w:rsidRDefault="0036370F" w:rsidP="009E29B0">
      <w:pPr>
        <w:pStyle w:val="Paragrafoelenco"/>
        <w:rPr>
          <w:rFonts w:ascii="Times New Roman" w:hAnsi="Times New Roman" w:cs="Times New Roman"/>
          <w:sz w:val="26"/>
          <w:szCs w:val="26"/>
        </w:rPr>
      </w:pPr>
    </w:p>
    <w:p w14:paraId="06773F3F" w14:textId="77777777" w:rsidR="0036370F" w:rsidRDefault="0036370F" w:rsidP="009E29B0">
      <w:pPr>
        <w:pStyle w:val="Paragrafoelenco"/>
        <w:rPr>
          <w:rFonts w:ascii="Times New Roman" w:hAnsi="Times New Roman" w:cs="Times New Roman"/>
          <w:sz w:val="26"/>
          <w:szCs w:val="26"/>
        </w:rPr>
      </w:pPr>
    </w:p>
    <w:p w14:paraId="27C206D6" w14:textId="77777777" w:rsidR="0036370F" w:rsidRDefault="0036370F" w:rsidP="009E29B0">
      <w:pPr>
        <w:pStyle w:val="Paragrafoelenco"/>
        <w:rPr>
          <w:rFonts w:ascii="Times New Roman" w:hAnsi="Times New Roman" w:cs="Times New Roman"/>
          <w:sz w:val="26"/>
          <w:szCs w:val="26"/>
        </w:rPr>
      </w:pPr>
    </w:p>
    <w:p w14:paraId="598CFF5E" w14:textId="77777777" w:rsidR="0036370F" w:rsidRDefault="0036370F" w:rsidP="009E29B0">
      <w:pPr>
        <w:pStyle w:val="Paragrafoelenco"/>
        <w:rPr>
          <w:rFonts w:ascii="Times New Roman" w:hAnsi="Times New Roman" w:cs="Times New Roman"/>
          <w:sz w:val="26"/>
          <w:szCs w:val="26"/>
        </w:rPr>
      </w:pPr>
    </w:p>
    <w:p w14:paraId="112DB20C" w14:textId="77777777" w:rsidR="0036370F" w:rsidRDefault="0036370F" w:rsidP="009E29B0">
      <w:pPr>
        <w:pStyle w:val="Paragrafoelenco"/>
        <w:rPr>
          <w:rFonts w:ascii="Times New Roman" w:hAnsi="Times New Roman" w:cs="Times New Roman"/>
          <w:sz w:val="26"/>
          <w:szCs w:val="26"/>
        </w:rPr>
      </w:pPr>
    </w:p>
    <w:p w14:paraId="21143FF1" w14:textId="77777777" w:rsidR="0036370F" w:rsidRDefault="0036370F" w:rsidP="009E29B0">
      <w:pPr>
        <w:pStyle w:val="Paragrafoelenco"/>
        <w:rPr>
          <w:rFonts w:ascii="Times New Roman" w:hAnsi="Times New Roman" w:cs="Times New Roman"/>
          <w:sz w:val="26"/>
          <w:szCs w:val="26"/>
        </w:rPr>
      </w:pPr>
    </w:p>
    <w:p w14:paraId="20E5C244" w14:textId="77777777" w:rsidR="0036370F" w:rsidRDefault="0036370F" w:rsidP="009E29B0">
      <w:pPr>
        <w:pStyle w:val="Paragrafoelenco"/>
        <w:rPr>
          <w:rFonts w:ascii="Times New Roman" w:hAnsi="Times New Roman" w:cs="Times New Roman"/>
          <w:sz w:val="26"/>
          <w:szCs w:val="26"/>
        </w:rPr>
      </w:pPr>
    </w:p>
    <w:p w14:paraId="295A69A5" w14:textId="77777777" w:rsidR="0036370F" w:rsidRDefault="0036370F" w:rsidP="009E29B0">
      <w:pPr>
        <w:pStyle w:val="Paragrafoelenco"/>
        <w:rPr>
          <w:rFonts w:ascii="Times New Roman" w:hAnsi="Times New Roman" w:cs="Times New Roman"/>
          <w:sz w:val="26"/>
          <w:szCs w:val="26"/>
        </w:rPr>
      </w:pPr>
    </w:p>
    <w:p w14:paraId="0C93A899" w14:textId="77777777" w:rsidR="0036370F" w:rsidRDefault="0036370F" w:rsidP="009E29B0">
      <w:pPr>
        <w:pStyle w:val="Paragrafoelenco"/>
        <w:rPr>
          <w:rFonts w:ascii="Times New Roman" w:hAnsi="Times New Roman" w:cs="Times New Roman"/>
          <w:sz w:val="26"/>
          <w:szCs w:val="26"/>
        </w:rPr>
      </w:pPr>
    </w:p>
    <w:p w14:paraId="17B7BE44" w14:textId="77777777" w:rsidR="0036370F" w:rsidRDefault="0036370F" w:rsidP="009E29B0">
      <w:pPr>
        <w:pStyle w:val="Paragrafoelenco"/>
        <w:rPr>
          <w:rFonts w:ascii="Times New Roman" w:hAnsi="Times New Roman" w:cs="Times New Roman"/>
          <w:sz w:val="26"/>
          <w:szCs w:val="26"/>
        </w:rPr>
      </w:pPr>
    </w:p>
    <w:p w14:paraId="7F0AF185" w14:textId="77777777" w:rsidR="0036370F" w:rsidRDefault="0036370F" w:rsidP="009E29B0">
      <w:pPr>
        <w:pStyle w:val="Paragrafoelenco"/>
        <w:rPr>
          <w:rFonts w:ascii="Times New Roman" w:hAnsi="Times New Roman" w:cs="Times New Roman"/>
          <w:sz w:val="26"/>
          <w:szCs w:val="26"/>
        </w:rPr>
      </w:pPr>
    </w:p>
    <w:p w14:paraId="61E06BB5" w14:textId="77777777" w:rsidR="0036370F" w:rsidRDefault="0036370F" w:rsidP="009E29B0">
      <w:pPr>
        <w:pStyle w:val="Paragrafoelenco"/>
        <w:rPr>
          <w:rFonts w:ascii="Times New Roman" w:hAnsi="Times New Roman" w:cs="Times New Roman"/>
          <w:sz w:val="26"/>
          <w:szCs w:val="26"/>
        </w:rPr>
      </w:pPr>
    </w:p>
    <w:p w14:paraId="7990EA46" w14:textId="77777777" w:rsidR="0036370F" w:rsidRDefault="0036370F" w:rsidP="009E29B0">
      <w:pPr>
        <w:pStyle w:val="Paragrafoelenco"/>
        <w:rPr>
          <w:rFonts w:ascii="Times New Roman" w:hAnsi="Times New Roman" w:cs="Times New Roman"/>
          <w:sz w:val="26"/>
          <w:szCs w:val="26"/>
        </w:rPr>
      </w:pPr>
    </w:p>
    <w:p w14:paraId="4778725F" w14:textId="77777777" w:rsidR="0036370F" w:rsidRDefault="0036370F" w:rsidP="009E29B0">
      <w:pPr>
        <w:pStyle w:val="Paragrafoelenco"/>
        <w:rPr>
          <w:rFonts w:ascii="Times New Roman" w:hAnsi="Times New Roman" w:cs="Times New Roman"/>
          <w:sz w:val="26"/>
          <w:szCs w:val="26"/>
        </w:rPr>
      </w:pPr>
    </w:p>
    <w:p w14:paraId="72C87290" w14:textId="77777777" w:rsidR="0036370F" w:rsidRDefault="0036370F" w:rsidP="009E29B0">
      <w:pPr>
        <w:pStyle w:val="Paragrafoelenco"/>
        <w:rPr>
          <w:rFonts w:ascii="Times New Roman" w:hAnsi="Times New Roman" w:cs="Times New Roman"/>
          <w:sz w:val="26"/>
          <w:szCs w:val="26"/>
        </w:rPr>
      </w:pPr>
    </w:p>
    <w:p w14:paraId="0EDFE62B" w14:textId="77777777" w:rsidR="0036370F" w:rsidRDefault="0036370F" w:rsidP="009E29B0">
      <w:pPr>
        <w:pStyle w:val="Paragrafoelenco"/>
        <w:rPr>
          <w:rFonts w:ascii="Times New Roman" w:hAnsi="Times New Roman" w:cs="Times New Roman"/>
          <w:sz w:val="26"/>
          <w:szCs w:val="26"/>
        </w:rPr>
      </w:pPr>
    </w:p>
    <w:p w14:paraId="3E8DA9CE" w14:textId="77777777" w:rsidR="0036370F" w:rsidRDefault="0036370F" w:rsidP="009E29B0">
      <w:pPr>
        <w:pStyle w:val="Paragrafoelenco"/>
        <w:rPr>
          <w:rFonts w:ascii="Times New Roman" w:hAnsi="Times New Roman" w:cs="Times New Roman"/>
          <w:sz w:val="26"/>
          <w:szCs w:val="26"/>
        </w:rPr>
      </w:pPr>
    </w:p>
    <w:p w14:paraId="5BB827CA" w14:textId="77777777" w:rsidR="0036370F" w:rsidRDefault="0036370F" w:rsidP="009E29B0">
      <w:pPr>
        <w:pStyle w:val="Paragrafoelenco"/>
        <w:rPr>
          <w:rFonts w:ascii="Times New Roman" w:hAnsi="Times New Roman" w:cs="Times New Roman"/>
          <w:sz w:val="26"/>
          <w:szCs w:val="26"/>
        </w:rPr>
      </w:pPr>
    </w:p>
    <w:p w14:paraId="42DB5610" w14:textId="77777777" w:rsidR="0036370F" w:rsidRDefault="0036370F" w:rsidP="009E29B0">
      <w:pPr>
        <w:pStyle w:val="Paragrafoelenco"/>
        <w:rPr>
          <w:rFonts w:ascii="Times New Roman" w:hAnsi="Times New Roman" w:cs="Times New Roman"/>
          <w:sz w:val="26"/>
          <w:szCs w:val="26"/>
        </w:rPr>
      </w:pPr>
    </w:p>
    <w:p w14:paraId="738169F1" w14:textId="77777777" w:rsidR="0036370F" w:rsidRDefault="0036370F" w:rsidP="009E29B0">
      <w:pPr>
        <w:pStyle w:val="Paragrafoelenco"/>
        <w:rPr>
          <w:rFonts w:ascii="Times New Roman" w:hAnsi="Times New Roman" w:cs="Times New Roman"/>
          <w:sz w:val="26"/>
          <w:szCs w:val="26"/>
        </w:rPr>
      </w:pPr>
    </w:p>
    <w:p w14:paraId="46CA435A" w14:textId="77777777" w:rsidR="0036370F" w:rsidRDefault="0036370F" w:rsidP="009E29B0">
      <w:pPr>
        <w:pStyle w:val="Paragrafoelenco"/>
        <w:rPr>
          <w:rFonts w:ascii="Times New Roman" w:hAnsi="Times New Roman" w:cs="Times New Roman"/>
          <w:sz w:val="26"/>
          <w:szCs w:val="26"/>
        </w:rPr>
      </w:pPr>
    </w:p>
    <w:p w14:paraId="5886B6D3" w14:textId="77777777" w:rsidR="0036370F" w:rsidRDefault="0036370F" w:rsidP="009E29B0">
      <w:pPr>
        <w:pStyle w:val="Paragrafoelenco"/>
        <w:rPr>
          <w:rFonts w:ascii="Times New Roman" w:hAnsi="Times New Roman" w:cs="Times New Roman"/>
          <w:sz w:val="26"/>
          <w:szCs w:val="26"/>
        </w:rPr>
      </w:pPr>
    </w:p>
    <w:p w14:paraId="4320A268" w14:textId="77777777" w:rsidR="0036370F" w:rsidRDefault="0036370F" w:rsidP="009E29B0">
      <w:pPr>
        <w:pStyle w:val="Paragrafoelenco"/>
        <w:rPr>
          <w:rFonts w:ascii="Times New Roman" w:hAnsi="Times New Roman" w:cs="Times New Roman"/>
          <w:sz w:val="26"/>
          <w:szCs w:val="26"/>
        </w:rPr>
      </w:pPr>
    </w:p>
    <w:p w14:paraId="56033CE2" w14:textId="77777777" w:rsidR="0036370F" w:rsidRDefault="0036370F" w:rsidP="009E29B0">
      <w:pPr>
        <w:pStyle w:val="Paragrafoelenco"/>
        <w:rPr>
          <w:rFonts w:ascii="Times New Roman" w:hAnsi="Times New Roman" w:cs="Times New Roman"/>
          <w:sz w:val="26"/>
          <w:szCs w:val="26"/>
        </w:rPr>
      </w:pPr>
    </w:p>
    <w:p w14:paraId="5543806B" w14:textId="77777777" w:rsidR="0036370F" w:rsidRDefault="0036370F" w:rsidP="009E29B0">
      <w:pPr>
        <w:pStyle w:val="Paragrafoelenco"/>
        <w:rPr>
          <w:rFonts w:ascii="Times New Roman" w:hAnsi="Times New Roman" w:cs="Times New Roman"/>
          <w:sz w:val="26"/>
          <w:szCs w:val="26"/>
        </w:rPr>
      </w:pPr>
    </w:p>
    <w:p w14:paraId="19A26C4E" w14:textId="77777777" w:rsidR="0036370F" w:rsidRDefault="0036370F" w:rsidP="009E29B0">
      <w:pPr>
        <w:pStyle w:val="Paragrafoelenco"/>
        <w:rPr>
          <w:rFonts w:ascii="Times New Roman" w:hAnsi="Times New Roman" w:cs="Times New Roman"/>
          <w:sz w:val="26"/>
          <w:szCs w:val="26"/>
        </w:rPr>
      </w:pPr>
    </w:p>
    <w:p w14:paraId="0721A13D" w14:textId="77777777" w:rsidR="0036370F" w:rsidRPr="0036370F" w:rsidRDefault="0036370F" w:rsidP="0036370F">
      <w:pPr>
        <w:pStyle w:val="Titolo1"/>
        <w:ind w:left="0"/>
        <w:rPr>
          <w:rFonts w:ascii="Times New Roman" w:hAnsi="Times New Roman" w:cs="Times New Roman"/>
          <w:b/>
        </w:rPr>
      </w:pPr>
      <w:bookmarkStart w:id="131" w:name="_Toc61196337"/>
      <w:r>
        <w:rPr>
          <w:rFonts w:ascii="Times New Roman" w:hAnsi="Times New Roman" w:cs="Times New Roman"/>
          <w:b/>
        </w:rPr>
        <w:lastRenderedPageBreak/>
        <w:t>Ringraziamenti</w:t>
      </w:r>
      <w:bookmarkEnd w:id="131"/>
    </w:p>
    <w:p w14:paraId="30335DC7" w14:textId="77777777" w:rsidR="0036370F" w:rsidRPr="009E29B0" w:rsidRDefault="0036370F" w:rsidP="009E29B0">
      <w:pPr>
        <w:pStyle w:val="Paragrafoelenco"/>
        <w:rPr>
          <w:rFonts w:ascii="Times New Roman" w:hAnsi="Times New Roman" w:cs="Times New Roman"/>
          <w:sz w:val="26"/>
          <w:szCs w:val="26"/>
        </w:rPr>
      </w:pPr>
    </w:p>
    <w:p w14:paraId="3DA1731C" w14:textId="77777777" w:rsidR="009E29B0" w:rsidRPr="009E29B0" w:rsidRDefault="009E29B0" w:rsidP="009E29B0">
      <w:pPr>
        <w:pStyle w:val="Paragrafoelenco"/>
        <w:ind w:left="770"/>
        <w:rPr>
          <w:rFonts w:ascii="Times New Roman" w:hAnsi="Times New Roman" w:cs="Times New Roman"/>
          <w:sz w:val="26"/>
          <w:szCs w:val="26"/>
        </w:rPr>
      </w:pPr>
    </w:p>
    <w:p w14:paraId="75C9CE83" w14:textId="77777777" w:rsidR="009E29B0" w:rsidRPr="009E29B0" w:rsidRDefault="009E29B0" w:rsidP="009E29B0">
      <w:pPr>
        <w:pStyle w:val="Paragrafoelenco"/>
        <w:rPr>
          <w:rFonts w:ascii="Times New Roman" w:hAnsi="Times New Roman" w:cs="Times New Roman"/>
          <w:sz w:val="26"/>
          <w:szCs w:val="26"/>
        </w:rPr>
      </w:pPr>
    </w:p>
    <w:p w14:paraId="5A047385" w14:textId="77777777" w:rsidR="00355820" w:rsidRPr="000D7726" w:rsidRDefault="00355820" w:rsidP="00355820">
      <w:pPr>
        <w:pStyle w:val="Paragrafoelenco"/>
        <w:ind w:left="770"/>
        <w:rPr>
          <w:rFonts w:ascii="Times New Roman" w:hAnsi="Times New Roman" w:cs="Times New Roman"/>
          <w:sz w:val="26"/>
          <w:szCs w:val="26"/>
        </w:rPr>
      </w:pPr>
    </w:p>
    <w:p w14:paraId="77D09FF0" w14:textId="77777777" w:rsidR="000D7726" w:rsidRPr="00E23B3C" w:rsidRDefault="000D7726" w:rsidP="000D7726">
      <w:pPr>
        <w:pStyle w:val="Paragrafoelenco"/>
        <w:ind w:left="770"/>
        <w:rPr>
          <w:rFonts w:ascii="Times New Roman" w:hAnsi="Times New Roman" w:cs="Times New Roman"/>
          <w:sz w:val="26"/>
          <w:szCs w:val="26"/>
        </w:rPr>
      </w:pPr>
    </w:p>
    <w:p w14:paraId="1994A63D" w14:textId="77777777" w:rsidR="00E23B3C" w:rsidRPr="00A710DB" w:rsidRDefault="00E23B3C" w:rsidP="00E23B3C">
      <w:pPr>
        <w:pStyle w:val="Paragrafoelenco"/>
        <w:ind w:left="770"/>
        <w:rPr>
          <w:rFonts w:ascii="Times New Roman" w:hAnsi="Times New Roman" w:cs="Times New Roman"/>
          <w:sz w:val="26"/>
          <w:szCs w:val="26"/>
        </w:rPr>
      </w:pPr>
    </w:p>
    <w:p w14:paraId="76BA22EF" w14:textId="77777777" w:rsidR="00A710DB" w:rsidRPr="00A710DB" w:rsidRDefault="00A710DB" w:rsidP="00A710DB">
      <w:pPr>
        <w:pStyle w:val="Paragrafoelenco"/>
        <w:ind w:left="770"/>
        <w:rPr>
          <w:rFonts w:ascii="Times New Roman" w:hAnsi="Times New Roman" w:cs="Times New Roman"/>
          <w:sz w:val="26"/>
          <w:szCs w:val="26"/>
        </w:rPr>
      </w:pPr>
    </w:p>
    <w:p w14:paraId="5DDB348A" w14:textId="77777777" w:rsidR="00A710DB" w:rsidRPr="00A710DB" w:rsidRDefault="00A710DB" w:rsidP="00A710DB">
      <w:pPr>
        <w:pStyle w:val="Paragrafoelenco"/>
        <w:ind w:left="770"/>
        <w:rPr>
          <w:rFonts w:ascii="Times New Roman" w:hAnsi="Times New Roman" w:cs="Times New Roman"/>
          <w:sz w:val="26"/>
          <w:szCs w:val="26"/>
        </w:rPr>
      </w:pPr>
    </w:p>
    <w:p w14:paraId="3D7B8CF1" w14:textId="77777777" w:rsidR="00A710DB" w:rsidRPr="00165ABF" w:rsidRDefault="00A710DB" w:rsidP="00A710DB">
      <w:pPr>
        <w:pStyle w:val="Paragrafoelenco"/>
        <w:ind w:left="770"/>
        <w:rPr>
          <w:rFonts w:ascii="Times New Roman" w:hAnsi="Times New Roman" w:cs="Times New Roman"/>
          <w:sz w:val="26"/>
          <w:szCs w:val="26"/>
        </w:rPr>
      </w:pPr>
    </w:p>
    <w:p w14:paraId="47DAC83A" w14:textId="77777777" w:rsidR="00165ABF" w:rsidRPr="0049347E" w:rsidRDefault="00165ABF" w:rsidP="00165ABF">
      <w:pPr>
        <w:pStyle w:val="Paragrafoelenco"/>
        <w:ind w:left="770"/>
        <w:rPr>
          <w:rFonts w:ascii="Times New Roman" w:hAnsi="Times New Roman" w:cs="Times New Roman"/>
          <w:sz w:val="26"/>
          <w:szCs w:val="26"/>
        </w:rPr>
      </w:pPr>
    </w:p>
    <w:p w14:paraId="2F402845" w14:textId="77777777" w:rsidR="009107A0" w:rsidRPr="009107A0" w:rsidRDefault="009107A0" w:rsidP="00505846">
      <w:pPr>
        <w:rPr>
          <w:rFonts w:ascii="Times New Roman" w:hAnsi="Times New Roman" w:cs="Times New Roman"/>
          <w:sz w:val="26"/>
          <w:szCs w:val="26"/>
        </w:rPr>
      </w:pPr>
    </w:p>
    <w:p w14:paraId="4B55B8AE" w14:textId="77777777" w:rsidR="005B6207" w:rsidRDefault="005B6207" w:rsidP="00505846">
      <w:pPr>
        <w:rPr>
          <w:rFonts w:ascii="Times New Roman" w:hAnsi="Times New Roman" w:cs="Times New Roman"/>
          <w:sz w:val="26"/>
          <w:szCs w:val="26"/>
        </w:rPr>
      </w:pPr>
      <w:bookmarkStart w:id="132" w:name="RethinkDb"/>
    </w:p>
    <w:p w14:paraId="329ACE58" w14:textId="77777777" w:rsidR="00FA5DE1" w:rsidRDefault="00FA5DE1" w:rsidP="00505846">
      <w:pPr>
        <w:rPr>
          <w:rFonts w:ascii="Times New Roman" w:hAnsi="Times New Roman" w:cs="Times New Roman"/>
          <w:sz w:val="26"/>
          <w:szCs w:val="26"/>
        </w:rPr>
      </w:pPr>
    </w:p>
    <w:p w14:paraId="77EAC55B" w14:textId="77777777" w:rsidR="00FA5DE1" w:rsidRDefault="00FA5DE1" w:rsidP="00505846">
      <w:pPr>
        <w:rPr>
          <w:rFonts w:ascii="Times New Roman" w:hAnsi="Times New Roman" w:cs="Times New Roman"/>
          <w:sz w:val="26"/>
          <w:szCs w:val="26"/>
        </w:rPr>
      </w:pPr>
    </w:p>
    <w:p w14:paraId="04A22787" w14:textId="77777777" w:rsidR="00FA5DE1" w:rsidRDefault="00FA5DE1" w:rsidP="00505846">
      <w:pPr>
        <w:rPr>
          <w:rFonts w:ascii="Times New Roman" w:hAnsi="Times New Roman" w:cs="Times New Roman"/>
          <w:sz w:val="26"/>
          <w:szCs w:val="26"/>
        </w:rPr>
      </w:pPr>
    </w:p>
    <w:p w14:paraId="5BD31612" w14:textId="77777777" w:rsidR="00FA5DE1" w:rsidRDefault="00FA5DE1" w:rsidP="00505846">
      <w:pPr>
        <w:rPr>
          <w:rFonts w:ascii="Times New Roman" w:hAnsi="Times New Roman" w:cs="Times New Roman"/>
          <w:sz w:val="26"/>
          <w:szCs w:val="26"/>
        </w:rPr>
      </w:pPr>
    </w:p>
    <w:p w14:paraId="4C029AF0" w14:textId="77777777" w:rsidR="00FA5DE1" w:rsidRDefault="00FA5DE1" w:rsidP="00505846">
      <w:pPr>
        <w:rPr>
          <w:rFonts w:ascii="Times New Roman" w:hAnsi="Times New Roman" w:cs="Times New Roman"/>
          <w:sz w:val="26"/>
          <w:szCs w:val="26"/>
        </w:rPr>
      </w:pPr>
    </w:p>
    <w:p w14:paraId="1AFEC055" w14:textId="77777777" w:rsidR="00FA5DE1" w:rsidRDefault="00FA5DE1" w:rsidP="00505846">
      <w:pPr>
        <w:rPr>
          <w:rFonts w:ascii="Times New Roman" w:hAnsi="Times New Roman" w:cs="Times New Roman"/>
          <w:sz w:val="26"/>
          <w:szCs w:val="26"/>
        </w:rPr>
      </w:pPr>
    </w:p>
    <w:p w14:paraId="3A2539DF" w14:textId="77777777" w:rsidR="00FA5DE1" w:rsidRDefault="00FA5DE1" w:rsidP="00FA5DE1">
      <w:pPr>
        <w:pStyle w:val="Titolo1"/>
        <w:rPr>
          <w:rFonts w:ascii="Times New Roman" w:hAnsi="Times New Roman" w:cs="Times New Roman"/>
          <w:sz w:val="26"/>
          <w:szCs w:val="26"/>
        </w:rPr>
      </w:pPr>
    </w:p>
    <w:p w14:paraId="4129F44E" w14:textId="77777777" w:rsidR="00FA5DE1" w:rsidRDefault="00FA5DE1" w:rsidP="00FA5DE1">
      <w:pPr>
        <w:pStyle w:val="Paragrafoelenco"/>
        <w:rPr>
          <w:rFonts w:ascii="Times New Roman" w:hAnsi="Times New Roman" w:cs="Times New Roman"/>
          <w:sz w:val="26"/>
          <w:szCs w:val="26"/>
        </w:rPr>
      </w:pPr>
    </w:p>
    <w:p w14:paraId="018E3B71" w14:textId="77777777" w:rsidR="00FA5DE1" w:rsidRDefault="00FA5DE1" w:rsidP="00FA5DE1">
      <w:pPr>
        <w:pStyle w:val="Titolo1"/>
        <w:rPr>
          <w:rFonts w:ascii="Times New Roman" w:hAnsi="Times New Roman" w:cs="Times New Roman"/>
          <w:sz w:val="26"/>
          <w:szCs w:val="26"/>
        </w:rPr>
      </w:pPr>
    </w:p>
    <w:p w14:paraId="488B0F21" w14:textId="77777777" w:rsidR="00FA5DE1" w:rsidRPr="00FA5DE1" w:rsidRDefault="00FA5DE1" w:rsidP="00FA5DE1">
      <w:pPr>
        <w:pStyle w:val="Titolo1"/>
        <w:ind w:left="0"/>
        <w:rPr>
          <w:rFonts w:ascii="Times New Roman" w:hAnsi="Times New Roman" w:cs="Times New Roman"/>
          <w:sz w:val="26"/>
          <w:szCs w:val="26"/>
        </w:rPr>
      </w:pPr>
    </w:p>
    <w:bookmarkEnd w:id="132"/>
    <w:p w14:paraId="19D03DDB" w14:textId="77777777" w:rsidR="00B90AB7" w:rsidRPr="00B90AB7" w:rsidRDefault="00B90AB7" w:rsidP="00B90AB7">
      <w:pPr>
        <w:rPr>
          <w:rFonts w:ascii="Times New Roman" w:hAnsi="Times New Roman" w:cs="Times New Roman"/>
          <w:sz w:val="26"/>
          <w:szCs w:val="26"/>
        </w:rPr>
      </w:pPr>
    </w:p>
    <w:p w14:paraId="64E1C9D5" w14:textId="77777777" w:rsidR="00B90AB7" w:rsidRPr="00A826B8" w:rsidRDefault="00B90AB7">
      <w:pPr>
        <w:rPr>
          <w:rFonts w:ascii="Times New Roman" w:hAnsi="Times New Roman" w:cs="Times New Roman"/>
          <w:sz w:val="32"/>
          <w:szCs w:val="32"/>
        </w:rPr>
      </w:pPr>
    </w:p>
    <w:sectPr w:rsidR="00B90AB7" w:rsidRPr="00A826B8" w:rsidSect="004D4850">
      <w:footerReference w:type="default" r:id="rId68"/>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2" w:author="Alessandra Lumini" w:date="2021-01-12T11:26:00Z" w:initials="AL">
    <w:p w14:paraId="06C879E7" w14:textId="2512BFD1" w:rsidR="004D3C7D" w:rsidRDefault="004D3C7D">
      <w:pPr>
        <w:pStyle w:val="Testocommento"/>
      </w:pPr>
      <w:r>
        <w:rPr>
          <w:rStyle w:val="Rimandocommento"/>
        </w:rPr>
        <w:annotationRef/>
      </w:r>
      <w:r>
        <w:t>In seguito?</w:t>
      </w:r>
    </w:p>
  </w:comment>
  <w:comment w:id="40" w:author="Alessandra Lumini" w:date="2021-01-12T11:51:00Z" w:initials="AL">
    <w:p w14:paraId="1C5E7568" w14:textId="1C0D03F2" w:rsidR="00541AA8" w:rsidRDefault="00541AA8">
      <w:pPr>
        <w:pStyle w:val="Testocommento"/>
      </w:pPr>
      <w:r>
        <w:rPr>
          <w:rStyle w:val="Rimandocommento"/>
        </w:rPr>
        <w:annotationRef/>
      </w:r>
      <w:r>
        <w:t>La scelta di avere/confrontare 3 server non è ancora stata spiegata…inoltre mi sembra evidente che in qualsiasi configurazione selezionata il DB (ovvero lo schema) sia lo stesso</w:t>
      </w:r>
    </w:p>
  </w:comment>
  <w:comment w:id="43" w:author="Alessandra Lumini" w:date="2021-01-12T11:53:00Z" w:initials="AL">
    <w:p w14:paraId="3A5D1F66" w14:textId="31E3F9D0" w:rsidR="00541AA8" w:rsidRDefault="00541AA8">
      <w:pPr>
        <w:pStyle w:val="Testocommento"/>
      </w:pPr>
      <w:r>
        <w:rPr>
          <w:rStyle w:val="Rimandocommento"/>
        </w:rPr>
        <w:annotationRef/>
      </w:r>
      <w:r>
        <w:t>Da qui in poi non parli più della base dati, ma delle classi usate per il progetto… dovresti inserire un altro paragrafo</w:t>
      </w:r>
    </w:p>
  </w:comment>
  <w:comment w:id="84" w:author="Alessandra Lumini" w:date="2021-01-12T12:00:00Z" w:initials="AL">
    <w:p w14:paraId="44DD3031" w14:textId="49A89E13" w:rsidR="00D85540" w:rsidRDefault="00D85540">
      <w:pPr>
        <w:pStyle w:val="Testocommento"/>
      </w:pPr>
      <w:r>
        <w:rPr>
          <w:rStyle w:val="Rimandocommento"/>
        </w:rPr>
        <w:annotationRef/>
      </w:r>
      <w:r>
        <w:t>Il parallelismo è presente anche sui DBMS non distribuiti</w:t>
      </w:r>
    </w:p>
  </w:comment>
  <w:comment w:id="92" w:author="Alessandra Lumini" w:date="2021-01-12T12:04:00Z" w:initials="AL">
    <w:p w14:paraId="43CDBD7F" w14:textId="2F61A75A" w:rsidR="00D85540" w:rsidRDefault="00D85540">
      <w:pPr>
        <w:pStyle w:val="Testocommento"/>
      </w:pPr>
      <w:r>
        <w:rPr>
          <w:rStyle w:val="Rimandocommento"/>
        </w:rPr>
        <w:annotationRef/>
      </w:r>
      <w:r>
        <w:t>Come mai questa funzionalità non compare tra i casi d’uso?</w:t>
      </w:r>
    </w:p>
  </w:comment>
  <w:comment w:id="94" w:author="Alessandra Lumini" w:date="2021-01-12T12:03:00Z" w:initials="AL">
    <w:p w14:paraId="5576A457" w14:textId="5AC65A22" w:rsidR="00D85540" w:rsidRDefault="00D85540">
      <w:pPr>
        <w:pStyle w:val="Testocommento"/>
      </w:pPr>
      <w:r>
        <w:rPr>
          <w:rStyle w:val="Rimandocommento"/>
        </w:rPr>
        <w:annotationRef/>
      </w:r>
      <w:r>
        <w:t>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6C879E7" w15:done="0"/>
  <w15:commentEx w15:paraId="1C5E7568" w15:done="0"/>
  <w15:commentEx w15:paraId="3A5D1F66" w15:done="0"/>
  <w15:commentEx w15:paraId="44DD3031" w15:done="0"/>
  <w15:commentEx w15:paraId="43CDBD7F" w15:done="0"/>
  <w15:commentEx w15:paraId="5576A45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A805F3" w16cex:dateUtc="2021-01-12T10:26:00Z"/>
  <w16cex:commentExtensible w16cex:durableId="23A80BCA" w16cex:dateUtc="2021-01-12T10:51:00Z"/>
  <w16cex:commentExtensible w16cex:durableId="23A80C48" w16cex:dateUtc="2021-01-12T10:53:00Z"/>
  <w16cex:commentExtensible w16cex:durableId="23A80DE7" w16cex:dateUtc="2021-01-12T11:00:00Z"/>
  <w16cex:commentExtensible w16cex:durableId="23A80ED6" w16cex:dateUtc="2021-01-12T11:04:00Z"/>
  <w16cex:commentExtensible w16cex:durableId="23A80E7A" w16cex:dateUtc="2021-01-12T11: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6C879E7" w16cid:durableId="23A805F3"/>
  <w16cid:commentId w16cid:paraId="1C5E7568" w16cid:durableId="23A80BCA"/>
  <w16cid:commentId w16cid:paraId="3A5D1F66" w16cid:durableId="23A80C48"/>
  <w16cid:commentId w16cid:paraId="44DD3031" w16cid:durableId="23A80DE7"/>
  <w16cid:commentId w16cid:paraId="43CDBD7F" w16cid:durableId="23A80ED6"/>
  <w16cid:commentId w16cid:paraId="5576A457" w16cid:durableId="23A80E7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B63423" w14:textId="77777777" w:rsidR="0096574F" w:rsidRDefault="0096574F" w:rsidP="00C96BC6">
      <w:r>
        <w:separator/>
      </w:r>
    </w:p>
  </w:endnote>
  <w:endnote w:type="continuationSeparator" w:id="0">
    <w:p w14:paraId="1AAAB8FB" w14:textId="77777777" w:rsidR="0096574F" w:rsidRDefault="0096574F" w:rsidP="00C96B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42472802"/>
      <w:docPartObj>
        <w:docPartGallery w:val="Page Numbers (Bottom of Page)"/>
        <w:docPartUnique/>
      </w:docPartObj>
    </w:sdtPr>
    <w:sdtContent>
      <w:p w14:paraId="3628646D" w14:textId="77777777" w:rsidR="004D3C7D" w:rsidRDefault="004D3C7D">
        <w:pPr>
          <w:pStyle w:val="Pidipagina"/>
          <w:jc w:val="right"/>
        </w:pPr>
        <w:r>
          <w:fldChar w:fldCharType="begin"/>
        </w:r>
        <w:r>
          <w:instrText>PAGE   \* MERGEFORMAT</w:instrText>
        </w:r>
        <w:r>
          <w:fldChar w:fldCharType="separate"/>
        </w:r>
        <w:r>
          <w:rPr>
            <w:noProof/>
          </w:rPr>
          <w:t>25</w:t>
        </w:r>
        <w:r>
          <w:rPr>
            <w:noProof/>
          </w:rPr>
          <w:fldChar w:fldCharType="end"/>
        </w:r>
      </w:p>
    </w:sdtContent>
  </w:sdt>
  <w:p w14:paraId="46A179FF" w14:textId="77777777" w:rsidR="004D3C7D" w:rsidRDefault="004D3C7D">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97E813" w14:textId="77777777" w:rsidR="0096574F" w:rsidRDefault="0096574F" w:rsidP="00C96BC6">
      <w:r>
        <w:separator/>
      </w:r>
    </w:p>
  </w:footnote>
  <w:footnote w:type="continuationSeparator" w:id="0">
    <w:p w14:paraId="051B451B" w14:textId="77777777" w:rsidR="0096574F" w:rsidRDefault="0096574F" w:rsidP="00C96BC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FC7576"/>
    <w:multiLevelType w:val="hybridMultilevel"/>
    <w:tmpl w:val="FC6A3130"/>
    <w:lvl w:ilvl="0" w:tplc="A530D0A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2E7656E"/>
    <w:multiLevelType w:val="multilevel"/>
    <w:tmpl w:val="E7380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8020E0"/>
    <w:multiLevelType w:val="hybridMultilevel"/>
    <w:tmpl w:val="E174CFD6"/>
    <w:lvl w:ilvl="0" w:tplc="A530D0A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C2623BC"/>
    <w:multiLevelType w:val="multilevel"/>
    <w:tmpl w:val="593A7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12E168B"/>
    <w:multiLevelType w:val="hybridMultilevel"/>
    <w:tmpl w:val="53789E9A"/>
    <w:lvl w:ilvl="0" w:tplc="04100001">
      <w:start w:val="1"/>
      <w:numFmt w:val="bullet"/>
      <w:lvlText w:val=""/>
      <w:lvlJc w:val="left"/>
      <w:pPr>
        <w:ind w:left="834" w:hanging="360"/>
      </w:pPr>
      <w:rPr>
        <w:rFonts w:ascii="Symbol" w:hAnsi="Symbol" w:hint="default"/>
      </w:rPr>
    </w:lvl>
    <w:lvl w:ilvl="1" w:tplc="04100003" w:tentative="1">
      <w:start w:val="1"/>
      <w:numFmt w:val="bullet"/>
      <w:lvlText w:val="o"/>
      <w:lvlJc w:val="left"/>
      <w:pPr>
        <w:ind w:left="1554" w:hanging="360"/>
      </w:pPr>
      <w:rPr>
        <w:rFonts w:ascii="Courier New" w:hAnsi="Courier New" w:cs="Courier New" w:hint="default"/>
      </w:rPr>
    </w:lvl>
    <w:lvl w:ilvl="2" w:tplc="04100005" w:tentative="1">
      <w:start w:val="1"/>
      <w:numFmt w:val="bullet"/>
      <w:lvlText w:val=""/>
      <w:lvlJc w:val="left"/>
      <w:pPr>
        <w:ind w:left="2274" w:hanging="360"/>
      </w:pPr>
      <w:rPr>
        <w:rFonts w:ascii="Wingdings" w:hAnsi="Wingdings" w:hint="default"/>
      </w:rPr>
    </w:lvl>
    <w:lvl w:ilvl="3" w:tplc="04100001" w:tentative="1">
      <w:start w:val="1"/>
      <w:numFmt w:val="bullet"/>
      <w:lvlText w:val=""/>
      <w:lvlJc w:val="left"/>
      <w:pPr>
        <w:ind w:left="2994" w:hanging="360"/>
      </w:pPr>
      <w:rPr>
        <w:rFonts w:ascii="Symbol" w:hAnsi="Symbol" w:hint="default"/>
      </w:rPr>
    </w:lvl>
    <w:lvl w:ilvl="4" w:tplc="04100003" w:tentative="1">
      <w:start w:val="1"/>
      <w:numFmt w:val="bullet"/>
      <w:lvlText w:val="o"/>
      <w:lvlJc w:val="left"/>
      <w:pPr>
        <w:ind w:left="3714" w:hanging="360"/>
      </w:pPr>
      <w:rPr>
        <w:rFonts w:ascii="Courier New" w:hAnsi="Courier New" w:cs="Courier New" w:hint="default"/>
      </w:rPr>
    </w:lvl>
    <w:lvl w:ilvl="5" w:tplc="04100005" w:tentative="1">
      <w:start w:val="1"/>
      <w:numFmt w:val="bullet"/>
      <w:lvlText w:val=""/>
      <w:lvlJc w:val="left"/>
      <w:pPr>
        <w:ind w:left="4434" w:hanging="360"/>
      </w:pPr>
      <w:rPr>
        <w:rFonts w:ascii="Wingdings" w:hAnsi="Wingdings" w:hint="default"/>
      </w:rPr>
    </w:lvl>
    <w:lvl w:ilvl="6" w:tplc="04100001" w:tentative="1">
      <w:start w:val="1"/>
      <w:numFmt w:val="bullet"/>
      <w:lvlText w:val=""/>
      <w:lvlJc w:val="left"/>
      <w:pPr>
        <w:ind w:left="5154" w:hanging="360"/>
      </w:pPr>
      <w:rPr>
        <w:rFonts w:ascii="Symbol" w:hAnsi="Symbol" w:hint="default"/>
      </w:rPr>
    </w:lvl>
    <w:lvl w:ilvl="7" w:tplc="04100003" w:tentative="1">
      <w:start w:val="1"/>
      <w:numFmt w:val="bullet"/>
      <w:lvlText w:val="o"/>
      <w:lvlJc w:val="left"/>
      <w:pPr>
        <w:ind w:left="5874" w:hanging="360"/>
      </w:pPr>
      <w:rPr>
        <w:rFonts w:ascii="Courier New" w:hAnsi="Courier New" w:cs="Courier New" w:hint="default"/>
      </w:rPr>
    </w:lvl>
    <w:lvl w:ilvl="8" w:tplc="04100005" w:tentative="1">
      <w:start w:val="1"/>
      <w:numFmt w:val="bullet"/>
      <w:lvlText w:val=""/>
      <w:lvlJc w:val="left"/>
      <w:pPr>
        <w:ind w:left="6594" w:hanging="360"/>
      </w:pPr>
      <w:rPr>
        <w:rFonts w:ascii="Wingdings" w:hAnsi="Wingdings" w:hint="default"/>
      </w:rPr>
    </w:lvl>
  </w:abstractNum>
  <w:abstractNum w:abstractNumId="5" w15:restartNumberingAfterBreak="0">
    <w:nsid w:val="24C96692"/>
    <w:multiLevelType w:val="hybridMultilevel"/>
    <w:tmpl w:val="6E80A8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5D2148F"/>
    <w:multiLevelType w:val="hybridMultilevel"/>
    <w:tmpl w:val="49F4862E"/>
    <w:lvl w:ilvl="0" w:tplc="0410000F">
      <w:start w:val="1"/>
      <w:numFmt w:val="decimal"/>
      <w:lvlText w:val="%1."/>
      <w:lvlJc w:val="left"/>
      <w:pPr>
        <w:ind w:left="720" w:hanging="360"/>
      </w:pPr>
      <w:rPr>
        <w:rFonts w:hint="default"/>
        <w:sz w:val="26"/>
        <w:szCs w:val="2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2C73051D"/>
    <w:multiLevelType w:val="hybridMultilevel"/>
    <w:tmpl w:val="D558335C"/>
    <w:lvl w:ilvl="0" w:tplc="5180242E">
      <w:start w:val="1"/>
      <w:numFmt w:val="decimal"/>
      <w:lvlText w:val="[%1]"/>
      <w:lvlJc w:val="left"/>
      <w:pPr>
        <w:ind w:left="1364" w:hanging="360"/>
      </w:pPr>
      <w:rPr>
        <w:rFonts w:hint="default"/>
        <w:sz w:val="26"/>
        <w:szCs w:val="26"/>
      </w:rPr>
    </w:lvl>
    <w:lvl w:ilvl="1" w:tplc="04100019" w:tentative="1">
      <w:start w:val="1"/>
      <w:numFmt w:val="lowerLetter"/>
      <w:lvlText w:val="%2."/>
      <w:lvlJc w:val="left"/>
      <w:pPr>
        <w:ind w:left="2084" w:hanging="360"/>
      </w:pPr>
    </w:lvl>
    <w:lvl w:ilvl="2" w:tplc="0410001B" w:tentative="1">
      <w:start w:val="1"/>
      <w:numFmt w:val="lowerRoman"/>
      <w:lvlText w:val="%3."/>
      <w:lvlJc w:val="right"/>
      <w:pPr>
        <w:ind w:left="2804" w:hanging="180"/>
      </w:pPr>
    </w:lvl>
    <w:lvl w:ilvl="3" w:tplc="0410000F" w:tentative="1">
      <w:start w:val="1"/>
      <w:numFmt w:val="decimal"/>
      <w:lvlText w:val="%4."/>
      <w:lvlJc w:val="left"/>
      <w:pPr>
        <w:ind w:left="3524" w:hanging="360"/>
      </w:pPr>
    </w:lvl>
    <w:lvl w:ilvl="4" w:tplc="04100019" w:tentative="1">
      <w:start w:val="1"/>
      <w:numFmt w:val="lowerLetter"/>
      <w:lvlText w:val="%5."/>
      <w:lvlJc w:val="left"/>
      <w:pPr>
        <w:ind w:left="4244" w:hanging="360"/>
      </w:pPr>
    </w:lvl>
    <w:lvl w:ilvl="5" w:tplc="0410001B" w:tentative="1">
      <w:start w:val="1"/>
      <w:numFmt w:val="lowerRoman"/>
      <w:lvlText w:val="%6."/>
      <w:lvlJc w:val="right"/>
      <w:pPr>
        <w:ind w:left="4964" w:hanging="180"/>
      </w:pPr>
    </w:lvl>
    <w:lvl w:ilvl="6" w:tplc="0410000F" w:tentative="1">
      <w:start w:val="1"/>
      <w:numFmt w:val="decimal"/>
      <w:lvlText w:val="%7."/>
      <w:lvlJc w:val="left"/>
      <w:pPr>
        <w:ind w:left="5684" w:hanging="360"/>
      </w:pPr>
    </w:lvl>
    <w:lvl w:ilvl="7" w:tplc="04100019" w:tentative="1">
      <w:start w:val="1"/>
      <w:numFmt w:val="lowerLetter"/>
      <w:lvlText w:val="%8."/>
      <w:lvlJc w:val="left"/>
      <w:pPr>
        <w:ind w:left="6404" w:hanging="360"/>
      </w:pPr>
    </w:lvl>
    <w:lvl w:ilvl="8" w:tplc="0410001B" w:tentative="1">
      <w:start w:val="1"/>
      <w:numFmt w:val="lowerRoman"/>
      <w:lvlText w:val="%9."/>
      <w:lvlJc w:val="right"/>
      <w:pPr>
        <w:ind w:left="7124" w:hanging="180"/>
      </w:pPr>
    </w:lvl>
  </w:abstractNum>
  <w:abstractNum w:abstractNumId="8" w15:restartNumberingAfterBreak="0">
    <w:nsid w:val="2E1E6CED"/>
    <w:multiLevelType w:val="multilevel"/>
    <w:tmpl w:val="268AD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572BAE"/>
    <w:multiLevelType w:val="hybridMultilevel"/>
    <w:tmpl w:val="27822E48"/>
    <w:lvl w:ilvl="0" w:tplc="5EF6885E">
      <w:numFmt w:val="bullet"/>
      <w:lvlText w:val="-"/>
      <w:lvlJc w:val="left"/>
      <w:pPr>
        <w:ind w:left="720" w:hanging="360"/>
      </w:pPr>
      <w:rPr>
        <w:rFonts w:ascii="Arial" w:eastAsia="Arial"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2855847"/>
    <w:multiLevelType w:val="hybridMultilevel"/>
    <w:tmpl w:val="DEB43698"/>
    <w:lvl w:ilvl="0" w:tplc="A530D0A8">
      <w:start w:val="1"/>
      <w:numFmt w:val="decimal"/>
      <w:lvlText w:val="[%1]"/>
      <w:lvlJc w:val="left"/>
      <w:pPr>
        <w:ind w:left="834" w:hanging="360"/>
      </w:pPr>
      <w:rPr>
        <w:rFonts w:hint="default"/>
      </w:rPr>
    </w:lvl>
    <w:lvl w:ilvl="1" w:tplc="04100019" w:tentative="1">
      <w:start w:val="1"/>
      <w:numFmt w:val="lowerLetter"/>
      <w:lvlText w:val="%2."/>
      <w:lvlJc w:val="left"/>
      <w:pPr>
        <w:ind w:left="1554" w:hanging="360"/>
      </w:pPr>
    </w:lvl>
    <w:lvl w:ilvl="2" w:tplc="0410001B" w:tentative="1">
      <w:start w:val="1"/>
      <w:numFmt w:val="lowerRoman"/>
      <w:lvlText w:val="%3."/>
      <w:lvlJc w:val="right"/>
      <w:pPr>
        <w:ind w:left="2274" w:hanging="180"/>
      </w:pPr>
    </w:lvl>
    <w:lvl w:ilvl="3" w:tplc="0410000F" w:tentative="1">
      <w:start w:val="1"/>
      <w:numFmt w:val="decimal"/>
      <w:lvlText w:val="%4."/>
      <w:lvlJc w:val="left"/>
      <w:pPr>
        <w:ind w:left="2994" w:hanging="360"/>
      </w:pPr>
    </w:lvl>
    <w:lvl w:ilvl="4" w:tplc="04100019" w:tentative="1">
      <w:start w:val="1"/>
      <w:numFmt w:val="lowerLetter"/>
      <w:lvlText w:val="%5."/>
      <w:lvlJc w:val="left"/>
      <w:pPr>
        <w:ind w:left="3714" w:hanging="360"/>
      </w:pPr>
    </w:lvl>
    <w:lvl w:ilvl="5" w:tplc="0410001B" w:tentative="1">
      <w:start w:val="1"/>
      <w:numFmt w:val="lowerRoman"/>
      <w:lvlText w:val="%6."/>
      <w:lvlJc w:val="right"/>
      <w:pPr>
        <w:ind w:left="4434" w:hanging="180"/>
      </w:pPr>
    </w:lvl>
    <w:lvl w:ilvl="6" w:tplc="0410000F" w:tentative="1">
      <w:start w:val="1"/>
      <w:numFmt w:val="decimal"/>
      <w:lvlText w:val="%7."/>
      <w:lvlJc w:val="left"/>
      <w:pPr>
        <w:ind w:left="5154" w:hanging="360"/>
      </w:pPr>
    </w:lvl>
    <w:lvl w:ilvl="7" w:tplc="04100019" w:tentative="1">
      <w:start w:val="1"/>
      <w:numFmt w:val="lowerLetter"/>
      <w:lvlText w:val="%8."/>
      <w:lvlJc w:val="left"/>
      <w:pPr>
        <w:ind w:left="5874" w:hanging="360"/>
      </w:pPr>
    </w:lvl>
    <w:lvl w:ilvl="8" w:tplc="0410001B" w:tentative="1">
      <w:start w:val="1"/>
      <w:numFmt w:val="lowerRoman"/>
      <w:lvlText w:val="%9."/>
      <w:lvlJc w:val="right"/>
      <w:pPr>
        <w:ind w:left="6594" w:hanging="180"/>
      </w:pPr>
    </w:lvl>
  </w:abstractNum>
  <w:abstractNum w:abstractNumId="11" w15:restartNumberingAfterBreak="0">
    <w:nsid w:val="379474FB"/>
    <w:multiLevelType w:val="hybridMultilevel"/>
    <w:tmpl w:val="17626EC8"/>
    <w:lvl w:ilvl="0" w:tplc="5180242E">
      <w:start w:val="1"/>
      <w:numFmt w:val="decimal"/>
      <w:lvlText w:val="[%1]"/>
      <w:lvlJc w:val="left"/>
      <w:pPr>
        <w:ind w:left="1068" w:hanging="360"/>
      </w:pPr>
      <w:rPr>
        <w:rFonts w:hint="default"/>
        <w:sz w:val="26"/>
        <w:szCs w:val="26"/>
      </w:rPr>
    </w:lvl>
    <w:lvl w:ilvl="1" w:tplc="04100019">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2" w15:restartNumberingAfterBreak="0">
    <w:nsid w:val="39703089"/>
    <w:multiLevelType w:val="hybridMultilevel"/>
    <w:tmpl w:val="6CD49EB2"/>
    <w:lvl w:ilvl="0" w:tplc="5180242E">
      <w:start w:val="1"/>
      <w:numFmt w:val="decimal"/>
      <w:lvlText w:val="[%1]"/>
      <w:lvlJc w:val="left"/>
      <w:pPr>
        <w:ind w:left="644" w:hanging="360"/>
      </w:pPr>
      <w:rPr>
        <w:rFonts w:hint="default"/>
        <w:sz w:val="26"/>
        <w:szCs w:val="26"/>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D064CEA"/>
    <w:multiLevelType w:val="multilevel"/>
    <w:tmpl w:val="03866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F0A1347"/>
    <w:multiLevelType w:val="multilevel"/>
    <w:tmpl w:val="9AF4F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55F18DD"/>
    <w:multiLevelType w:val="hybridMultilevel"/>
    <w:tmpl w:val="13620C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D1B59D3"/>
    <w:multiLevelType w:val="multilevel"/>
    <w:tmpl w:val="94C84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10B471D"/>
    <w:multiLevelType w:val="hybridMultilevel"/>
    <w:tmpl w:val="7F0ED8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521821C0"/>
    <w:multiLevelType w:val="hybridMultilevel"/>
    <w:tmpl w:val="7A6876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2387778"/>
    <w:multiLevelType w:val="hybridMultilevel"/>
    <w:tmpl w:val="19B0F4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7C73657"/>
    <w:multiLevelType w:val="multilevel"/>
    <w:tmpl w:val="EC8C6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45719E"/>
    <w:multiLevelType w:val="hybridMultilevel"/>
    <w:tmpl w:val="20245996"/>
    <w:lvl w:ilvl="0" w:tplc="04100001">
      <w:start w:val="1"/>
      <w:numFmt w:val="bullet"/>
      <w:lvlText w:val=""/>
      <w:lvlJc w:val="left"/>
      <w:pPr>
        <w:ind w:left="1434" w:hanging="360"/>
      </w:pPr>
      <w:rPr>
        <w:rFonts w:ascii="Symbol" w:hAnsi="Symbol" w:hint="default"/>
      </w:rPr>
    </w:lvl>
    <w:lvl w:ilvl="1" w:tplc="04100003" w:tentative="1">
      <w:start w:val="1"/>
      <w:numFmt w:val="bullet"/>
      <w:lvlText w:val="o"/>
      <w:lvlJc w:val="left"/>
      <w:pPr>
        <w:ind w:left="2154" w:hanging="360"/>
      </w:pPr>
      <w:rPr>
        <w:rFonts w:ascii="Courier New" w:hAnsi="Courier New" w:cs="Courier New" w:hint="default"/>
      </w:rPr>
    </w:lvl>
    <w:lvl w:ilvl="2" w:tplc="04100005" w:tentative="1">
      <w:start w:val="1"/>
      <w:numFmt w:val="bullet"/>
      <w:lvlText w:val=""/>
      <w:lvlJc w:val="left"/>
      <w:pPr>
        <w:ind w:left="2874" w:hanging="360"/>
      </w:pPr>
      <w:rPr>
        <w:rFonts w:ascii="Wingdings" w:hAnsi="Wingdings" w:hint="default"/>
      </w:rPr>
    </w:lvl>
    <w:lvl w:ilvl="3" w:tplc="04100001" w:tentative="1">
      <w:start w:val="1"/>
      <w:numFmt w:val="bullet"/>
      <w:lvlText w:val=""/>
      <w:lvlJc w:val="left"/>
      <w:pPr>
        <w:ind w:left="3594" w:hanging="360"/>
      </w:pPr>
      <w:rPr>
        <w:rFonts w:ascii="Symbol" w:hAnsi="Symbol" w:hint="default"/>
      </w:rPr>
    </w:lvl>
    <w:lvl w:ilvl="4" w:tplc="04100003" w:tentative="1">
      <w:start w:val="1"/>
      <w:numFmt w:val="bullet"/>
      <w:lvlText w:val="o"/>
      <w:lvlJc w:val="left"/>
      <w:pPr>
        <w:ind w:left="4314" w:hanging="360"/>
      </w:pPr>
      <w:rPr>
        <w:rFonts w:ascii="Courier New" w:hAnsi="Courier New" w:cs="Courier New" w:hint="default"/>
      </w:rPr>
    </w:lvl>
    <w:lvl w:ilvl="5" w:tplc="04100005" w:tentative="1">
      <w:start w:val="1"/>
      <w:numFmt w:val="bullet"/>
      <w:lvlText w:val=""/>
      <w:lvlJc w:val="left"/>
      <w:pPr>
        <w:ind w:left="5034" w:hanging="360"/>
      </w:pPr>
      <w:rPr>
        <w:rFonts w:ascii="Wingdings" w:hAnsi="Wingdings" w:hint="default"/>
      </w:rPr>
    </w:lvl>
    <w:lvl w:ilvl="6" w:tplc="04100001" w:tentative="1">
      <w:start w:val="1"/>
      <w:numFmt w:val="bullet"/>
      <w:lvlText w:val=""/>
      <w:lvlJc w:val="left"/>
      <w:pPr>
        <w:ind w:left="5754" w:hanging="360"/>
      </w:pPr>
      <w:rPr>
        <w:rFonts w:ascii="Symbol" w:hAnsi="Symbol" w:hint="default"/>
      </w:rPr>
    </w:lvl>
    <w:lvl w:ilvl="7" w:tplc="04100003" w:tentative="1">
      <w:start w:val="1"/>
      <w:numFmt w:val="bullet"/>
      <w:lvlText w:val="o"/>
      <w:lvlJc w:val="left"/>
      <w:pPr>
        <w:ind w:left="6474" w:hanging="360"/>
      </w:pPr>
      <w:rPr>
        <w:rFonts w:ascii="Courier New" w:hAnsi="Courier New" w:cs="Courier New" w:hint="default"/>
      </w:rPr>
    </w:lvl>
    <w:lvl w:ilvl="8" w:tplc="04100005" w:tentative="1">
      <w:start w:val="1"/>
      <w:numFmt w:val="bullet"/>
      <w:lvlText w:val=""/>
      <w:lvlJc w:val="left"/>
      <w:pPr>
        <w:ind w:left="7194" w:hanging="360"/>
      </w:pPr>
      <w:rPr>
        <w:rFonts w:ascii="Wingdings" w:hAnsi="Wingdings" w:hint="default"/>
      </w:rPr>
    </w:lvl>
  </w:abstractNum>
  <w:abstractNum w:abstractNumId="22" w15:restartNumberingAfterBreak="0">
    <w:nsid w:val="5D276221"/>
    <w:multiLevelType w:val="hybridMultilevel"/>
    <w:tmpl w:val="B2B447F0"/>
    <w:lvl w:ilvl="0" w:tplc="A530D0A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5E2919B7"/>
    <w:multiLevelType w:val="hybridMultilevel"/>
    <w:tmpl w:val="3F08775E"/>
    <w:lvl w:ilvl="0" w:tplc="0410000F">
      <w:start w:val="1"/>
      <w:numFmt w:val="decimal"/>
      <w:lvlText w:val="%1."/>
      <w:lvlJc w:val="left"/>
      <w:pPr>
        <w:ind w:left="834" w:hanging="360"/>
      </w:pPr>
      <w:rPr>
        <w:rFonts w:hint="default"/>
      </w:rPr>
    </w:lvl>
    <w:lvl w:ilvl="1" w:tplc="04100019" w:tentative="1">
      <w:start w:val="1"/>
      <w:numFmt w:val="lowerLetter"/>
      <w:lvlText w:val="%2."/>
      <w:lvlJc w:val="left"/>
      <w:pPr>
        <w:ind w:left="1554" w:hanging="360"/>
      </w:pPr>
    </w:lvl>
    <w:lvl w:ilvl="2" w:tplc="0410001B" w:tentative="1">
      <w:start w:val="1"/>
      <w:numFmt w:val="lowerRoman"/>
      <w:lvlText w:val="%3."/>
      <w:lvlJc w:val="right"/>
      <w:pPr>
        <w:ind w:left="2274" w:hanging="180"/>
      </w:pPr>
    </w:lvl>
    <w:lvl w:ilvl="3" w:tplc="0410000F" w:tentative="1">
      <w:start w:val="1"/>
      <w:numFmt w:val="decimal"/>
      <w:lvlText w:val="%4."/>
      <w:lvlJc w:val="left"/>
      <w:pPr>
        <w:ind w:left="2994" w:hanging="360"/>
      </w:pPr>
    </w:lvl>
    <w:lvl w:ilvl="4" w:tplc="04100019" w:tentative="1">
      <w:start w:val="1"/>
      <w:numFmt w:val="lowerLetter"/>
      <w:lvlText w:val="%5."/>
      <w:lvlJc w:val="left"/>
      <w:pPr>
        <w:ind w:left="3714" w:hanging="360"/>
      </w:pPr>
    </w:lvl>
    <w:lvl w:ilvl="5" w:tplc="0410001B" w:tentative="1">
      <w:start w:val="1"/>
      <w:numFmt w:val="lowerRoman"/>
      <w:lvlText w:val="%6."/>
      <w:lvlJc w:val="right"/>
      <w:pPr>
        <w:ind w:left="4434" w:hanging="180"/>
      </w:pPr>
    </w:lvl>
    <w:lvl w:ilvl="6" w:tplc="0410000F" w:tentative="1">
      <w:start w:val="1"/>
      <w:numFmt w:val="decimal"/>
      <w:lvlText w:val="%7."/>
      <w:lvlJc w:val="left"/>
      <w:pPr>
        <w:ind w:left="5154" w:hanging="360"/>
      </w:pPr>
    </w:lvl>
    <w:lvl w:ilvl="7" w:tplc="04100019" w:tentative="1">
      <w:start w:val="1"/>
      <w:numFmt w:val="lowerLetter"/>
      <w:lvlText w:val="%8."/>
      <w:lvlJc w:val="left"/>
      <w:pPr>
        <w:ind w:left="5874" w:hanging="360"/>
      </w:pPr>
    </w:lvl>
    <w:lvl w:ilvl="8" w:tplc="0410001B" w:tentative="1">
      <w:start w:val="1"/>
      <w:numFmt w:val="lowerRoman"/>
      <w:lvlText w:val="%9."/>
      <w:lvlJc w:val="right"/>
      <w:pPr>
        <w:ind w:left="6594" w:hanging="180"/>
      </w:pPr>
    </w:lvl>
  </w:abstractNum>
  <w:abstractNum w:abstractNumId="24" w15:restartNumberingAfterBreak="0">
    <w:nsid w:val="5F237EBA"/>
    <w:multiLevelType w:val="hybridMultilevel"/>
    <w:tmpl w:val="0082D396"/>
    <w:lvl w:ilvl="0" w:tplc="5180242E">
      <w:start w:val="1"/>
      <w:numFmt w:val="decimal"/>
      <w:lvlText w:val="[%1]"/>
      <w:lvlJc w:val="left"/>
      <w:pPr>
        <w:ind w:left="644" w:hanging="360"/>
      </w:pPr>
      <w:rPr>
        <w:rFonts w:hint="default"/>
        <w:sz w:val="26"/>
        <w:szCs w:val="2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60724297"/>
    <w:multiLevelType w:val="hybridMultilevel"/>
    <w:tmpl w:val="97E46D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1C05618"/>
    <w:multiLevelType w:val="multilevel"/>
    <w:tmpl w:val="3154B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2A6EF8"/>
    <w:multiLevelType w:val="hybridMultilevel"/>
    <w:tmpl w:val="F9C6B7DA"/>
    <w:lvl w:ilvl="0" w:tplc="04100001">
      <w:start w:val="1"/>
      <w:numFmt w:val="bullet"/>
      <w:lvlText w:val=""/>
      <w:lvlJc w:val="left"/>
      <w:pPr>
        <w:ind w:left="644" w:hanging="360"/>
      </w:pPr>
      <w:rPr>
        <w:rFonts w:ascii="Symbol" w:hAnsi="Symbol" w:hint="default"/>
      </w:rPr>
    </w:lvl>
    <w:lvl w:ilvl="1" w:tplc="04100003" w:tentative="1">
      <w:start w:val="1"/>
      <w:numFmt w:val="bullet"/>
      <w:lvlText w:val="o"/>
      <w:lvlJc w:val="left"/>
      <w:pPr>
        <w:ind w:left="1364" w:hanging="360"/>
      </w:pPr>
      <w:rPr>
        <w:rFonts w:ascii="Courier New" w:hAnsi="Courier New" w:cs="Courier New" w:hint="default"/>
      </w:rPr>
    </w:lvl>
    <w:lvl w:ilvl="2" w:tplc="04100005" w:tentative="1">
      <w:start w:val="1"/>
      <w:numFmt w:val="bullet"/>
      <w:lvlText w:val=""/>
      <w:lvlJc w:val="left"/>
      <w:pPr>
        <w:ind w:left="2084" w:hanging="360"/>
      </w:pPr>
      <w:rPr>
        <w:rFonts w:ascii="Wingdings" w:hAnsi="Wingdings" w:hint="default"/>
      </w:rPr>
    </w:lvl>
    <w:lvl w:ilvl="3" w:tplc="04100001" w:tentative="1">
      <w:start w:val="1"/>
      <w:numFmt w:val="bullet"/>
      <w:lvlText w:val=""/>
      <w:lvlJc w:val="left"/>
      <w:pPr>
        <w:ind w:left="2804" w:hanging="360"/>
      </w:pPr>
      <w:rPr>
        <w:rFonts w:ascii="Symbol" w:hAnsi="Symbol" w:hint="default"/>
      </w:rPr>
    </w:lvl>
    <w:lvl w:ilvl="4" w:tplc="04100003" w:tentative="1">
      <w:start w:val="1"/>
      <w:numFmt w:val="bullet"/>
      <w:lvlText w:val="o"/>
      <w:lvlJc w:val="left"/>
      <w:pPr>
        <w:ind w:left="3524" w:hanging="360"/>
      </w:pPr>
      <w:rPr>
        <w:rFonts w:ascii="Courier New" w:hAnsi="Courier New" w:cs="Courier New" w:hint="default"/>
      </w:rPr>
    </w:lvl>
    <w:lvl w:ilvl="5" w:tplc="04100005" w:tentative="1">
      <w:start w:val="1"/>
      <w:numFmt w:val="bullet"/>
      <w:lvlText w:val=""/>
      <w:lvlJc w:val="left"/>
      <w:pPr>
        <w:ind w:left="4244" w:hanging="360"/>
      </w:pPr>
      <w:rPr>
        <w:rFonts w:ascii="Wingdings" w:hAnsi="Wingdings" w:hint="default"/>
      </w:rPr>
    </w:lvl>
    <w:lvl w:ilvl="6" w:tplc="04100001" w:tentative="1">
      <w:start w:val="1"/>
      <w:numFmt w:val="bullet"/>
      <w:lvlText w:val=""/>
      <w:lvlJc w:val="left"/>
      <w:pPr>
        <w:ind w:left="4964" w:hanging="360"/>
      </w:pPr>
      <w:rPr>
        <w:rFonts w:ascii="Symbol" w:hAnsi="Symbol" w:hint="default"/>
      </w:rPr>
    </w:lvl>
    <w:lvl w:ilvl="7" w:tplc="04100003" w:tentative="1">
      <w:start w:val="1"/>
      <w:numFmt w:val="bullet"/>
      <w:lvlText w:val="o"/>
      <w:lvlJc w:val="left"/>
      <w:pPr>
        <w:ind w:left="5684" w:hanging="360"/>
      </w:pPr>
      <w:rPr>
        <w:rFonts w:ascii="Courier New" w:hAnsi="Courier New" w:cs="Courier New" w:hint="default"/>
      </w:rPr>
    </w:lvl>
    <w:lvl w:ilvl="8" w:tplc="04100005" w:tentative="1">
      <w:start w:val="1"/>
      <w:numFmt w:val="bullet"/>
      <w:lvlText w:val=""/>
      <w:lvlJc w:val="left"/>
      <w:pPr>
        <w:ind w:left="6404" w:hanging="360"/>
      </w:pPr>
      <w:rPr>
        <w:rFonts w:ascii="Wingdings" w:hAnsi="Wingdings" w:hint="default"/>
      </w:rPr>
    </w:lvl>
  </w:abstractNum>
  <w:abstractNum w:abstractNumId="28" w15:restartNumberingAfterBreak="0">
    <w:nsid w:val="729A5B40"/>
    <w:multiLevelType w:val="hybridMultilevel"/>
    <w:tmpl w:val="DC843588"/>
    <w:lvl w:ilvl="0" w:tplc="04100001">
      <w:start w:val="1"/>
      <w:numFmt w:val="bullet"/>
      <w:lvlText w:val=""/>
      <w:lvlJc w:val="left"/>
      <w:pPr>
        <w:ind w:left="834" w:hanging="360"/>
      </w:pPr>
      <w:rPr>
        <w:rFonts w:ascii="Symbol" w:hAnsi="Symbol" w:hint="default"/>
      </w:rPr>
    </w:lvl>
    <w:lvl w:ilvl="1" w:tplc="04100003" w:tentative="1">
      <w:start w:val="1"/>
      <w:numFmt w:val="bullet"/>
      <w:lvlText w:val="o"/>
      <w:lvlJc w:val="left"/>
      <w:pPr>
        <w:ind w:left="1554" w:hanging="360"/>
      </w:pPr>
      <w:rPr>
        <w:rFonts w:ascii="Courier New" w:hAnsi="Courier New" w:cs="Courier New" w:hint="default"/>
      </w:rPr>
    </w:lvl>
    <w:lvl w:ilvl="2" w:tplc="04100005" w:tentative="1">
      <w:start w:val="1"/>
      <w:numFmt w:val="bullet"/>
      <w:lvlText w:val=""/>
      <w:lvlJc w:val="left"/>
      <w:pPr>
        <w:ind w:left="2274" w:hanging="360"/>
      </w:pPr>
      <w:rPr>
        <w:rFonts w:ascii="Wingdings" w:hAnsi="Wingdings" w:hint="default"/>
      </w:rPr>
    </w:lvl>
    <w:lvl w:ilvl="3" w:tplc="04100001" w:tentative="1">
      <w:start w:val="1"/>
      <w:numFmt w:val="bullet"/>
      <w:lvlText w:val=""/>
      <w:lvlJc w:val="left"/>
      <w:pPr>
        <w:ind w:left="2994" w:hanging="360"/>
      </w:pPr>
      <w:rPr>
        <w:rFonts w:ascii="Symbol" w:hAnsi="Symbol" w:hint="default"/>
      </w:rPr>
    </w:lvl>
    <w:lvl w:ilvl="4" w:tplc="04100003" w:tentative="1">
      <w:start w:val="1"/>
      <w:numFmt w:val="bullet"/>
      <w:lvlText w:val="o"/>
      <w:lvlJc w:val="left"/>
      <w:pPr>
        <w:ind w:left="3714" w:hanging="360"/>
      </w:pPr>
      <w:rPr>
        <w:rFonts w:ascii="Courier New" w:hAnsi="Courier New" w:cs="Courier New" w:hint="default"/>
      </w:rPr>
    </w:lvl>
    <w:lvl w:ilvl="5" w:tplc="04100005" w:tentative="1">
      <w:start w:val="1"/>
      <w:numFmt w:val="bullet"/>
      <w:lvlText w:val=""/>
      <w:lvlJc w:val="left"/>
      <w:pPr>
        <w:ind w:left="4434" w:hanging="360"/>
      </w:pPr>
      <w:rPr>
        <w:rFonts w:ascii="Wingdings" w:hAnsi="Wingdings" w:hint="default"/>
      </w:rPr>
    </w:lvl>
    <w:lvl w:ilvl="6" w:tplc="04100001" w:tentative="1">
      <w:start w:val="1"/>
      <w:numFmt w:val="bullet"/>
      <w:lvlText w:val=""/>
      <w:lvlJc w:val="left"/>
      <w:pPr>
        <w:ind w:left="5154" w:hanging="360"/>
      </w:pPr>
      <w:rPr>
        <w:rFonts w:ascii="Symbol" w:hAnsi="Symbol" w:hint="default"/>
      </w:rPr>
    </w:lvl>
    <w:lvl w:ilvl="7" w:tplc="04100003" w:tentative="1">
      <w:start w:val="1"/>
      <w:numFmt w:val="bullet"/>
      <w:lvlText w:val="o"/>
      <w:lvlJc w:val="left"/>
      <w:pPr>
        <w:ind w:left="5874" w:hanging="360"/>
      </w:pPr>
      <w:rPr>
        <w:rFonts w:ascii="Courier New" w:hAnsi="Courier New" w:cs="Courier New" w:hint="default"/>
      </w:rPr>
    </w:lvl>
    <w:lvl w:ilvl="8" w:tplc="04100005" w:tentative="1">
      <w:start w:val="1"/>
      <w:numFmt w:val="bullet"/>
      <w:lvlText w:val=""/>
      <w:lvlJc w:val="left"/>
      <w:pPr>
        <w:ind w:left="6594" w:hanging="360"/>
      </w:pPr>
      <w:rPr>
        <w:rFonts w:ascii="Wingdings" w:hAnsi="Wingdings" w:hint="default"/>
      </w:rPr>
    </w:lvl>
  </w:abstractNum>
  <w:abstractNum w:abstractNumId="29" w15:restartNumberingAfterBreak="0">
    <w:nsid w:val="757B5188"/>
    <w:multiLevelType w:val="hybridMultilevel"/>
    <w:tmpl w:val="BBEE44DA"/>
    <w:lvl w:ilvl="0" w:tplc="0410000F">
      <w:start w:val="1"/>
      <w:numFmt w:val="decimal"/>
      <w:lvlText w:val="%1."/>
      <w:lvlJc w:val="left"/>
      <w:pPr>
        <w:ind w:left="770" w:hanging="360"/>
      </w:pPr>
    </w:lvl>
    <w:lvl w:ilvl="1" w:tplc="04100019" w:tentative="1">
      <w:start w:val="1"/>
      <w:numFmt w:val="lowerLetter"/>
      <w:lvlText w:val="%2."/>
      <w:lvlJc w:val="left"/>
      <w:pPr>
        <w:ind w:left="1490" w:hanging="360"/>
      </w:pPr>
    </w:lvl>
    <w:lvl w:ilvl="2" w:tplc="0410001B" w:tentative="1">
      <w:start w:val="1"/>
      <w:numFmt w:val="lowerRoman"/>
      <w:lvlText w:val="%3."/>
      <w:lvlJc w:val="right"/>
      <w:pPr>
        <w:ind w:left="2210" w:hanging="180"/>
      </w:pPr>
    </w:lvl>
    <w:lvl w:ilvl="3" w:tplc="0410000F" w:tentative="1">
      <w:start w:val="1"/>
      <w:numFmt w:val="decimal"/>
      <w:lvlText w:val="%4."/>
      <w:lvlJc w:val="left"/>
      <w:pPr>
        <w:ind w:left="2930" w:hanging="360"/>
      </w:pPr>
    </w:lvl>
    <w:lvl w:ilvl="4" w:tplc="04100019" w:tentative="1">
      <w:start w:val="1"/>
      <w:numFmt w:val="lowerLetter"/>
      <w:lvlText w:val="%5."/>
      <w:lvlJc w:val="left"/>
      <w:pPr>
        <w:ind w:left="3650" w:hanging="360"/>
      </w:pPr>
    </w:lvl>
    <w:lvl w:ilvl="5" w:tplc="0410001B" w:tentative="1">
      <w:start w:val="1"/>
      <w:numFmt w:val="lowerRoman"/>
      <w:lvlText w:val="%6."/>
      <w:lvlJc w:val="right"/>
      <w:pPr>
        <w:ind w:left="4370" w:hanging="180"/>
      </w:pPr>
    </w:lvl>
    <w:lvl w:ilvl="6" w:tplc="0410000F" w:tentative="1">
      <w:start w:val="1"/>
      <w:numFmt w:val="decimal"/>
      <w:lvlText w:val="%7."/>
      <w:lvlJc w:val="left"/>
      <w:pPr>
        <w:ind w:left="5090" w:hanging="360"/>
      </w:pPr>
    </w:lvl>
    <w:lvl w:ilvl="7" w:tplc="04100019" w:tentative="1">
      <w:start w:val="1"/>
      <w:numFmt w:val="lowerLetter"/>
      <w:lvlText w:val="%8."/>
      <w:lvlJc w:val="left"/>
      <w:pPr>
        <w:ind w:left="5810" w:hanging="360"/>
      </w:pPr>
    </w:lvl>
    <w:lvl w:ilvl="8" w:tplc="0410001B" w:tentative="1">
      <w:start w:val="1"/>
      <w:numFmt w:val="lowerRoman"/>
      <w:lvlText w:val="%9."/>
      <w:lvlJc w:val="right"/>
      <w:pPr>
        <w:ind w:left="6530" w:hanging="180"/>
      </w:pPr>
    </w:lvl>
  </w:abstractNum>
  <w:abstractNum w:abstractNumId="30" w15:restartNumberingAfterBreak="0">
    <w:nsid w:val="79EA5452"/>
    <w:multiLevelType w:val="hybridMultilevel"/>
    <w:tmpl w:val="2AD6B97A"/>
    <w:lvl w:ilvl="0" w:tplc="5180242E">
      <w:start w:val="1"/>
      <w:numFmt w:val="decimal"/>
      <w:lvlText w:val="[%1]"/>
      <w:lvlJc w:val="left"/>
      <w:pPr>
        <w:ind w:left="644" w:hanging="360"/>
      </w:pPr>
      <w:rPr>
        <w:rFonts w:hint="default"/>
        <w:sz w:val="26"/>
        <w:szCs w:val="2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7DE17616"/>
    <w:multiLevelType w:val="hybridMultilevel"/>
    <w:tmpl w:val="F0FA36A8"/>
    <w:lvl w:ilvl="0" w:tplc="A530D0A8">
      <w:start w:val="1"/>
      <w:numFmt w:val="decimal"/>
      <w:lvlText w:val="[%1]"/>
      <w:lvlJc w:val="left"/>
      <w:pPr>
        <w:ind w:left="3049" w:hanging="360"/>
      </w:pPr>
      <w:rPr>
        <w:rFonts w:hint="default"/>
      </w:rPr>
    </w:lvl>
    <w:lvl w:ilvl="1" w:tplc="04100019" w:tentative="1">
      <w:start w:val="1"/>
      <w:numFmt w:val="lowerLetter"/>
      <w:lvlText w:val="%2."/>
      <w:lvlJc w:val="left"/>
      <w:pPr>
        <w:ind w:left="3769" w:hanging="360"/>
      </w:pPr>
    </w:lvl>
    <w:lvl w:ilvl="2" w:tplc="0410001B" w:tentative="1">
      <w:start w:val="1"/>
      <w:numFmt w:val="lowerRoman"/>
      <w:lvlText w:val="%3."/>
      <w:lvlJc w:val="right"/>
      <w:pPr>
        <w:ind w:left="4489" w:hanging="180"/>
      </w:pPr>
    </w:lvl>
    <w:lvl w:ilvl="3" w:tplc="0410000F" w:tentative="1">
      <w:start w:val="1"/>
      <w:numFmt w:val="decimal"/>
      <w:lvlText w:val="%4."/>
      <w:lvlJc w:val="left"/>
      <w:pPr>
        <w:ind w:left="5209" w:hanging="360"/>
      </w:pPr>
    </w:lvl>
    <w:lvl w:ilvl="4" w:tplc="04100019" w:tentative="1">
      <w:start w:val="1"/>
      <w:numFmt w:val="lowerLetter"/>
      <w:lvlText w:val="%5."/>
      <w:lvlJc w:val="left"/>
      <w:pPr>
        <w:ind w:left="5929" w:hanging="360"/>
      </w:pPr>
    </w:lvl>
    <w:lvl w:ilvl="5" w:tplc="0410001B" w:tentative="1">
      <w:start w:val="1"/>
      <w:numFmt w:val="lowerRoman"/>
      <w:lvlText w:val="%6."/>
      <w:lvlJc w:val="right"/>
      <w:pPr>
        <w:ind w:left="6649" w:hanging="180"/>
      </w:pPr>
    </w:lvl>
    <w:lvl w:ilvl="6" w:tplc="0410000F" w:tentative="1">
      <w:start w:val="1"/>
      <w:numFmt w:val="decimal"/>
      <w:lvlText w:val="%7."/>
      <w:lvlJc w:val="left"/>
      <w:pPr>
        <w:ind w:left="7369" w:hanging="360"/>
      </w:pPr>
    </w:lvl>
    <w:lvl w:ilvl="7" w:tplc="04100019" w:tentative="1">
      <w:start w:val="1"/>
      <w:numFmt w:val="lowerLetter"/>
      <w:lvlText w:val="%8."/>
      <w:lvlJc w:val="left"/>
      <w:pPr>
        <w:ind w:left="8089" w:hanging="360"/>
      </w:pPr>
    </w:lvl>
    <w:lvl w:ilvl="8" w:tplc="0410001B" w:tentative="1">
      <w:start w:val="1"/>
      <w:numFmt w:val="lowerRoman"/>
      <w:lvlText w:val="%9."/>
      <w:lvlJc w:val="right"/>
      <w:pPr>
        <w:ind w:left="8809" w:hanging="180"/>
      </w:pPr>
    </w:lvl>
  </w:abstractNum>
  <w:abstractNum w:abstractNumId="32" w15:restartNumberingAfterBreak="0">
    <w:nsid w:val="7FCD2D92"/>
    <w:multiLevelType w:val="hybridMultilevel"/>
    <w:tmpl w:val="01A8FD0A"/>
    <w:lvl w:ilvl="0" w:tplc="5180242E">
      <w:start w:val="1"/>
      <w:numFmt w:val="decimal"/>
      <w:lvlText w:val="[%1]"/>
      <w:lvlJc w:val="left"/>
      <w:pPr>
        <w:ind w:left="644" w:hanging="360"/>
      </w:pPr>
      <w:rPr>
        <w:rFonts w:hint="default"/>
        <w:sz w:val="26"/>
        <w:szCs w:val="2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9"/>
  </w:num>
  <w:num w:numId="2">
    <w:abstractNumId w:val="8"/>
  </w:num>
  <w:num w:numId="3">
    <w:abstractNumId w:val="13"/>
  </w:num>
  <w:num w:numId="4">
    <w:abstractNumId w:val="26"/>
  </w:num>
  <w:num w:numId="5">
    <w:abstractNumId w:val="20"/>
  </w:num>
  <w:num w:numId="6">
    <w:abstractNumId w:val="15"/>
  </w:num>
  <w:num w:numId="7">
    <w:abstractNumId w:val="27"/>
  </w:num>
  <w:num w:numId="8">
    <w:abstractNumId w:val="17"/>
  </w:num>
  <w:num w:numId="9">
    <w:abstractNumId w:val="1"/>
  </w:num>
  <w:num w:numId="10">
    <w:abstractNumId w:val="18"/>
  </w:num>
  <w:num w:numId="11">
    <w:abstractNumId w:val="12"/>
  </w:num>
  <w:num w:numId="12">
    <w:abstractNumId w:val="32"/>
  </w:num>
  <w:num w:numId="13">
    <w:abstractNumId w:val="24"/>
  </w:num>
  <w:num w:numId="14">
    <w:abstractNumId w:val="30"/>
  </w:num>
  <w:num w:numId="15">
    <w:abstractNumId w:val="7"/>
  </w:num>
  <w:num w:numId="16">
    <w:abstractNumId w:val="11"/>
  </w:num>
  <w:num w:numId="17">
    <w:abstractNumId w:val="6"/>
  </w:num>
  <w:num w:numId="18">
    <w:abstractNumId w:val="3"/>
  </w:num>
  <w:num w:numId="19">
    <w:abstractNumId w:val="16"/>
  </w:num>
  <w:num w:numId="20">
    <w:abstractNumId w:val="14"/>
  </w:num>
  <w:num w:numId="21">
    <w:abstractNumId w:val="28"/>
  </w:num>
  <w:num w:numId="22">
    <w:abstractNumId w:val="2"/>
  </w:num>
  <w:num w:numId="23">
    <w:abstractNumId w:val="31"/>
  </w:num>
  <w:num w:numId="24">
    <w:abstractNumId w:val="22"/>
  </w:num>
  <w:num w:numId="25">
    <w:abstractNumId w:val="0"/>
  </w:num>
  <w:num w:numId="26">
    <w:abstractNumId w:val="10"/>
  </w:num>
  <w:num w:numId="27">
    <w:abstractNumId w:val="23"/>
  </w:num>
  <w:num w:numId="28">
    <w:abstractNumId w:val="29"/>
  </w:num>
  <w:num w:numId="29">
    <w:abstractNumId w:val="21"/>
  </w:num>
  <w:num w:numId="30">
    <w:abstractNumId w:val="4"/>
  </w:num>
  <w:num w:numId="31">
    <w:abstractNumId w:val="5"/>
  </w:num>
  <w:num w:numId="32">
    <w:abstractNumId w:val="19"/>
  </w:num>
  <w:num w:numId="33">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lessandra Lumini">
    <w15:presenceInfo w15:providerId="Windows Live" w15:userId="df7bb119d67e80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81FD9"/>
    <w:rsid w:val="00007005"/>
    <w:rsid w:val="00010A59"/>
    <w:rsid w:val="000140E8"/>
    <w:rsid w:val="000142A8"/>
    <w:rsid w:val="00014B94"/>
    <w:rsid w:val="00023907"/>
    <w:rsid w:val="0002770D"/>
    <w:rsid w:val="00036727"/>
    <w:rsid w:val="000436E0"/>
    <w:rsid w:val="000640CF"/>
    <w:rsid w:val="00064387"/>
    <w:rsid w:val="00065D9E"/>
    <w:rsid w:val="00070051"/>
    <w:rsid w:val="00071226"/>
    <w:rsid w:val="00082A95"/>
    <w:rsid w:val="00085B41"/>
    <w:rsid w:val="00095DB7"/>
    <w:rsid w:val="00095EED"/>
    <w:rsid w:val="000B06F9"/>
    <w:rsid w:val="000B19C8"/>
    <w:rsid w:val="000C11A5"/>
    <w:rsid w:val="000D12BF"/>
    <w:rsid w:val="000D1692"/>
    <w:rsid w:val="000D207C"/>
    <w:rsid w:val="000D3737"/>
    <w:rsid w:val="000D400E"/>
    <w:rsid w:val="000D7726"/>
    <w:rsid w:val="000E2A07"/>
    <w:rsid w:val="000E6235"/>
    <w:rsid w:val="000F0FFF"/>
    <w:rsid w:val="000F6513"/>
    <w:rsid w:val="000F7D6B"/>
    <w:rsid w:val="00102F05"/>
    <w:rsid w:val="00103149"/>
    <w:rsid w:val="0013140F"/>
    <w:rsid w:val="00132A49"/>
    <w:rsid w:val="00133124"/>
    <w:rsid w:val="001351CE"/>
    <w:rsid w:val="001354A4"/>
    <w:rsid w:val="00143B0E"/>
    <w:rsid w:val="00144A6A"/>
    <w:rsid w:val="00153B03"/>
    <w:rsid w:val="00154705"/>
    <w:rsid w:val="00157365"/>
    <w:rsid w:val="001613A0"/>
    <w:rsid w:val="00163D37"/>
    <w:rsid w:val="001642ED"/>
    <w:rsid w:val="00165ABF"/>
    <w:rsid w:val="00167A1D"/>
    <w:rsid w:val="0017113D"/>
    <w:rsid w:val="00173257"/>
    <w:rsid w:val="001769EC"/>
    <w:rsid w:val="00195803"/>
    <w:rsid w:val="001A5D4B"/>
    <w:rsid w:val="001A6D79"/>
    <w:rsid w:val="001B1D82"/>
    <w:rsid w:val="001B512A"/>
    <w:rsid w:val="001C0A8C"/>
    <w:rsid w:val="001C34B3"/>
    <w:rsid w:val="001D0F05"/>
    <w:rsid w:val="001D1AF8"/>
    <w:rsid w:val="001D2F3A"/>
    <w:rsid w:val="001D3876"/>
    <w:rsid w:val="001D46CD"/>
    <w:rsid w:val="001D4E7D"/>
    <w:rsid w:val="001E171D"/>
    <w:rsid w:val="001E1EB9"/>
    <w:rsid w:val="001E6A20"/>
    <w:rsid w:val="001F2141"/>
    <w:rsid w:val="001F46C4"/>
    <w:rsid w:val="00204667"/>
    <w:rsid w:val="00207A46"/>
    <w:rsid w:val="002106B0"/>
    <w:rsid w:val="00213667"/>
    <w:rsid w:val="00223FE5"/>
    <w:rsid w:val="00234E76"/>
    <w:rsid w:val="0023756C"/>
    <w:rsid w:val="002430A4"/>
    <w:rsid w:val="00247B8A"/>
    <w:rsid w:val="00253415"/>
    <w:rsid w:val="00254C32"/>
    <w:rsid w:val="00256535"/>
    <w:rsid w:val="00260D90"/>
    <w:rsid w:val="00262A58"/>
    <w:rsid w:val="00264FEB"/>
    <w:rsid w:val="00266438"/>
    <w:rsid w:val="002671F4"/>
    <w:rsid w:val="00267B3D"/>
    <w:rsid w:val="00274BB3"/>
    <w:rsid w:val="00276475"/>
    <w:rsid w:val="002816CC"/>
    <w:rsid w:val="002920EE"/>
    <w:rsid w:val="00293B25"/>
    <w:rsid w:val="00293B40"/>
    <w:rsid w:val="00295E0B"/>
    <w:rsid w:val="002965FC"/>
    <w:rsid w:val="002A0110"/>
    <w:rsid w:val="002A629F"/>
    <w:rsid w:val="002B09DB"/>
    <w:rsid w:val="002B203A"/>
    <w:rsid w:val="002B3816"/>
    <w:rsid w:val="002B5D24"/>
    <w:rsid w:val="002C0B0D"/>
    <w:rsid w:val="002C1C15"/>
    <w:rsid w:val="002C42CD"/>
    <w:rsid w:val="002C7888"/>
    <w:rsid w:val="002E1A0B"/>
    <w:rsid w:val="002F6956"/>
    <w:rsid w:val="00300D1D"/>
    <w:rsid w:val="00302505"/>
    <w:rsid w:val="0030253E"/>
    <w:rsid w:val="0030411A"/>
    <w:rsid w:val="00310BAB"/>
    <w:rsid w:val="003142B1"/>
    <w:rsid w:val="003214AD"/>
    <w:rsid w:val="0032498A"/>
    <w:rsid w:val="0032725C"/>
    <w:rsid w:val="003325A7"/>
    <w:rsid w:val="003345C7"/>
    <w:rsid w:val="0033536D"/>
    <w:rsid w:val="00340E8D"/>
    <w:rsid w:val="00341FA6"/>
    <w:rsid w:val="0034356C"/>
    <w:rsid w:val="0034413A"/>
    <w:rsid w:val="0034533E"/>
    <w:rsid w:val="003547E8"/>
    <w:rsid w:val="00355820"/>
    <w:rsid w:val="00361012"/>
    <w:rsid w:val="0036370F"/>
    <w:rsid w:val="00363960"/>
    <w:rsid w:val="00366795"/>
    <w:rsid w:val="00370E67"/>
    <w:rsid w:val="00374B98"/>
    <w:rsid w:val="003812AC"/>
    <w:rsid w:val="00385E9E"/>
    <w:rsid w:val="003860DC"/>
    <w:rsid w:val="00387309"/>
    <w:rsid w:val="00394706"/>
    <w:rsid w:val="00396D32"/>
    <w:rsid w:val="003A1B28"/>
    <w:rsid w:val="003A2FAC"/>
    <w:rsid w:val="003A3CDE"/>
    <w:rsid w:val="003A648B"/>
    <w:rsid w:val="003B6330"/>
    <w:rsid w:val="003D173B"/>
    <w:rsid w:val="003D6462"/>
    <w:rsid w:val="003D76CA"/>
    <w:rsid w:val="003F7213"/>
    <w:rsid w:val="00401C04"/>
    <w:rsid w:val="00406F9A"/>
    <w:rsid w:val="00413177"/>
    <w:rsid w:val="00421631"/>
    <w:rsid w:val="00422BBB"/>
    <w:rsid w:val="00423859"/>
    <w:rsid w:val="00424614"/>
    <w:rsid w:val="00430151"/>
    <w:rsid w:val="004359B5"/>
    <w:rsid w:val="00436533"/>
    <w:rsid w:val="004416CC"/>
    <w:rsid w:val="00442822"/>
    <w:rsid w:val="00445693"/>
    <w:rsid w:val="00454CE5"/>
    <w:rsid w:val="00463FEA"/>
    <w:rsid w:val="00464033"/>
    <w:rsid w:val="004661E4"/>
    <w:rsid w:val="00471D18"/>
    <w:rsid w:val="00477802"/>
    <w:rsid w:val="004800FC"/>
    <w:rsid w:val="004809B1"/>
    <w:rsid w:val="00481FD9"/>
    <w:rsid w:val="0048732A"/>
    <w:rsid w:val="0049347E"/>
    <w:rsid w:val="004A4CCB"/>
    <w:rsid w:val="004A6682"/>
    <w:rsid w:val="004B1E6A"/>
    <w:rsid w:val="004B45D0"/>
    <w:rsid w:val="004C0CD5"/>
    <w:rsid w:val="004C3F50"/>
    <w:rsid w:val="004C72EE"/>
    <w:rsid w:val="004C76EC"/>
    <w:rsid w:val="004D3C7D"/>
    <w:rsid w:val="004D4850"/>
    <w:rsid w:val="004F7BDE"/>
    <w:rsid w:val="00505846"/>
    <w:rsid w:val="0051197A"/>
    <w:rsid w:val="00526CA4"/>
    <w:rsid w:val="00531CF5"/>
    <w:rsid w:val="00532754"/>
    <w:rsid w:val="00534186"/>
    <w:rsid w:val="00536492"/>
    <w:rsid w:val="00541AA8"/>
    <w:rsid w:val="005425CF"/>
    <w:rsid w:val="005518BE"/>
    <w:rsid w:val="00551A59"/>
    <w:rsid w:val="005525F4"/>
    <w:rsid w:val="005540BF"/>
    <w:rsid w:val="005552B6"/>
    <w:rsid w:val="005726D9"/>
    <w:rsid w:val="00573D60"/>
    <w:rsid w:val="005741D6"/>
    <w:rsid w:val="005756F3"/>
    <w:rsid w:val="00577BF8"/>
    <w:rsid w:val="005A259A"/>
    <w:rsid w:val="005A45BB"/>
    <w:rsid w:val="005A747C"/>
    <w:rsid w:val="005B0E02"/>
    <w:rsid w:val="005B535C"/>
    <w:rsid w:val="005B6207"/>
    <w:rsid w:val="005D60E7"/>
    <w:rsid w:val="005D7DF9"/>
    <w:rsid w:val="005E1D07"/>
    <w:rsid w:val="005E3614"/>
    <w:rsid w:val="005E4514"/>
    <w:rsid w:val="005E575A"/>
    <w:rsid w:val="005F3246"/>
    <w:rsid w:val="005F57D7"/>
    <w:rsid w:val="005F769B"/>
    <w:rsid w:val="00601416"/>
    <w:rsid w:val="00611A61"/>
    <w:rsid w:val="006130BB"/>
    <w:rsid w:val="00617FD9"/>
    <w:rsid w:val="00625129"/>
    <w:rsid w:val="006272C8"/>
    <w:rsid w:val="006339F9"/>
    <w:rsid w:val="006359C3"/>
    <w:rsid w:val="006366D0"/>
    <w:rsid w:val="00651F37"/>
    <w:rsid w:val="0065262B"/>
    <w:rsid w:val="006541E4"/>
    <w:rsid w:val="006546F1"/>
    <w:rsid w:val="00657581"/>
    <w:rsid w:val="00657AF2"/>
    <w:rsid w:val="00662A82"/>
    <w:rsid w:val="006753F1"/>
    <w:rsid w:val="00675789"/>
    <w:rsid w:val="00675E4B"/>
    <w:rsid w:val="0067636F"/>
    <w:rsid w:val="006803FD"/>
    <w:rsid w:val="006836F7"/>
    <w:rsid w:val="006935BF"/>
    <w:rsid w:val="00694219"/>
    <w:rsid w:val="0069774D"/>
    <w:rsid w:val="006A4A12"/>
    <w:rsid w:val="006A4B17"/>
    <w:rsid w:val="006A519C"/>
    <w:rsid w:val="006A6DFF"/>
    <w:rsid w:val="006B0ADC"/>
    <w:rsid w:val="006B0BF4"/>
    <w:rsid w:val="006B12DF"/>
    <w:rsid w:val="006B5154"/>
    <w:rsid w:val="006D2271"/>
    <w:rsid w:val="006D27AF"/>
    <w:rsid w:val="006E12C7"/>
    <w:rsid w:val="006E137B"/>
    <w:rsid w:val="006E1A74"/>
    <w:rsid w:val="006E382E"/>
    <w:rsid w:val="006E475F"/>
    <w:rsid w:val="006E5AD8"/>
    <w:rsid w:val="006F1DB7"/>
    <w:rsid w:val="006F2D0A"/>
    <w:rsid w:val="006F3994"/>
    <w:rsid w:val="00711AA4"/>
    <w:rsid w:val="00712335"/>
    <w:rsid w:val="00724127"/>
    <w:rsid w:val="007256A9"/>
    <w:rsid w:val="00727014"/>
    <w:rsid w:val="007300F4"/>
    <w:rsid w:val="00736813"/>
    <w:rsid w:val="00743750"/>
    <w:rsid w:val="00744AD4"/>
    <w:rsid w:val="00750092"/>
    <w:rsid w:val="00752139"/>
    <w:rsid w:val="007536F0"/>
    <w:rsid w:val="007676F5"/>
    <w:rsid w:val="007710C2"/>
    <w:rsid w:val="00771C36"/>
    <w:rsid w:val="00790681"/>
    <w:rsid w:val="0079242D"/>
    <w:rsid w:val="00793CC0"/>
    <w:rsid w:val="00795A52"/>
    <w:rsid w:val="00796C85"/>
    <w:rsid w:val="00797B45"/>
    <w:rsid w:val="007A3287"/>
    <w:rsid w:val="007A74A2"/>
    <w:rsid w:val="007B3EED"/>
    <w:rsid w:val="007B7E17"/>
    <w:rsid w:val="007C7612"/>
    <w:rsid w:val="007C77A9"/>
    <w:rsid w:val="007D3965"/>
    <w:rsid w:val="007E0278"/>
    <w:rsid w:val="007E4E92"/>
    <w:rsid w:val="007F5335"/>
    <w:rsid w:val="007F6608"/>
    <w:rsid w:val="007F7654"/>
    <w:rsid w:val="008000CF"/>
    <w:rsid w:val="00802538"/>
    <w:rsid w:val="00802589"/>
    <w:rsid w:val="008049A3"/>
    <w:rsid w:val="00807533"/>
    <w:rsid w:val="008106ED"/>
    <w:rsid w:val="0081331E"/>
    <w:rsid w:val="00813760"/>
    <w:rsid w:val="008141D0"/>
    <w:rsid w:val="00816EDB"/>
    <w:rsid w:val="008218C4"/>
    <w:rsid w:val="00821B06"/>
    <w:rsid w:val="00826701"/>
    <w:rsid w:val="008269BE"/>
    <w:rsid w:val="00837682"/>
    <w:rsid w:val="00846A47"/>
    <w:rsid w:val="00847741"/>
    <w:rsid w:val="008533CE"/>
    <w:rsid w:val="00867FE8"/>
    <w:rsid w:val="008721A9"/>
    <w:rsid w:val="008762FE"/>
    <w:rsid w:val="008814E3"/>
    <w:rsid w:val="00882712"/>
    <w:rsid w:val="00885212"/>
    <w:rsid w:val="00886CCA"/>
    <w:rsid w:val="008878E2"/>
    <w:rsid w:val="008915FB"/>
    <w:rsid w:val="00892F0F"/>
    <w:rsid w:val="008953E5"/>
    <w:rsid w:val="0089545D"/>
    <w:rsid w:val="008963B6"/>
    <w:rsid w:val="008A004C"/>
    <w:rsid w:val="008A174A"/>
    <w:rsid w:val="008A2029"/>
    <w:rsid w:val="008A4DA0"/>
    <w:rsid w:val="008A5C4E"/>
    <w:rsid w:val="008B03D6"/>
    <w:rsid w:val="008B0832"/>
    <w:rsid w:val="008B0A52"/>
    <w:rsid w:val="008B2366"/>
    <w:rsid w:val="008B4E86"/>
    <w:rsid w:val="008B5388"/>
    <w:rsid w:val="008B5C0B"/>
    <w:rsid w:val="008B6994"/>
    <w:rsid w:val="008B6EBA"/>
    <w:rsid w:val="008C06BB"/>
    <w:rsid w:val="008C0F13"/>
    <w:rsid w:val="008C12D1"/>
    <w:rsid w:val="008D4F10"/>
    <w:rsid w:val="008E49A3"/>
    <w:rsid w:val="008F1E34"/>
    <w:rsid w:val="00905757"/>
    <w:rsid w:val="009070A3"/>
    <w:rsid w:val="009107A0"/>
    <w:rsid w:val="00920FBF"/>
    <w:rsid w:val="009227CB"/>
    <w:rsid w:val="009251C9"/>
    <w:rsid w:val="0093258C"/>
    <w:rsid w:val="00936632"/>
    <w:rsid w:val="00940D81"/>
    <w:rsid w:val="009420EF"/>
    <w:rsid w:val="00942950"/>
    <w:rsid w:val="00944C01"/>
    <w:rsid w:val="00956C51"/>
    <w:rsid w:val="00960655"/>
    <w:rsid w:val="0096574F"/>
    <w:rsid w:val="00977F6F"/>
    <w:rsid w:val="009804F5"/>
    <w:rsid w:val="00981851"/>
    <w:rsid w:val="00991666"/>
    <w:rsid w:val="009921AC"/>
    <w:rsid w:val="00992B99"/>
    <w:rsid w:val="00995796"/>
    <w:rsid w:val="00996221"/>
    <w:rsid w:val="009976C6"/>
    <w:rsid w:val="009A12C6"/>
    <w:rsid w:val="009A2986"/>
    <w:rsid w:val="009A3960"/>
    <w:rsid w:val="009A7333"/>
    <w:rsid w:val="009C341B"/>
    <w:rsid w:val="009C34F7"/>
    <w:rsid w:val="009C7D17"/>
    <w:rsid w:val="009D3561"/>
    <w:rsid w:val="009E29B0"/>
    <w:rsid w:val="009E54C9"/>
    <w:rsid w:val="009E6CFF"/>
    <w:rsid w:val="009F1D8D"/>
    <w:rsid w:val="009F2DB6"/>
    <w:rsid w:val="009F7211"/>
    <w:rsid w:val="009F7624"/>
    <w:rsid w:val="00A120C2"/>
    <w:rsid w:val="00A13688"/>
    <w:rsid w:val="00A1534C"/>
    <w:rsid w:val="00A22E7E"/>
    <w:rsid w:val="00A24625"/>
    <w:rsid w:val="00A30AB8"/>
    <w:rsid w:val="00A33208"/>
    <w:rsid w:val="00A33349"/>
    <w:rsid w:val="00A422B5"/>
    <w:rsid w:val="00A4305A"/>
    <w:rsid w:val="00A459BB"/>
    <w:rsid w:val="00A4643A"/>
    <w:rsid w:val="00A46798"/>
    <w:rsid w:val="00A55BFA"/>
    <w:rsid w:val="00A56DCA"/>
    <w:rsid w:val="00A5739F"/>
    <w:rsid w:val="00A66CF0"/>
    <w:rsid w:val="00A710DB"/>
    <w:rsid w:val="00A822BF"/>
    <w:rsid w:val="00A826B8"/>
    <w:rsid w:val="00A8631E"/>
    <w:rsid w:val="00A933FA"/>
    <w:rsid w:val="00A9341E"/>
    <w:rsid w:val="00A9692F"/>
    <w:rsid w:val="00AA38AF"/>
    <w:rsid w:val="00AB58CF"/>
    <w:rsid w:val="00AB7C4D"/>
    <w:rsid w:val="00AC2B4D"/>
    <w:rsid w:val="00AC5C29"/>
    <w:rsid w:val="00AC5D69"/>
    <w:rsid w:val="00AD1840"/>
    <w:rsid w:val="00AD2CC0"/>
    <w:rsid w:val="00AD7231"/>
    <w:rsid w:val="00AE0656"/>
    <w:rsid w:val="00AE25B6"/>
    <w:rsid w:val="00AE3A33"/>
    <w:rsid w:val="00AE6AA4"/>
    <w:rsid w:val="00AE7BC3"/>
    <w:rsid w:val="00AE7D65"/>
    <w:rsid w:val="00AF09F8"/>
    <w:rsid w:val="00AF30A7"/>
    <w:rsid w:val="00AF52E3"/>
    <w:rsid w:val="00AF5775"/>
    <w:rsid w:val="00AF7484"/>
    <w:rsid w:val="00B038A6"/>
    <w:rsid w:val="00B12959"/>
    <w:rsid w:val="00B21176"/>
    <w:rsid w:val="00B27565"/>
    <w:rsid w:val="00B337AC"/>
    <w:rsid w:val="00B35CF1"/>
    <w:rsid w:val="00B37989"/>
    <w:rsid w:val="00B42597"/>
    <w:rsid w:val="00B50B66"/>
    <w:rsid w:val="00B51FE7"/>
    <w:rsid w:val="00B52A0D"/>
    <w:rsid w:val="00B560EC"/>
    <w:rsid w:val="00B57C6D"/>
    <w:rsid w:val="00B66343"/>
    <w:rsid w:val="00B6692F"/>
    <w:rsid w:val="00B7086A"/>
    <w:rsid w:val="00B723D1"/>
    <w:rsid w:val="00B74F14"/>
    <w:rsid w:val="00B75FA3"/>
    <w:rsid w:val="00B875BA"/>
    <w:rsid w:val="00B906A8"/>
    <w:rsid w:val="00B90AB7"/>
    <w:rsid w:val="00BA0F03"/>
    <w:rsid w:val="00BA1974"/>
    <w:rsid w:val="00BA5516"/>
    <w:rsid w:val="00BB5DBC"/>
    <w:rsid w:val="00BB6AC2"/>
    <w:rsid w:val="00BC1382"/>
    <w:rsid w:val="00BC313F"/>
    <w:rsid w:val="00BC3A12"/>
    <w:rsid w:val="00BC4A10"/>
    <w:rsid w:val="00BC7937"/>
    <w:rsid w:val="00BD0184"/>
    <w:rsid w:val="00BD2C18"/>
    <w:rsid w:val="00BD2DFA"/>
    <w:rsid w:val="00BD3538"/>
    <w:rsid w:val="00BD4DAA"/>
    <w:rsid w:val="00BE1184"/>
    <w:rsid w:val="00BF4D13"/>
    <w:rsid w:val="00BF63E2"/>
    <w:rsid w:val="00C01598"/>
    <w:rsid w:val="00C03E9E"/>
    <w:rsid w:val="00C0697E"/>
    <w:rsid w:val="00C06B29"/>
    <w:rsid w:val="00C07F3B"/>
    <w:rsid w:val="00C253C5"/>
    <w:rsid w:val="00C26415"/>
    <w:rsid w:val="00C2729B"/>
    <w:rsid w:val="00C36479"/>
    <w:rsid w:val="00C411EF"/>
    <w:rsid w:val="00C41545"/>
    <w:rsid w:val="00C41602"/>
    <w:rsid w:val="00C4201F"/>
    <w:rsid w:val="00C50535"/>
    <w:rsid w:val="00C52E38"/>
    <w:rsid w:val="00C56C39"/>
    <w:rsid w:val="00C57523"/>
    <w:rsid w:val="00C643EB"/>
    <w:rsid w:val="00C64A49"/>
    <w:rsid w:val="00C668ED"/>
    <w:rsid w:val="00C66C5D"/>
    <w:rsid w:val="00C80224"/>
    <w:rsid w:val="00C852F6"/>
    <w:rsid w:val="00C85FE8"/>
    <w:rsid w:val="00C90001"/>
    <w:rsid w:val="00C96BC6"/>
    <w:rsid w:val="00C9706E"/>
    <w:rsid w:val="00C97E99"/>
    <w:rsid w:val="00CA2855"/>
    <w:rsid w:val="00CA2BAD"/>
    <w:rsid w:val="00CA4076"/>
    <w:rsid w:val="00CB0D94"/>
    <w:rsid w:val="00CB309A"/>
    <w:rsid w:val="00CB64CF"/>
    <w:rsid w:val="00CC1911"/>
    <w:rsid w:val="00CC419C"/>
    <w:rsid w:val="00CC49FD"/>
    <w:rsid w:val="00CC5E99"/>
    <w:rsid w:val="00CD0E34"/>
    <w:rsid w:val="00CD1DB2"/>
    <w:rsid w:val="00CD206F"/>
    <w:rsid w:val="00CF3B76"/>
    <w:rsid w:val="00CF5226"/>
    <w:rsid w:val="00D006FF"/>
    <w:rsid w:val="00D016AA"/>
    <w:rsid w:val="00D12B50"/>
    <w:rsid w:val="00D13881"/>
    <w:rsid w:val="00D20760"/>
    <w:rsid w:val="00D36FCD"/>
    <w:rsid w:val="00D37B73"/>
    <w:rsid w:val="00D4522C"/>
    <w:rsid w:val="00D479D7"/>
    <w:rsid w:val="00D61014"/>
    <w:rsid w:val="00D65C58"/>
    <w:rsid w:val="00D66492"/>
    <w:rsid w:val="00D67CF1"/>
    <w:rsid w:val="00D805A8"/>
    <w:rsid w:val="00D825D6"/>
    <w:rsid w:val="00D846C1"/>
    <w:rsid w:val="00D85540"/>
    <w:rsid w:val="00D86F26"/>
    <w:rsid w:val="00D9442E"/>
    <w:rsid w:val="00D94B8F"/>
    <w:rsid w:val="00DA18E9"/>
    <w:rsid w:val="00DA1F1A"/>
    <w:rsid w:val="00DA61A3"/>
    <w:rsid w:val="00DB244E"/>
    <w:rsid w:val="00DB4969"/>
    <w:rsid w:val="00DB6335"/>
    <w:rsid w:val="00DC1B81"/>
    <w:rsid w:val="00DC76EA"/>
    <w:rsid w:val="00DD04E8"/>
    <w:rsid w:val="00DD1A3B"/>
    <w:rsid w:val="00DD22EE"/>
    <w:rsid w:val="00DD58BF"/>
    <w:rsid w:val="00DD74FA"/>
    <w:rsid w:val="00DE4E74"/>
    <w:rsid w:val="00DE5340"/>
    <w:rsid w:val="00DE6BEF"/>
    <w:rsid w:val="00DF2FBC"/>
    <w:rsid w:val="00DF6F57"/>
    <w:rsid w:val="00E0467A"/>
    <w:rsid w:val="00E1088D"/>
    <w:rsid w:val="00E11C2F"/>
    <w:rsid w:val="00E13BFC"/>
    <w:rsid w:val="00E16CEA"/>
    <w:rsid w:val="00E17F3C"/>
    <w:rsid w:val="00E229A8"/>
    <w:rsid w:val="00E23B3C"/>
    <w:rsid w:val="00E32A18"/>
    <w:rsid w:val="00E34560"/>
    <w:rsid w:val="00E3574F"/>
    <w:rsid w:val="00E4577C"/>
    <w:rsid w:val="00E45B4D"/>
    <w:rsid w:val="00E46F9F"/>
    <w:rsid w:val="00E51E58"/>
    <w:rsid w:val="00E54A7B"/>
    <w:rsid w:val="00E561C0"/>
    <w:rsid w:val="00E6327C"/>
    <w:rsid w:val="00E676F0"/>
    <w:rsid w:val="00E76536"/>
    <w:rsid w:val="00E76F63"/>
    <w:rsid w:val="00E865CA"/>
    <w:rsid w:val="00E96D26"/>
    <w:rsid w:val="00EA47E8"/>
    <w:rsid w:val="00EB0950"/>
    <w:rsid w:val="00EB4F07"/>
    <w:rsid w:val="00EB585B"/>
    <w:rsid w:val="00EC48A1"/>
    <w:rsid w:val="00EC6136"/>
    <w:rsid w:val="00ED4A1F"/>
    <w:rsid w:val="00ED4F03"/>
    <w:rsid w:val="00ED7CDD"/>
    <w:rsid w:val="00EE062C"/>
    <w:rsid w:val="00EE192F"/>
    <w:rsid w:val="00F043A9"/>
    <w:rsid w:val="00F04679"/>
    <w:rsid w:val="00F20D42"/>
    <w:rsid w:val="00F22E20"/>
    <w:rsid w:val="00F23AE3"/>
    <w:rsid w:val="00F261C7"/>
    <w:rsid w:val="00F30083"/>
    <w:rsid w:val="00F43369"/>
    <w:rsid w:val="00F44EE7"/>
    <w:rsid w:val="00F53098"/>
    <w:rsid w:val="00F5444D"/>
    <w:rsid w:val="00F55C7B"/>
    <w:rsid w:val="00F56A7D"/>
    <w:rsid w:val="00F57013"/>
    <w:rsid w:val="00F66AE6"/>
    <w:rsid w:val="00F67A05"/>
    <w:rsid w:val="00F67F19"/>
    <w:rsid w:val="00F70C6B"/>
    <w:rsid w:val="00F7170F"/>
    <w:rsid w:val="00F772ED"/>
    <w:rsid w:val="00F81887"/>
    <w:rsid w:val="00F81E91"/>
    <w:rsid w:val="00F90F50"/>
    <w:rsid w:val="00F9120B"/>
    <w:rsid w:val="00F95477"/>
    <w:rsid w:val="00FA3968"/>
    <w:rsid w:val="00FA5DE1"/>
    <w:rsid w:val="00FB7DBF"/>
    <w:rsid w:val="00FD7B1A"/>
    <w:rsid w:val="00FF1F5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28"/>
      </o:rules>
    </o:shapelayout>
  </w:shapeDefaults>
  <w:decimalSymbol w:val="."/>
  <w:listSeparator w:val=";"/>
  <w14:docId w14:val="28E8ACA5"/>
  <w15:docId w15:val="{DF72B944-2737-495F-9680-E5C49135B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81FD9"/>
    <w:pPr>
      <w:widowControl w:val="0"/>
      <w:autoSpaceDE w:val="0"/>
      <w:autoSpaceDN w:val="0"/>
      <w:spacing w:after="0" w:line="240" w:lineRule="auto"/>
    </w:pPr>
    <w:rPr>
      <w:rFonts w:ascii="Arial" w:eastAsia="Arial" w:hAnsi="Arial" w:cs="Arial"/>
      <w:lang w:eastAsia="it-IT" w:bidi="it-IT"/>
    </w:rPr>
  </w:style>
  <w:style w:type="paragraph" w:styleId="Titolo1">
    <w:name w:val="heading 1"/>
    <w:basedOn w:val="Normale"/>
    <w:link w:val="Titolo1Carattere"/>
    <w:uiPriority w:val="9"/>
    <w:qFormat/>
    <w:rsid w:val="00481FD9"/>
    <w:pPr>
      <w:spacing w:before="64"/>
      <w:ind w:left="114"/>
      <w:outlineLvl w:val="0"/>
    </w:pPr>
    <w:rPr>
      <w:sz w:val="40"/>
      <w:szCs w:val="40"/>
    </w:rPr>
  </w:style>
  <w:style w:type="paragraph" w:styleId="Titolo2">
    <w:name w:val="heading 2"/>
    <w:basedOn w:val="Normale"/>
    <w:link w:val="Titolo2Carattere"/>
    <w:uiPriority w:val="9"/>
    <w:unhideWhenUsed/>
    <w:qFormat/>
    <w:rsid w:val="00481FD9"/>
    <w:pPr>
      <w:ind w:left="114"/>
      <w:outlineLvl w:val="1"/>
    </w:pPr>
    <w:rPr>
      <w:sz w:val="38"/>
      <w:szCs w:val="38"/>
    </w:rPr>
  </w:style>
  <w:style w:type="paragraph" w:styleId="Titolo3">
    <w:name w:val="heading 3"/>
    <w:basedOn w:val="Normale"/>
    <w:link w:val="Titolo3Carattere"/>
    <w:uiPriority w:val="9"/>
    <w:unhideWhenUsed/>
    <w:qFormat/>
    <w:rsid w:val="00481FD9"/>
    <w:pPr>
      <w:ind w:left="114"/>
      <w:outlineLvl w:val="2"/>
    </w:pPr>
    <w:rPr>
      <w:sz w:val="30"/>
      <w:szCs w:val="30"/>
    </w:rPr>
  </w:style>
  <w:style w:type="paragraph" w:styleId="Titolo4">
    <w:name w:val="heading 4"/>
    <w:basedOn w:val="Normale"/>
    <w:next w:val="Normale"/>
    <w:link w:val="Titolo4Carattere"/>
    <w:uiPriority w:val="9"/>
    <w:semiHidden/>
    <w:unhideWhenUsed/>
    <w:qFormat/>
    <w:rsid w:val="000640CF"/>
    <w:pPr>
      <w:keepNext/>
      <w:keepLines/>
      <w:spacing w:before="200"/>
      <w:outlineLvl w:val="3"/>
    </w:pPr>
    <w:rPr>
      <w:rFonts w:asciiTheme="majorHAnsi" w:eastAsiaTheme="majorEastAsia" w:hAnsiTheme="majorHAnsi" w:cstheme="majorBidi"/>
      <w:b/>
      <w:bCs/>
      <w:i/>
      <w:iCs/>
      <w:color w:val="4472C4" w:themeColor="accent1"/>
    </w:rPr>
  </w:style>
  <w:style w:type="paragraph" w:styleId="Titolo5">
    <w:name w:val="heading 5"/>
    <w:basedOn w:val="Normale"/>
    <w:next w:val="Normale"/>
    <w:link w:val="Titolo5Carattere"/>
    <w:uiPriority w:val="9"/>
    <w:semiHidden/>
    <w:unhideWhenUsed/>
    <w:qFormat/>
    <w:rsid w:val="005552B6"/>
    <w:pPr>
      <w:keepNext/>
      <w:keepLines/>
      <w:spacing w:before="200"/>
      <w:outlineLvl w:val="4"/>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81FD9"/>
    <w:rPr>
      <w:rFonts w:ascii="Arial" w:eastAsia="Arial" w:hAnsi="Arial" w:cs="Arial"/>
      <w:sz w:val="40"/>
      <w:szCs w:val="40"/>
      <w:lang w:eastAsia="it-IT" w:bidi="it-IT"/>
    </w:rPr>
  </w:style>
  <w:style w:type="character" w:customStyle="1" w:styleId="Titolo2Carattere">
    <w:name w:val="Titolo 2 Carattere"/>
    <w:basedOn w:val="Carpredefinitoparagrafo"/>
    <w:link w:val="Titolo2"/>
    <w:uiPriority w:val="9"/>
    <w:rsid w:val="00481FD9"/>
    <w:rPr>
      <w:rFonts w:ascii="Arial" w:eastAsia="Arial" w:hAnsi="Arial" w:cs="Arial"/>
      <w:sz w:val="38"/>
      <w:szCs w:val="38"/>
      <w:lang w:eastAsia="it-IT" w:bidi="it-IT"/>
    </w:rPr>
  </w:style>
  <w:style w:type="character" w:customStyle="1" w:styleId="Titolo3Carattere">
    <w:name w:val="Titolo 3 Carattere"/>
    <w:basedOn w:val="Carpredefinitoparagrafo"/>
    <w:link w:val="Titolo3"/>
    <w:uiPriority w:val="9"/>
    <w:rsid w:val="00481FD9"/>
    <w:rPr>
      <w:rFonts w:ascii="Arial" w:eastAsia="Arial" w:hAnsi="Arial" w:cs="Arial"/>
      <w:sz w:val="30"/>
      <w:szCs w:val="30"/>
      <w:lang w:eastAsia="it-IT" w:bidi="it-IT"/>
    </w:rPr>
  </w:style>
  <w:style w:type="paragraph" w:styleId="Sommario1">
    <w:name w:val="toc 1"/>
    <w:basedOn w:val="Normale"/>
    <w:autoRedefine/>
    <w:uiPriority w:val="39"/>
    <w:unhideWhenUsed/>
    <w:qFormat/>
    <w:rsid w:val="00267B3D"/>
    <w:pPr>
      <w:tabs>
        <w:tab w:val="right" w:leader="dot" w:pos="9628"/>
      </w:tabs>
      <w:spacing w:before="381"/>
      <w:ind w:left="114"/>
    </w:pPr>
    <w:rPr>
      <w:b/>
      <w:noProof/>
      <w:sz w:val="26"/>
      <w:szCs w:val="26"/>
    </w:rPr>
  </w:style>
  <w:style w:type="paragraph" w:styleId="Corpotesto">
    <w:name w:val="Body Text"/>
    <w:basedOn w:val="Normale"/>
    <w:link w:val="CorpotestoCarattere"/>
    <w:uiPriority w:val="1"/>
    <w:unhideWhenUsed/>
    <w:qFormat/>
    <w:rsid w:val="00481FD9"/>
    <w:pPr>
      <w:ind w:left="114"/>
    </w:pPr>
    <w:rPr>
      <w:sz w:val="26"/>
      <w:szCs w:val="26"/>
    </w:rPr>
  </w:style>
  <w:style w:type="character" w:customStyle="1" w:styleId="CorpotestoCarattere">
    <w:name w:val="Corpo testo Carattere"/>
    <w:basedOn w:val="Carpredefinitoparagrafo"/>
    <w:link w:val="Corpotesto"/>
    <w:uiPriority w:val="1"/>
    <w:rsid w:val="00481FD9"/>
    <w:rPr>
      <w:rFonts w:ascii="Arial" w:eastAsia="Arial" w:hAnsi="Arial" w:cs="Arial"/>
      <w:sz w:val="26"/>
      <w:szCs w:val="26"/>
      <w:lang w:eastAsia="it-IT" w:bidi="it-IT"/>
    </w:rPr>
  </w:style>
  <w:style w:type="character" w:styleId="Collegamentoipertestuale">
    <w:name w:val="Hyperlink"/>
    <w:basedOn w:val="Carpredefinitoparagrafo"/>
    <w:uiPriority w:val="99"/>
    <w:unhideWhenUsed/>
    <w:rsid w:val="00481FD9"/>
    <w:rPr>
      <w:color w:val="0000FF"/>
      <w:u w:val="single"/>
    </w:rPr>
  </w:style>
  <w:style w:type="paragraph" w:styleId="Intestazione">
    <w:name w:val="header"/>
    <w:basedOn w:val="Normale"/>
    <w:link w:val="IntestazioneCarattere"/>
    <w:uiPriority w:val="99"/>
    <w:unhideWhenUsed/>
    <w:rsid w:val="00C96BC6"/>
    <w:pPr>
      <w:tabs>
        <w:tab w:val="center" w:pos="4819"/>
        <w:tab w:val="right" w:pos="9638"/>
      </w:tabs>
    </w:pPr>
  </w:style>
  <w:style w:type="character" w:customStyle="1" w:styleId="IntestazioneCarattere">
    <w:name w:val="Intestazione Carattere"/>
    <w:basedOn w:val="Carpredefinitoparagrafo"/>
    <w:link w:val="Intestazione"/>
    <w:uiPriority w:val="99"/>
    <w:rsid w:val="00C96BC6"/>
    <w:rPr>
      <w:rFonts w:ascii="Arial" w:eastAsia="Arial" w:hAnsi="Arial" w:cs="Arial"/>
      <w:lang w:eastAsia="it-IT" w:bidi="it-IT"/>
    </w:rPr>
  </w:style>
  <w:style w:type="paragraph" w:styleId="Pidipagina">
    <w:name w:val="footer"/>
    <w:basedOn w:val="Normale"/>
    <w:link w:val="PidipaginaCarattere"/>
    <w:uiPriority w:val="99"/>
    <w:unhideWhenUsed/>
    <w:rsid w:val="00C96BC6"/>
    <w:pPr>
      <w:tabs>
        <w:tab w:val="center" w:pos="4819"/>
        <w:tab w:val="right" w:pos="9638"/>
      </w:tabs>
    </w:pPr>
  </w:style>
  <w:style w:type="character" w:customStyle="1" w:styleId="PidipaginaCarattere">
    <w:name w:val="Piè di pagina Carattere"/>
    <w:basedOn w:val="Carpredefinitoparagrafo"/>
    <w:link w:val="Pidipagina"/>
    <w:uiPriority w:val="99"/>
    <w:rsid w:val="00C96BC6"/>
    <w:rPr>
      <w:rFonts w:ascii="Arial" w:eastAsia="Arial" w:hAnsi="Arial" w:cs="Arial"/>
      <w:lang w:eastAsia="it-IT" w:bidi="it-IT"/>
    </w:rPr>
  </w:style>
  <w:style w:type="paragraph" w:styleId="Testofumetto">
    <w:name w:val="Balloon Text"/>
    <w:basedOn w:val="Normale"/>
    <w:link w:val="TestofumettoCarattere"/>
    <w:uiPriority w:val="99"/>
    <w:semiHidden/>
    <w:unhideWhenUsed/>
    <w:rsid w:val="00223FE5"/>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23FE5"/>
    <w:rPr>
      <w:rFonts w:ascii="Tahoma" w:eastAsia="Arial" w:hAnsi="Tahoma" w:cs="Tahoma"/>
      <w:sz w:val="16"/>
      <w:szCs w:val="16"/>
      <w:lang w:eastAsia="it-IT" w:bidi="it-IT"/>
    </w:rPr>
  </w:style>
  <w:style w:type="paragraph" w:styleId="Titolosommario">
    <w:name w:val="TOC Heading"/>
    <w:basedOn w:val="Titolo1"/>
    <w:next w:val="Normale"/>
    <w:uiPriority w:val="39"/>
    <w:unhideWhenUsed/>
    <w:qFormat/>
    <w:rsid w:val="009C341B"/>
    <w:pPr>
      <w:keepNext/>
      <w:keepLines/>
      <w:widowControl/>
      <w:autoSpaceDE/>
      <w:autoSpaceDN/>
      <w:spacing w:before="240" w:line="259" w:lineRule="auto"/>
      <w:ind w:left="0"/>
      <w:outlineLvl w:val="9"/>
    </w:pPr>
    <w:rPr>
      <w:rFonts w:asciiTheme="majorHAnsi" w:eastAsiaTheme="majorEastAsia" w:hAnsiTheme="majorHAnsi" w:cstheme="majorBidi"/>
      <w:color w:val="2F5496" w:themeColor="accent1" w:themeShade="BF"/>
      <w:sz w:val="32"/>
      <w:szCs w:val="32"/>
      <w:lang w:bidi="ar-SA"/>
    </w:rPr>
  </w:style>
  <w:style w:type="paragraph" w:styleId="Sommario2">
    <w:name w:val="toc 2"/>
    <w:basedOn w:val="Normale"/>
    <w:next w:val="Normale"/>
    <w:autoRedefine/>
    <w:uiPriority w:val="39"/>
    <w:unhideWhenUsed/>
    <w:rsid w:val="009C341B"/>
    <w:pPr>
      <w:spacing w:after="100"/>
      <w:ind w:left="220"/>
    </w:pPr>
  </w:style>
  <w:style w:type="paragraph" w:styleId="Sommario3">
    <w:name w:val="toc 3"/>
    <w:basedOn w:val="Normale"/>
    <w:next w:val="Normale"/>
    <w:autoRedefine/>
    <w:uiPriority w:val="39"/>
    <w:unhideWhenUsed/>
    <w:rsid w:val="009C341B"/>
    <w:pPr>
      <w:spacing w:after="100"/>
      <w:ind w:left="440"/>
    </w:pPr>
  </w:style>
  <w:style w:type="paragraph" w:styleId="Sommario4">
    <w:name w:val="toc 4"/>
    <w:basedOn w:val="Normale"/>
    <w:next w:val="Normale"/>
    <w:autoRedefine/>
    <w:uiPriority w:val="39"/>
    <w:unhideWhenUsed/>
    <w:rsid w:val="009C341B"/>
    <w:pPr>
      <w:widowControl/>
      <w:autoSpaceDE/>
      <w:autoSpaceDN/>
      <w:spacing w:after="100" w:line="259" w:lineRule="auto"/>
      <w:ind w:left="660"/>
    </w:pPr>
    <w:rPr>
      <w:rFonts w:asciiTheme="minorHAnsi" w:eastAsiaTheme="minorEastAsia" w:hAnsiTheme="minorHAnsi" w:cstheme="minorBidi"/>
      <w:lang w:bidi="ar-SA"/>
    </w:rPr>
  </w:style>
  <w:style w:type="paragraph" w:styleId="Sommario5">
    <w:name w:val="toc 5"/>
    <w:basedOn w:val="Normale"/>
    <w:next w:val="Normale"/>
    <w:autoRedefine/>
    <w:uiPriority w:val="39"/>
    <w:unhideWhenUsed/>
    <w:rsid w:val="009C341B"/>
    <w:pPr>
      <w:widowControl/>
      <w:autoSpaceDE/>
      <w:autoSpaceDN/>
      <w:spacing w:after="100" w:line="259" w:lineRule="auto"/>
      <w:ind w:left="880"/>
    </w:pPr>
    <w:rPr>
      <w:rFonts w:asciiTheme="minorHAnsi" w:eastAsiaTheme="minorEastAsia" w:hAnsiTheme="minorHAnsi" w:cstheme="minorBidi"/>
      <w:lang w:bidi="ar-SA"/>
    </w:rPr>
  </w:style>
  <w:style w:type="paragraph" w:styleId="Sommario6">
    <w:name w:val="toc 6"/>
    <w:basedOn w:val="Normale"/>
    <w:next w:val="Normale"/>
    <w:autoRedefine/>
    <w:uiPriority w:val="39"/>
    <w:unhideWhenUsed/>
    <w:rsid w:val="009C341B"/>
    <w:pPr>
      <w:widowControl/>
      <w:autoSpaceDE/>
      <w:autoSpaceDN/>
      <w:spacing w:after="100" w:line="259" w:lineRule="auto"/>
      <w:ind w:left="1100"/>
    </w:pPr>
    <w:rPr>
      <w:rFonts w:asciiTheme="minorHAnsi" w:eastAsiaTheme="minorEastAsia" w:hAnsiTheme="minorHAnsi" w:cstheme="minorBidi"/>
      <w:lang w:bidi="ar-SA"/>
    </w:rPr>
  </w:style>
  <w:style w:type="paragraph" w:styleId="Sommario7">
    <w:name w:val="toc 7"/>
    <w:basedOn w:val="Normale"/>
    <w:next w:val="Normale"/>
    <w:autoRedefine/>
    <w:uiPriority w:val="39"/>
    <w:unhideWhenUsed/>
    <w:rsid w:val="009C341B"/>
    <w:pPr>
      <w:widowControl/>
      <w:autoSpaceDE/>
      <w:autoSpaceDN/>
      <w:spacing w:after="100" w:line="259" w:lineRule="auto"/>
      <w:ind w:left="1320"/>
    </w:pPr>
    <w:rPr>
      <w:rFonts w:asciiTheme="minorHAnsi" w:eastAsiaTheme="minorEastAsia" w:hAnsiTheme="minorHAnsi" w:cstheme="minorBidi"/>
      <w:lang w:bidi="ar-SA"/>
    </w:rPr>
  </w:style>
  <w:style w:type="paragraph" w:styleId="Sommario8">
    <w:name w:val="toc 8"/>
    <w:basedOn w:val="Normale"/>
    <w:next w:val="Normale"/>
    <w:autoRedefine/>
    <w:uiPriority w:val="39"/>
    <w:unhideWhenUsed/>
    <w:rsid w:val="009C341B"/>
    <w:pPr>
      <w:widowControl/>
      <w:autoSpaceDE/>
      <w:autoSpaceDN/>
      <w:spacing w:after="100" w:line="259" w:lineRule="auto"/>
      <w:ind w:left="1540"/>
    </w:pPr>
    <w:rPr>
      <w:rFonts w:asciiTheme="minorHAnsi" w:eastAsiaTheme="minorEastAsia" w:hAnsiTheme="minorHAnsi" w:cstheme="minorBidi"/>
      <w:lang w:bidi="ar-SA"/>
    </w:rPr>
  </w:style>
  <w:style w:type="paragraph" w:styleId="Sommario9">
    <w:name w:val="toc 9"/>
    <w:basedOn w:val="Normale"/>
    <w:next w:val="Normale"/>
    <w:autoRedefine/>
    <w:uiPriority w:val="39"/>
    <w:unhideWhenUsed/>
    <w:rsid w:val="009C341B"/>
    <w:pPr>
      <w:widowControl/>
      <w:autoSpaceDE/>
      <w:autoSpaceDN/>
      <w:spacing w:after="100" w:line="259" w:lineRule="auto"/>
      <w:ind w:left="1760"/>
    </w:pPr>
    <w:rPr>
      <w:rFonts w:asciiTheme="minorHAnsi" w:eastAsiaTheme="minorEastAsia" w:hAnsiTheme="minorHAnsi" w:cstheme="minorBidi"/>
      <w:lang w:bidi="ar-SA"/>
    </w:rPr>
  </w:style>
  <w:style w:type="character" w:customStyle="1" w:styleId="Menzionenonrisolta1">
    <w:name w:val="Menzione non risolta1"/>
    <w:basedOn w:val="Carpredefinitoparagrafo"/>
    <w:uiPriority w:val="99"/>
    <w:semiHidden/>
    <w:unhideWhenUsed/>
    <w:rsid w:val="009C341B"/>
    <w:rPr>
      <w:color w:val="605E5C"/>
      <w:shd w:val="clear" w:color="auto" w:fill="E1DFDD"/>
    </w:rPr>
  </w:style>
  <w:style w:type="paragraph" w:customStyle="1" w:styleId="Titolo11">
    <w:name w:val="Titolo 11"/>
    <w:basedOn w:val="Normale"/>
    <w:uiPriority w:val="1"/>
    <w:qFormat/>
    <w:rsid w:val="0081331E"/>
    <w:pPr>
      <w:ind w:left="1448" w:right="1449"/>
      <w:jc w:val="center"/>
      <w:outlineLvl w:val="1"/>
    </w:pPr>
    <w:rPr>
      <w:rFonts w:ascii="Tahoma" w:eastAsia="Tahoma" w:hAnsi="Tahoma" w:cs="Tahoma"/>
      <w:sz w:val="28"/>
      <w:szCs w:val="28"/>
    </w:rPr>
  </w:style>
  <w:style w:type="paragraph" w:styleId="NormaleWeb">
    <w:name w:val="Normal (Web)"/>
    <w:basedOn w:val="Normale"/>
    <w:uiPriority w:val="99"/>
    <w:semiHidden/>
    <w:unhideWhenUsed/>
    <w:rsid w:val="006359C3"/>
    <w:pPr>
      <w:widowControl/>
      <w:autoSpaceDE/>
      <w:autoSpaceDN/>
      <w:spacing w:before="100" w:beforeAutospacing="1" w:after="100" w:afterAutospacing="1"/>
    </w:pPr>
    <w:rPr>
      <w:rFonts w:ascii="Times New Roman" w:eastAsia="Times New Roman" w:hAnsi="Times New Roman" w:cs="Times New Roman"/>
      <w:sz w:val="24"/>
      <w:szCs w:val="24"/>
      <w:lang w:bidi="ar-SA"/>
    </w:rPr>
  </w:style>
  <w:style w:type="character" w:styleId="Collegamentovisitato">
    <w:name w:val="FollowedHyperlink"/>
    <w:basedOn w:val="Carpredefinitoparagrafo"/>
    <w:uiPriority w:val="99"/>
    <w:semiHidden/>
    <w:unhideWhenUsed/>
    <w:rsid w:val="00CD1DB2"/>
    <w:rPr>
      <w:color w:val="954F72" w:themeColor="followedHyperlink"/>
      <w:u w:val="single"/>
    </w:rPr>
  </w:style>
  <w:style w:type="character" w:styleId="Enfasicorsivo">
    <w:name w:val="Emphasis"/>
    <w:basedOn w:val="Carpredefinitoparagrafo"/>
    <w:uiPriority w:val="20"/>
    <w:qFormat/>
    <w:rsid w:val="002C1C15"/>
    <w:rPr>
      <w:i/>
      <w:iCs/>
    </w:rPr>
  </w:style>
  <w:style w:type="paragraph" w:styleId="PreformattatoHTML">
    <w:name w:val="HTML Preformatted"/>
    <w:basedOn w:val="Normale"/>
    <w:link w:val="PreformattatoHTMLCarattere"/>
    <w:uiPriority w:val="99"/>
    <w:unhideWhenUsed/>
    <w:rsid w:val="005F57D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bidi="ar-SA"/>
    </w:rPr>
  </w:style>
  <w:style w:type="character" w:customStyle="1" w:styleId="PreformattatoHTMLCarattere">
    <w:name w:val="Preformattato HTML Carattere"/>
    <w:basedOn w:val="Carpredefinitoparagrafo"/>
    <w:link w:val="PreformattatoHTML"/>
    <w:uiPriority w:val="99"/>
    <w:rsid w:val="005F57D7"/>
    <w:rPr>
      <w:rFonts w:ascii="Courier New" w:eastAsia="Times New Roman" w:hAnsi="Courier New" w:cs="Courier New"/>
      <w:sz w:val="20"/>
      <w:szCs w:val="20"/>
      <w:lang w:eastAsia="it-IT"/>
    </w:rPr>
  </w:style>
  <w:style w:type="character" w:styleId="CodiceHTML">
    <w:name w:val="HTML Code"/>
    <w:basedOn w:val="Carpredefinitoparagrafo"/>
    <w:uiPriority w:val="99"/>
    <w:semiHidden/>
    <w:unhideWhenUsed/>
    <w:rsid w:val="005F57D7"/>
    <w:rPr>
      <w:rFonts w:ascii="Courier New" w:eastAsia="Times New Roman" w:hAnsi="Courier New" w:cs="Courier New"/>
      <w:sz w:val="20"/>
      <w:szCs w:val="20"/>
    </w:rPr>
  </w:style>
  <w:style w:type="character" w:customStyle="1" w:styleId="n">
    <w:name w:val="n"/>
    <w:basedOn w:val="Carpredefinitoparagrafo"/>
    <w:rsid w:val="00E676F0"/>
  </w:style>
  <w:style w:type="character" w:customStyle="1" w:styleId="o">
    <w:name w:val="o"/>
    <w:basedOn w:val="Carpredefinitoparagrafo"/>
    <w:rsid w:val="00E676F0"/>
  </w:style>
  <w:style w:type="character" w:customStyle="1" w:styleId="p">
    <w:name w:val="p"/>
    <w:basedOn w:val="Carpredefinitoparagrafo"/>
    <w:rsid w:val="00E676F0"/>
  </w:style>
  <w:style w:type="character" w:customStyle="1" w:styleId="s">
    <w:name w:val="s"/>
    <w:basedOn w:val="Carpredefinitoparagrafo"/>
    <w:rsid w:val="00E676F0"/>
  </w:style>
  <w:style w:type="character" w:customStyle="1" w:styleId="mi">
    <w:name w:val="mi"/>
    <w:basedOn w:val="Carpredefinitoparagrafo"/>
    <w:rsid w:val="00E676F0"/>
  </w:style>
  <w:style w:type="character" w:customStyle="1" w:styleId="Titolo4Carattere">
    <w:name w:val="Titolo 4 Carattere"/>
    <w:basedOn w:val="Carpredefinitoparagrafo"/>
    <w:link w:val="Titolo4"/>
    <w:uiPriority w:val="9"/>
    <w:semiHidden/>
    <w:rsid w:val="000640CF"/>
    <w:rPr>
      <w:rFonts w:asciiTheme="majorHAnsi" w:eastAsiaTheme="majorEastAsia" w:hAnsiTheme="majorHAnsi" w:cstheme="majorBidi"/>
      <w:b/>
      <w:bCs/>
      <w:i/>
      <w:iCs/>
      <w:color w:val="4472C4" w:themeColor="accent1"/>
      <w:lang w:eastAsia="it-IT" w:bidi="it-IT"/>
    </w:rPr>
  </w:style>
  <w:style w:type="character" w:customStyle="1" w:styleId="Titolo5Carattere">
    <w:name w:val="Titolo 5 Carattere"/>
    <w:basedOn w:val="Carpredefinitoparagrafo"/>
    <w:link w:val="Titolo5"/>
    <w:uiPriority w:val="9"/>
    <w:semiHidden/>
    <w:rsid w:val="005552B6"/>
    <w:rPr>
      <w:rFonts w:asciiTheme="majorHAnsi" w:eastAsiaTheme="majorEastAsia" w:hAnsiTheme="majorHAnsi" w:cstheme="majorBidi"/>
      <w:color w:val="1F3763" w:themeColor="accent1" w:themeShade="7F"/>
      <w:lang w:eastAsia="it-IT" w:bidi="it-IT"/>
    </w:rPr>
  </w:style>
  <w:style w:type="paragraph" w:styleId="Paragrafoelenco">
    <w:name w:val="List Paragraph"/>
    <w:basedOn w:val="Normale"/>
    <w:uiPriority w:val="34"/>
    <w:qFormat/>
    <w:rsid w:val="00940D81"/>
    <w:pPr>
      <w:ind w:left="720"/>
      <w:contextualSpacing/>
    </w:pPr>
  </w:style>
  <w:style w:type="character" w:styleId="Enfasigrassetto">
    <w:name w:val="Strong"/>
    <w:basedOn w:val="Carpredefinitoparagrafo"/>
    <w:uiPriority w:val="22"/>
    <w:qFormat/>
    <w:rsid w:val="00AB7C4D"/>
    <w:rPr>
      <w:b/>
      <w:bCs/>
    </w:rPr>
  </w:style>
  <w:style w:type="paragraph" w:customStyle="1" w:styleId="feature-intro">
    <w:name w:val="feature-intro"/>
    <w:basedOn w:val="Normale"/>
    <w:rsid w:val="00023907"/>
    <w:pPr>
      <w:widowControl/>
      <w:autoSpaceDE/>
      <w:autoSpaceDN/>
      <w:spacing w:before="100" w:beforeAutospacing="1" w:after="100" w:afterAutospacing="1"/>
    </w:pPr>
    <w:rPr>
      <w:rFonts w:ascii="Times New Roman" w:eastAsia="Times New Roman" w:hAnsi="Times New Roman" w:cs="Times New Roman"/>
      <w:sz w:val="24"/>
      <w:szCs w:val="24"/>
      <w:lang w:bidi="ar-SA"/>
    </w:rPr>
  </w:style>
  <w:style w:type="paragraph" w:styleId="Didascalia">
    <w:name w:val="caption"/>
    <w:basedOn w:val="Normale"/>
    <w:next w:val="Normale"/>
    <w:uiPriority w:val="35"/>
    <w:unhideWhenUsed/>
    <w:qFormat/>
    <w:rsid w:val="00EB4F07"/>
    <w:pPr>
      <w:spacing w:after="200"/>
    </w:pPr>
    <w:rPr>
      <w:b/>
      <w:bCs/>
      <w:color w:val="4472C4" w:themeColor="accent1"/>
      <w:sz w:val="18"/>
      <w:szCs w:val="18"/>
    </w:rPr>
  </w:style>
  <w:style w:type="character" w:styleId="Rimandocommento">
    <w:name w:val="annotation reference"/>
    <w:basedOn w:val="Carpredefinitoparagrafo"/>
    <w:uiPriority w:val="99"/>
    <w:semiHidden/>
    <w:unhideWhenUsed/>
    <w:rsid w:val="004D3C7D"/>
    <w:rPr>
      <w:sz w:val="16"/>
      <w:szCs w:val="16"/>
    </w:rPr>
  </w:style>
  <w:style w:type="paragraph" w:styleId="Testocommento">
    <w:name w:val="annotation text"/>
    <w:basedOn w:val="Normale"/>
    <w:link w:val="TestocommentoCarattere"/>
    <w:uiPriority w:val="99"/>
    <w:semiHidden/>
    <w:unhideWhenUsed/>
    <w:rsid w:val="004D3C7D"/>
    <w:rPr>
      <w:sz w:val="20"/>
      <w:szCs w:val="20"/>
    </w:rPr>
  </w:style>
  <w:style w:type="character" w:customStyle="1" w:styleId="TestocommentoCarattere">
    <w:name w:val="Testo commento Carattere"/>
    <w:basedOn w:val="Carpredefinitoparagrafo"/>
    <w:link w:val="Testocommento"/>
    <w:uiPriority w:val="99"/>
    <w:semiHidden/>
    <w:rsid w:val="004D3C7D"/>
    <w:rPr>
      <w:rFonts w:ascii="Arial" w:eastAsia="Arial" w:hAnsi="Arial" w:cs="Arial"/>
      <w:sz w:val="20"/>
      <w:szCs w:val="20"/>
      <w:lang w:eastAsia="it-IT" w:bidi="it-IT"/>
    </w:rPr>
  </w:style>
  <w:style w:type="paragraph" w:styleId="Soggettocommento">
    <w:name w:val="annotation subject"/>
    <w:basedOn w:val="Testocommento"/>
    <w:next w:val="Testocommento"/>
    <w:link w:val="SoggettocommentoCarattere"/>
    <w:uiPriority w:val="99"/>
    <w:semiHidden/>
    <w:unhideWhenUsed/>
    <w:rsid w:val="004D3C7D"/>
    <w:rPr>
      <w:b/>
      <w:bCs/>
    </w:rPr>
  </w:style>
  <w:style w:type="character" w:customStyle="1" w:styleId="SoggettocommentoCarattere">
    <w:name w:val="Soggetto commento Carattere"/>
    <w:basedOn w:val="TestocommentoCarattere"/>
    <w:link w:val="Soggettocommento"/>
    <w:uiPriority w:val="99"/>
    <w:semiHidden/>
    <w:rsid w:val="004D3C7D"/>
    <w:rPr>
      <w:rFonts w:ascii="Arial" w:eastAsia="Arial" w:hAnsi="Arial" w:cs="Arial"/>
      <w:b/>
      <w:bCs/>
      <w:sz w:val="20"/>
      <w:szCs w:val="20"/>
      <w:lang w:eastAsia="it-IT" w:bidi="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828839">
      <w:bodyDiv w:val="1"/>
      <w:marLeft w:val="0"/>
      <w:marRight w:val="0"/>
      <w:marTop w:val="0"/>
      <w:marBottom w:val="0"/>
      <w:divBdr>
        <w:top w:val="none" w:sz="0" w:space="0" w:color="auto"/>
        <w:left w:val="none" w:sz="0" w:space="0" w:color="auto"/>
        <w:bottom w:val="none" w:sz="0" w:space="0" w:color="auto"/>
        <w:right w:val="none" w:sz="0" w:space="0" w:color="auto"/>
      </w:divBdr>
    </w:div>
    <w:div w:id="75443746">
      <w:bodyDiv w:val="1"/>
      <w:marLeft w:val="0"/>
      <w:marRight w:val="0"/>
      <w:marTop w:val="0"/>
      <w:marBottom w:val="0"/>
      <w:divBdr>
        <w:top w:val="none" w:sz="0" w:space="0" w:color="auto"/>
        <w:left w:val="none" w:sz="0" w:space="0" w:color="auto"/>
        <w:bottom w:val="none" w:sz="0" w:space="0" w:color="auto"/>
        <w:right w:val="none" w:sz="0" w:space="0" w:color="auto"/>
      </w:divBdr>
    </w:div>
    <w:div w:id="297492764">
      <w:bodyDiv w:val="1"/>
      <w:marLeft w:val="0"/>
      <w:marRight w:val="0"/>
      <w:marTop w:val="0"/>
      <w:marBottom w:val="0"/>
      <w:divBdr>
        <w:top w:val="none" w:sz="0" w:space="0" w:color="auto"/>
        <w:left w:val="none" w:sz="0" w:space="0" w:color="auto"/>
        <w:bottom w:val="none" w:sz="0" w:space="0" w:color="auto"/>
        <w:right w:val="none" w:sz="0" w:space="0" w:color="auto"/>
      </w:divBdr>
    </w:div>
    <w:div w:id="421951436">
      <w:bodyDiv w:val="1"/>
      <w:marLeft w:val="0"/>
      <w:marRight w:val="0"/>
      <w:marTop w:val="0"/>
      <w:marBottom w:val="0"/>
      <w:divBdr>
        <w:top w:val="none" w:sz="0" w:space="0" w:color="auto"/>
        <w:left w:val="none" w:sz="0" w:space="0" w:color="auto"/>
        <w:bottom w:val="none" w:sz="0" w:space="0" w:color="auto"/>
        <w:right w:val="none" w:sz="0" w:space="0" w:color="auto"/>
      </w:divBdr>
    </w:div>
    <w:div w:id="526524842">
      <w:bodyDiv w:val="1"/>
      <w:marLeft w:val="0"/>
      <w:marRight w:val="0"/>
      <w:marTop w:val="0"/>
      <w:marBottom w:val="0"/>
      <w:divBdr>
        <w:top w:val="none" w:sz="0" w:space="0" w:color="auto"/>
        <w:left w:val="none" w:sz="0" w:space="0" w:color="auto"/>
        <w:bottom w:val="none" w:sz="0" w:space="0" w:color="auto"/>
        <w:right w:val="none" w:sz="0" w:space="0" w:color="auto"/>
      </w:divBdr>
    </w:div>
    <w:div w:id="540441411">
      <w:bodyDiv w:val="1"/>
      <w:marLeft w:val="0"/>
      <w:marRight w:val="0"/>
      <w:marTop w:val="0"/>
      <w:marBottom w:val="0"/>
      <w:divBdr>
        <w:top w:val="none" w:sz="0" w:space="0" w:color="auto"/>
        <w:left w:val="none" w:sz="0" w:space="0" w:color="auto"/>
        <w:bottom w:val="none" w:sz="0" w:space="0" w:color="auto"/>
        <w:right w:val="none" w:sz="0" w:space="0" w:color="auto"/>
      </w:divBdr>
    </w:div>
    <w:div w:id="722946830">
      <w:bodyDiv w:val="1"/>
      <w:marLeft w:val="0"/>
      <w:marRight w:val="0"/>
      <w:marTop w:val="0"/>
      <w:marBottom w:val="0"/>
      <w:divBdr>
        <w:top w:val="none" w:sz="0" w:space="0" w:color="auto"/>
        <w:left w:val="none" w:sz="0" w:space="0" w:color="auto"/>
        <w:bottom w:val="none" w:sz="0" w:space="0" w:color="auto"/>
        <w:right w:val="none" w:sz="0" w:space="0" w:color="auto"/>
      </w:divBdr>
    </w:div>
    <w:div w:id="767165969">
      <w:bodyDiv w:val="1"/>
      <w:marLeft w:val="0"/>
      <w:marRight w:val="0"/>
      <w:marTop w:val="0"/>
      <w:marBottom w:val="0"/>
      <w:divBdr>
        <w:top w:val="none" w:sz="0" w:space="0" w:color="auto"/>
        <w:left w:val="none" w:sz="0" w:space="0" w:color="auto"/>
        <w:bottom w:val="none" w:sz="0" w:space="0" w:color="auto"/>
        <w:right w:val="none" w:sz="0" w:space="0" w:color="auto"/>
      </w:divBdr>
    </w:div>
    <w:div w:id="781844548">
      <w:bodyDiv w:val="1"/>
      <w:marLeft w:val="0"/>
      <w:marRight w:val="0"/>
      <w:marTop w:val="0"/>
      <w:marBottom w:val="0"/>
      <w:divBdr>
        <w:top w:val="none" w:sz="0" w:space="0" w:color="auto"/>
        <w:left w:val="none" w:sz="0" w:space="0" w:color="auto"/>
        <w:bottom w:val="none" w:sz="0" w:space="0" w:color="auto"/>
        <w:right w:val="none" w:sz="0" w:space="0" w:color="auto"/>
      </w:divBdr>
    </w:div>
    <w:div w:id="842746890">
      <w:bodyDiv w:val="1"/>
      <w:marLeft w:val="0"/>
      <w:marRight w:val="0"/>
      <w:marTop w:val="0"/>
      <w:marBottom w:val="0"/>
      <w:divBdr>
        <w:top w:val="none" w:sz="0" w:space="0" w:color="auto"/>
        <w:left w:val="none" w:sz="0" w:space="0" w:color="auto"/>
        <w:bottom w:val="none" w:sz="0" w:space="0" w:color="auto"/>
        <w:right w:val="none" w:sz="0" w:space="0" w:color="auto"/>
      </w:divBdr>
    </w:div>
    <w:div w:id="887228950">
      <w:bodyDiv w:val="1"/>
      <w:marLeft w:val="0"/>
      <w:marRight w:val="0"/>
      <w:marTop w:val="0"/>
      <w:marBottom w:val="0"/>
      <w:divBdr>
        <w:top w:val="none" w:sz="0" w:space="0" w:color="auto"/>
        <w:left w:val="none" w:sz="0" w:space="0" w:color="auto"/>
        <w:bottom w:val="none" w:sz="0" w:space="0" w:color="auto"/>
        <w:right w:val="none" w:sz="0" w:space="0" w:color="auto"/>
      </w:divBdr>
    </w:div>
    <w:div w:id="965431554">
      <w:bodyDiv w:val="1"/>
      <w:marLeft w:val="0"/>
      <w:marRight w:val="0"/>
      <w:marTop w:val="0"/>
      <w:marBottom w:val="0"/>
      <w:divBdr>
        <w:top w:val="none" w:sz="0" w:space="0" w:color="auto"/>
        <w:left w:val="none" w:sz="0" w:space="0" w:color="auto"/>
        <w:bottom w:val="none" w:sz="0" w:space="0" w:color="auto"/>
        <w:right w:val="none" w:sz="0" w:space="0" w:color="auto"/>
      </w:divBdr>
    </w:div>
    <w:div w:id="1200246177">
      <w:bodyDiv w:val="1"/>
      <w:marLeft w:val="0"/>
      <w:marRight w:val="0"/>
      <w:marTop w:val="0"/>
      <w:marBottom w:val="0"/>
      <w:divBdr>
        <w:top w:val="none" w:sz="0" w:space="0" w:color="auto"/>
        <w:left w:val="none" w:sz="0" w:space="0" w:color="auto"/>
        <w:bottom w:val="none" w:sz="0" w:space="0" w:color="auto"/>
        <w:right w:val="none" w:sz="0" w:space="0" w:color="auto"/>
      </w:divBdr>
    </w:div>
    <w:div w:id="1295677726">
      <w:bodyDiv w:val="1"/>
      <w:marLeft w:val="0"/>
      <w:marRight w:val="0"/>
      <w:marTop w:val="0"/>
      <w:marBottom w:val="0"/>
      <w:divBdr>
        <w:top w:val="none" w:sz="0" w:space="0" w:color="auto"/>
        <w:left w:val="none" w:sz="0" w:space="0" w:color="auto"/>
        <w:bottom w:val="none" w:sz="0" w:space="0" w:color="auto"/>
        <w:right w:val="none" w:sz="0" w:space="0" w:color="auto"/>
      </w:divBdr>
    </w:div>
    <w:div w:id="1445346110">
      <w:bodyDiv w:val="1"/>
      <w:marLeft w:val="0"/>
      <w:marRight w:val="0"/>
      <w:marTop w:val="0"/>
      <w:marBottom w:val="0"/>
      <w:divBdr>
        <w:top w:val="none" w:sz="0" w:space="0" w:color="auto"/>
        <w:left w:val="none" w:sz="0" w:space="0" w:color="auto"/>
        <w:bottom w:val="none" w:sz="0" w:space="0" w:color="auto"/>
        <w:right w:val="none" w:sz="0" w:space="0" w:color="auto"/>
      </w:divBdr>
    </w:div>
    <w:div w:id="1577204947">
      <w:bodyDiv w:val="1"/>
      <w:marLeft w:val="0"/>
      <w:marRight w:val="0"/>
      <w:marTop w:val="0"/>
      <w:marBottom w:val="0"/>
      <w:divBdr>
        <w:top w:val="none" w:sz="0" w:space="0" w:color="auto"/>
        <w:left w:val="none" w:sz="0" w:space="0" w:color="auto"/>
        <w:bottom w:val="none" w:sz="0" w:space="0" w:color="auto"/>
        <w:right w:val="none" w:sz="0" w:space="0" w:color="auto"/>
      </w:divBdr>
    </w:div>
    <w:div w:id="1603536927">
      <w:bodyDiv w:val="1"/>
      <w:marLeft w:val="0"/>
      <w:marRight w:val="0"/>
      <w:marTop w:val="0"/>
      <w:marBottom w:val="0"/>
      <w:divBdr>
        <w:top w:val="none" w:sz="0" w:space="0" w:color="auto"/>
        <w:left w:val="none" w:sz="0" w:space="0" w:color="auto"/>
        <w:bottom w:val="none" w:sz="0" w:space="0" w:color="auto"/>
        <w:right w:val="none" w:sz="0" w:space="0" w:color="auto"/>
      </w:divBdr>
      <w:divsChild>
        <w:div w:id="1692998947">
          <w:marLeft w:val="0"/>
          <w:marRight w:val="0"/>
          <w:marTop w:val="0"/>
          <w:marBottom w:val="0"/>
          <w:divBdr>
            <w:top w:val="none" w:sz="0" w:space="0" w:color="auto"/>
            <w:left w:val="none" w:sz="0" w:space="0" w:color="auto"/>
            <w:bottom w:val="none" w:sz="0" w:space="0" w:color="auto"/>
            <w:right w:val="none" w:sz="0" w:space="0" w:color="auto"/>
          </w:divBdr>
          <w:divsChild>
            <w:div w:id="20113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06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jpeg"/><Relationship Id="rId21" Type="http://schemas.microsoft.com/office/2016/09/relationships/commentsIds" Target="commentsIds.xml"/><Relationship Id="rId42" Type="http://schemas.openxmlformats.org/officeDocument/2006/relationships/image" Target="media/image23.jpeg"/><Relationship Id="rId47" Type="http://schemas.openxmlformats.org/officeDocument/2006/relationships/image" Target="media/image28.png"/><Relationship Id="rId63" Type="http://schemas.openxmlformats.org/officeDocument/2006/relationships/hyperlink" Target="https://it.wikipedia.org/wiki/RabbitMQ" TargetMode="External"/><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jpeg"/><Relationship Id="rId29" Type="http://schemas.openxmlformats.org/officeDocument/2006/relationships/image" Target="media/image10.jpeg"/><Relationship Id="rId11" Type="http://schemas.openxmlformats.org/officeDocument/2006/relationships/hyperlink" Target="https://en.wikipedia.org/wiki/Database_administrators" TargetMode="External"/><Relationship Id="rId24" Type="http://schemas.openxmlformats.org/officeDocument/2006/relationships/image" Target="media/image5.jpeg"/><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image" Target="media/image26.jpe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hyperlink" Target="http://reactivex.io/" TargetMode="External"/><Relationship Id="rId5" Type="http://schemas.openxmlformats.org/officeDocument/2006/relationships/webSettings" Target="webSettings.xml"/><Relationship Id="rId61" Type="http://schemas.openxmlformats.org/officeDocument/2006/relationships/hyperlink" Target="https://it.wikipedia.org/wiki/Publish/subscribe" TargetMode="External"/><Relationship Id="rId19" Type="http://schemas.openxmlformats.org/officeDocument/2006/relationships/comments" Target="comments.xml"/><Relationship Id="rId14" Type="http://schemas.openxmlformats.org/officeDocument/2006/relationships/hyperlink" Target="https://it.wikipedia.org/w/index.php?title=Broker_di_messaggistica&amp;action=edit&amp;redlink=1" TargetMode="External"/><Relationship Id="rId22" Type="http://schemas.microsoft.com/office/2018/08/relationships/commentsExtensible" Target="commentsExtensible.xml"/><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image" Target="media/image16.jpeg"/><Relationship Id="rId43" Type="http://schemas.openxmlformats.org/officeDocument/2006/relationships/image" Target="media/image24.jpe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hyperlink" Target="https://github.com/bchavez/RethinkDb.Driver/wiki/Connections-&amp;-Pooling" TargetMode="External"/><Relationship Id="rId69" Type="http://schemas.openxmlformats.org/officeDocument/2006/relationships/fontTable" Target="fontTable.xml"/><Relationship Id="rId8" Type="http://schemas.openxmlformats.org/officeDocument/2006/relationships/hyperlink" Target="https://en.wikipedia.org/wiki/Audit" TargetMode="Externa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https://en.wikipedia.org/wiki/Database_administrators" TargetMode="External"/><Relationship Id="rId17" Type="http://schemas.openxmlformats.org/officeDocument/2006/relationships/image" Target="media/image2.jpeg"/><Relationship Id="rId25" Type="http://schemas.openxmlformats.org/officeDocument/2006/relationships/image" Target="media/image6.jpeg"/><Relationship Id="rId33" Type="http://schemas.openxmlformats.org/officeDocument/2006/relationships/image" Target="media/image14.jpeg"/><Relationship Id="rId38" Type="http://schemas.openxmlformats.org/officeDocument/2006/relationships/image" Target="media/image19.jpeg"/><Relationship Id="rId46" Type="http://schemas.openxmlformats.org/officeDocument/2006/relationships/image" Target="media/image27.png"/><Relationship Id="rId59" Type="http://schemas.openxmlformats.org/officeDocument/2006/relationships/image" Target="media/image40.jpeg"/><Relationship Id="rId67" Type="http://schemas.openxmlformats.org/officeDocument/2006/relationships/hyperlink" Target="https://rethinkdb.com/docs/sharding-and-replication/" TargetMode="External"/><Relationship Id="rId20" Type="http://schemas.microsoft.com/office/2011/relationships/commentsExtended" Target="commentsExtended.xm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hyperlink" Target="https://en.wikipedia.org/wiki/Database_audit" TargetMode="External"/><Relationship Id="rId7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Message_broker" TargetMode="External"/><Relationship Id="rId23" Type="http://schemas.openxmlformats.org/officeDocument/2006/relationships/image" Target="media/image4.jpeg"/><Relationship Id="rId28" Type="http://schemas.openxmlformats.org/officeDocument/2006/relationships/image" Target="media/image9.jpeg"/><Relationship Id="rId36" Type="http://schemas.openxmlformats.org/officeDocument/2006/relationships/image" Target="media/image17.jpe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yperlink" Target="https://en.wikipedia.org/wiki/User_(computing)" TargetMode="External"/><Relationship Id="rId31" Type="http://schemas.openxmlformats.org/officeDocument/2006/relationships/image" Target="media/image12.jpeg"/><Relationship Id="rId44" Type="http://schemas.openxmlformats.org/officeDocument/2006/relationships/image" Target="media/image25.jpeg"/><Relationship Id="rId52" Type="http://schemas.openxmlformats.org/officeDocument/2006/relationships/image" Target="media/image33.jpeg"/><Relationship Id="rId60" Type="http://schemas.openxmlformats.org/officeDocument/2006/relationships/image" Target="media/image41.jpeg"/><Relationship Id="rId65" Type="http://schemas.openxmlformats.org/officeDocument/2006/relationships/hyperlink" Target="https://rethinkdb.com/" TargetMode="External"/><Relationship Id="rId4" Type="http://schemas.openxmlformats.org/officeDocument/2006/relationships/settings" Target="settings.xml"/><Relationship Id="rId9" Type="http://schemas.openxmlformats.org/officeDocument/2006/relationships/hyperlink" Target="https://en.wikipedia.org/wiki/Database" TargetMode="External"/><Relationship Id="rId13" Type="http://schemas.openxmlformats.org/officeDocument/2006/relationships/hyperlink" Target="https://it.wikipedia.org/wiki/Message-oriented_middleware" TargetMode="External"/><Relationship Id="rId18" Type="http://schemas.openxmlformats.org/officeDocument/2006/relationships/image" Target="media/image3.jpeg"/><Relationship Id="rId39" Type="http://schemas.openxmlformats.org/officeDocument/2006/relationships/image" Target="media/image20.jpeg"/><Relationship Id="rId34" Type="http://schemas.openxmlformats.org/officeDocument/2006/relationships/image" Target="media/image15.jpeg"/><Relationship Id="rId50" Type="http://schemas.openxmlformats.org/officeDocument/2006/relationships/image" Target="media/image31.png"/><Relationship Id="rId55" Type="http://schemas.openxmlformats.org/officeDocument/2006/relationships/image" Target="media/image3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1419234-4990-4DEC-A464-A0063A7D48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2048</TotalTime>
  <Pages>54</Pages>
  <Words>10951</Words>
  <Characters>62422</Characters>
  <Application>Microsoft Office Word</Application>
  <DocSecurity>0</DocSecurity>
  <Lines>520</Lines>
  <Paragraphs>146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73227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Francesco Foschini</dc:creator>
  <cp:lastModifiedBy>Alessandra Lumini</cp:lastModifiedBy>
  <cp:revision>53</cp:revision>
  <dcterms:created xsi:type="dcterms:W3CDTF">2020-12-13T13:12:00Z</dcterms:created>
  <dcterms:modified xsi:type="dcterms:W3CDTF">2021-01-12T11:05:00Z</dcterms:modified>
</cp:coreProperties>
</file>